
<file path=[Content_Types].xml><?xml version="1.0" encoding="utf-8"?>
<Types xmlns="http://schemas.openxmlformats.org/package/2006/content-types">
  <Default Extension="gif" ContentType="image/gif"/>
  <Default Extension="jfif" ContentType="image/jpeg"/>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ACC6C" w14:textId="77777777" w:rsidR="00E94740" w:rsidRDefault="00E94740">
      <w:pPr>
        <w:pStyle w:val="En-ttedetabledesmatires"/>
        <w:rPr>
          <w:rFonts w:asciiTheme="minorHAnsi" w:eastAsiaTheme="minorHAnsi" w:hAnsiTheme="minorHAnsi" w:cstheme="minorBidi"/>
          <w:color w:val="auto"/>
          <w:sz w:val="22"/>
          <w:szCs w:val="22"/>
          <w:lang w:eastAsia="en-US"/>
        </w:rPr>
      </w:pPr>
    </w:p>
    <w:p w14:paraId="3F535A35" w14:textId="77777777" w:rsidR="00A33C1A" w:rsidRPr="00FB25AF" w:rsidRDefault="00A33C1A" w:rsidP="00A33C1A">
      <w:pPr>
        <w:spacing w:after="0"/>
        <w:rPr>
          <w:rFonts w:ascii="Arial" w:hAnsi="Arial" w:cs="Arial"/>
          <w:sz w:val="20"/>
          <w:szCs w:val="20"/>
        </w:rPr>
      </w:pPr>
      <w:r>
        <w:rPr>
          <w:noProof/>
        </w:rPr>
        <mc:AlternateContent>
          <mc:Choice Requires="wps">
            <w:drawing>
              <wp:anchor distT="0" distB="0" distL="114300" distR="114300" simplePos="0" relativeHeight="251783168" behindDoc="0" locked="0" layoutInCell="1" allowOverlap="1" wp14:anchorId="1931ED26" wp14:editId="2B63809B">
                <wp:simplePos x="0" y="0"/>
                <wp:positionH relativeFrom="column">
                  <wp:posOffset>775970</wp:posOffset>
                </wp:positionH>
                <wp:positionV relativeFrom="paragraph">
                  <wp:posOffset>-243205</wp:posOffset>
                </wp:positionV>
                <wp:extent cx="4171950" cy="1114425"/>
                <wp:effectExtent l="0" t="0" r="0" b="9525"/>
                <wp:wrapNone/>
                <wp:docPr id="16"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1114425"/>
                        </a:xfrm>
                        <a:prstGeom prst="rect">
                          <a:avLst/>
                        </a:prstGeom>
                        <a:noFill/>
                        <a:ln>
                          <a:noFill/>
                        </a:ln>
                      </wps:spPr>
                      <wps:txbx>
                        <w:txbxContent>
                          <w:p w14:paraId="450ECCB6" w14:textId="77777777" w:rsidR="00A33C1A" w:rsidRPr="00F41D21" w:rsidRDefault="00A33C1A" w:rsidP="00A33C1A">
                            <w:pPr>
                              <w:spacing w:after="0"/>
                              <w:jc w:val="center"/>
                              <w:rPr>
                                <w:b/>
                                <w:i/>
                                <w:iCs/>
                                <w:sz w:val="20"/>
                                <w:szCs w:val="20"/>
                              </w:rPr>
                            </w:pPr>
                            <w:r w:rsidRPr="00F41D21">
                              <w:rPr>
                                <w:b/>
                                <w:i/>
                                <w:iCs/>
                                <w:sz w:val="20"/>
                                <w:szCs w:val="20"/>
                              </w:rPr>
                              <w:t>République Tunisienne</w:t>
                            </w:r>
                          </w:p>
                          <w:p w14:paraId="63D03151" w14:textId="77777777" w:rsidR="00A33C1A" w:rsidRPr="00F41D21" w:rsidRDefault="00A33C1A" w:rsidP="00A33C1A">
                            <w:pPr>
                              <w:spacing w:after="0"/>
                              <w:jc w:val="center"/>
                              <w:rPr>
                                <w:b/>
                                <w:i/>
                                <w:iCs/>
                                <w:sz w:val="20"/>
                                <w:szCs w:val="20"/>
                              </w:rPr>
                            </w:pPr>
                            <w:r w:rsidRPr="00F41D21">
                              <w:rPr>
                                <w:b/>
                                <w:i/>
                                <w:iCs/>
                                <w:sz w:val="20"/>
                                <w:szCs w:val="20"/>
                              </w:rPr>
                              <w:t>*****</w:t>
                            </w:r>
                          </w:p>
                          <w:p w14:paraId="4500CA0A" w14:textId="77777777" w:rsidR="00A33C1A" w:rsidRPr="00F41D21" w:rsidRDefault="00A33C1A" w:rsidP="00A33C1A">
                            <w:pPr>
                              <w:spacing w:after="0"/>
                              <w:jc w:val="center"/>
                              <w:rPr>
                                <w:b/>
                                <w:i/>
                                <w:iCs/>
                                <w:sz w:val="20"/>
                                <w:szCs w:val="20"/>
                              </w:rPr>
                            </w:pPr>
                            <w:r w:rsidRPr="00F41D21">
                              <w:rPr>
                                <w:b/>
                                <w:i/>
                                <w:iCs/>
                                <w:sz w:val="20"/>
                                <w:szCs w:val="20"/>
                              </w:rPr>
                              <w:t>Ministère de l’Enseignement Supérieur et de la Recherche Scientifique</w:t>
                            </w:r>
                          </w:p>
                          <w:p w14:paraId="4A53C4C3" w14:textId="77777777" w:rsidR="00A33C1A" w:rsidRPr="00F41D21" w:rsidRDefault="00A33C1A" w:rsidP="00A33C1A">
                            <w:pPr>
                              <w:spacing w:after="0"/>
                              <w:jc w:val="center"/>
                              <w:rPr>
                                <w:b/>
                                <w:i/>
                                <w:iCs/>
                                <w:sz w:val="20"/>
                                <w:szCs w:val="20"/>
                              </w:rPr>
                            </w:pPr>
                            <w:r w:rsidRPr="00F41D21">
                              <w:rPr>
                                <w:b/>
                                <w:i/>
                                <w:iCs/>
                                <w:sz w:val="20"/>
                                <w:szCs w:val="20"/>
                              </w:rPr>
                              <w:t>*****</w:t>
                            </w:r>
                          </w:p>
                          <w:p w14:paraId="0AB05299" w14:textId="77777777" w:rsidR="00A33C1A" w:rsidRPr="00F41D21" w:rsidRDefault="00A33C1A" w:rsidP="00A33C1A">
                            <w:pPr>
                              <w:spacing w:after="0"/>
                              <w:jc w:val="center"/>
                              <w:rPr>
                                <w:b/>
                                <w:i/>
                                <w:iCs/>
                                <w:sz w:val="20"/>
                                <w:szCs w:val="20"/>
                              </w:rPr>
                            </w:pPr>
                            <w:r w:rsidRPr="00F41D21">
                              <w:rPr>
                                <w:b/>
                                <w:i/>
                                <w:iCs/>
                                <w:sz w:val="20"/>
                                <w:szCs w:val="20"/>
                              </w:rPr>
                              <w:t>Université de Monastir</w:t>
                            </w:r>
                          </w:p>
                          <w:p w14:paraId="295D5E52" w14:textId="77777777" w:rsidR="00A33C1A" w:rsidRPr="00F41D21" w:rsidRDefault="00A33C1A" w:rsidP="00A33C1A">
                            <w:pPr>
                              <w:spacing w:after="0"/>
                              <w:jc w:val="center"/>
                              <w:rPr>
                                <w:b/>
                                <w:i/>
                                <w:iCs/>
                                <w:sz w:val="20"/>
                                <w:szCs w:val="20"/>
                              </w:rPr>
                            </w:pPr>
                            <w:r w:rsidRPr="00F41D21">
                              <w:rPr>
                                <w:b/>
                                <w:i/>
                                <w:iCs/>
                                <w:sz w:val="20"/>
                                <w:szCs w:val="20"/>
                              </w:rPr>
                              <w:t>*****</w:t>
                            </w:r>
                          </w:p>
                          <w:p w14:paraId="7DF8461A" w14:textId="77777777" w:rsidR="00A33C1A" w:rsidRPr="00F41D21" w:rsidRDefault="00A33C1A" w:rsidP="00A33C1A">
                            <w:pPr>
                              <w:spacing w:after="0"/>
                              <w:jc w:val="center"/>
                              <w:rPr>
                                <w:b/>
                                <w:i/>
                                <w:iCs/>
                                <w:sz w:val="20"/>
                                <w:szCs w:val="20"/>
                              </w:rPr>
                            </w:pPr>
                            <w:r w:rsidRPr="00F41D21">
                              <w:rPr>
                                <w:b/>
                                <w:i/>
                                <w:iCs/>
                                <w:sz w:val="20"/>
                                <w:szCs w:val="20"/>
                              </w:rPr>
                              <w:t xml:space="preserve">Institut Supérieur d’Informatique et de Mathématiques de Monastir </w:t>
                            </w:r>
                          </w:p>
                          <w:p w14:paraId="38A65D3D" w14:textId="77777777" w:rsidR="00A33C1A" w:rsidRPr="00F41D21" w:rsidRDefault="00A33C1A" w:rsidP="00A33C1A">
                            <w:pPr>
                              <w:spacing w:after="0"/>
                              <w:jc w:val="center"/>
                              <w:rPr>
                                <w:b/>
                                <w:i/>
                                <w:iCs/>
                                <w:sz w:val="20"/>
                                <w:szCs w:val="20"/>
                              </w:rPr>
                            </w:pPr>
                            <w:r w:rsidRPr="00F41D21">
                              <w:rPr>
                                <w:b/>
                                <w:i/>
                                <w:iCs/>
                                <w:sz w:val="20"/>
                                <w:szCs w:val="20"/>
                              </w:rPr>
                              <w:t>*****</w:t>
                            </w:r>
                          </w:p>
                          <w:p w14:paraId="6153C87F" w14:textId="77777777" w:rsidR="00A33C1A" w:rsidRPr="00F41D21" w:rsidRDefault="00A33C1A" w:rsidP="00A33C1A">
                            <w:pPr>
                              <w:spacing w:after="0"/>
                              <w:jc w:val="center"/>
                              <w:rPr>
                                <w:b/>
                                <w:i/>
                                <w:iCs/>
                                <w:sz w:val="20"/>
                                <w:szCs w:val="20"/>
                              </w:rPr>
                            </w:pPr>
                            <w:r w:rsidRPr="00F41D21">
                              <w:rPr>
                                <w:b/>
                                <w:i/>
                                <w:iCs/>
                                <w:sz w:val="20"/>
                                <w:szCs w:val="20"/>
                              </w:rPr>
                              <w:t xml:space="preserve">Département </w:t>
                            </w:r>
                            <w:r>
                              <w:rPr>
                                <w:b/>
                                <w:i/>
                                <w:iCs/>
                                <w:sz w:val="20"/>
                                <w:szCs w:val="20"/>
                              </w:rPr>
                              <w:t>Informatique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31ED26" id="_x0000_t202" coordsize="21600,21600" o:spt="202" path="m,l,21600r21600,l21600,xe">
                <v:stroke joinstyle="miter"/>
                <v:path gradientshapeok="t" o:connecttype="rect"/>
              </v:shapetype>
              <v:shape id="Text Box 539" o:spid="_x0000_s1026" type="#_x0000_t202" style="position:absolute;margin-left:61.1pt;margin-top:-19.15pt;width:328.5pt;height:87.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" filled="f" stroked="f">
                <v:textbox>
                  <w:txbxContent>
                    <w:p w14:paraId="450ECCB6" w14:textId="77777777" w:rsidR="00A33C1A" w:rsidRPr="00F41D21" w:rsidRDefault="00A33C1A" w:rsidP="00A33C1A">
                      <w:pPr>
                        <w:spacing w:after="0"/>
                        <w:jc w:val="center"/>
                        <w:rPr>
                          <w:b/>
                          <w:i/>
                          <w:iCs/>
                          <w:sz w:val="20"/>
                          <w:szCs w:val="20"/>
                        </w:rPr>
                      </w:pPr>
                      <w:r w:rsidRPr="00F41D21">
                        <w:rPr>
                          <w:b/>
                          <w:i/>
                          <w:iCs/>
                          <w:sz w:val="20"/>
                          <w:szCs w:val="20"/>
                        </w:rPr>
                        <w:t>République Tunisienne</w:t>
                      </w:r>
                    </w:p>
                    <w:p w14:paraId="63D03151" w14:textId="77777777" w:rsidR="00A33C1A" w:rsidRPr="00F41D21" w:rsidRDefault="00A33C1A" w:rsidP="00A33C1A">
                      <w:pPr>
                        <w:spacing w:after="0"/>
                        <w:jc w:val="center"/>
                        <w:rPr>
                          <w:b/>
                          <w:i/>
                          <w:iCs/>
                          <w:sz w:val="20"/>
                          <w:szCs w:val="20"/>
                        </w:rPr>
                      </w:pPr>
                      <w:r w:rsidRPr="00F41D21">
                        <w:rPr>
                          <w:b/>
                          <w:i/>
                          <w:iCs/>
                          <w:sz w:val="20"/>
                          <w:szCs w:val="20"/>
                        </w:rPr>
                        <w:t>*****</w:t>
                      </w:r>
                    </w:p>
                    <w:p w14:paraId="4500CA0A" w14:textId="77777777" w:rsidR="00A33C1A" w:rsidRPr="00F41D21" w:rsidRDefault="00A33C1A" w:rsidP="00A33C1A">
                      <w:pPr>
                        <w:spacing w:after="0"/>
                        <w:jc w:val="center"/>
                        <w:rPr>
                          <w:b/>
                          <w:i/>
                          <w:iCs/>
                          <w:sz w:val="20"/>
                          <w:szCs w:val="20"/>
                        </w:rPr>
                      </w:pPr>
                      <w:r w:rsidRPr="00F41D21">
                        <w:rPr>
                          <w:b/>
                          <w:i/>
                          <w:iCs/>
                          <w:sz w:val="20"/>
                          <w:szCs w:val="20"/>
                        </w:rPr>
                        <w:t>Ministère de l’Enseignement Supérieur et de la Recherche Scientifique</w:t>
                      </w:r>
                    </w:p>
                    <w:p w14:paraId="4A53C4C3" w14:textId="77777777" w:rsidR="00A33C1A" w:rsidRPr="00F41D21" w:rsidRDefault="00A33C1A" w:rsidP="00A33C1A">
                      <w:pPr>
                        <w:spacing w:after="0"/>
                        <w:jc w:val="center"/>
                        <w:rPr>
                          <w:b/>
                          <w:i/>
                          <w:iCs/>
                          <w:sz w:val="20"/>
                          <w:szCs w:val="20"/>
                        </w:rPr>
                      </w:pPr>
                      <w:r w:rsidRPr="00F41D21">
                        <w:rPr>
                          <w:b/>
                          <w:i/>
                          <w:iCs/>
                          <w:sz w:val="20"/>
                          <w:szCs w:val="20"/>
                        </w:rPr>
                        <w:t>*****</w:t>
                      </w:r>
                    </w:p>
                    <w:p w14:paraId="0AB05299" w14:textId="77777777" w:rsidR="00A33C1A" w:rsidRPr="00F41D21" w:rsidRDefault="00A33C1A" w:rsidP="00A33C1A">
                      <w:pPr>
                        <w:spacing w:after="0"/>
                        <w:jc w:val="center"/>
                        <w:rPr>
                          <w:b/>
                          <w:i/>
                          <w:iCs/>
                          <w:sz w:val="20"/>
                          <w:szCs w:val="20"/>
                        </w:rPr>
                      </w:pPr>
                      <w:r w:rsidRPr="00F41D21">
                        <w:rPr>
                          <w:b/>
                          <w:i/>
                          <w:iCs/>
                          <w:sz w:val="20"/>
                          <w:szCs w:val="20"/>
                        </w:rPr>
                        <w:t>Université de Monastir</w:t>
                      </w:r>
                    </w:p>
                    <w:p w14:paraId="295D5E52" w14:textId="77777777" w:rsidR="00A33C1A" w:rsidRPr="00F41D21" w:rsidRDefault="00A33C1A" w:rsidP="00A33C1A">
                      <w:pPr>
                        <w:spacing w:after="0"/>
                        <w:jc w:val="center"/>
                        <w:rPr>
                          <w:b/>
                          <w:i/>
                          <w:iCs/>
                          <w:sz w:val="20"/>
                          <w:szCs w:val="20"/>
                        </w:rPr>
                      </w:pPr>
                      <w:r w:rsidRPr="00F41D21">
                        <w:rPr>
                          <w:b/>
                          <w:i/>
                          <w:iCs/>
                          <w:sz w:val="20"/>
                          <w:szCs w:val="20"/>
                        </w:rPr>
                        <w:t>*****</w:t>
                      </w:r>
                    </w:p>
                    <w:p w14:paraId="7DF8461A" w14:textId="77777777" w:rsidR="00A33C1A" w:rsidRPr="00F41D21" w:rsidRDefault="00A33C1A" w:rsidP="00A33C1A">
                      <w:pPr>
                        <w:spacing w:after="0"/>
                        <w:jc w:val="center"/>
                        <w:rPr>
                          <w:b/>
                          <w:i/>
                          <w:iCs/>
                          <w:sz w:val="20"/>
                          <w:szCs w:val="20"/>
                        </w:rPr>
                      </w:pPr>
                      <w:r w:rsidRPr="00F41D21">
                        <w:rPr>
                          <w:b/>
                          <w:i/>
                          <w:iCs/>
                          <w:sz w:val="20"/>
                          <w:szCs w:val="20"/>
                        </w:rPr>
                        <w:t xml:space="preserve">Institut Supérieur d’Informatique et de Mathématiques de Monastir </w:t>
                      </w:r>
                    </w:p>
                    <w:p w14:paraId="38A65D3D" w14:textId="77777777" w:rsidR="00A33C1A" w:rsidRPr="00F41D21" w:rsidRDefault="00A33C1A" w:rsidP="00A33C1A">
                      <w:pPr>
                        <w:spacing w:after="0"/>
                        <w:jc w:val="center"/>
                        <w:rPr>
                          <w:b/>
                          <w:i/>
                          <w:iCs/>
                          <w:sz w:val="20"/>
                          <w:szCs w:val="20"/>
                        </w:rPr>
                      </w:pPr>
                      <w:r w:rsidRPr="00F41D21">
                        <w:rPr>
                          <w:b/>
                          <w:i/>
                          <w:iCs/>
                          <w:sz w:val="20"/>
                          <w:szCs w:val="20"/>
                        </w:rPr>
                        <w:t>*****</w:t>
                      </w:r>
                    </w:p>
                    <w:p w14:paraId="6153C87F" w14:textId="77777777" w:rsidR="00A33C1A" w:rsidRPr="00F41D21" w:rsidRDefault="00A33C1A" w:rsidP="00A33C1A">
                      <w:pPr>
                        <w:spacing w:after="0"/>
                        <w:jc w:val="center"/>
                        <w:rPr>
                          <w:b/>
                          <w:i/>
                          <w:iCs/>
                          <w:sz w:val="20"/>
                          <w:szCs w:val="20"/>
                        </w:rPr>
                      </w:pPr>
                      <w:r w:rsidRPr="00F41D21">
                        <w:rPr>
                          <w:b/>
                          <w:i/>
                          <w:iCs/>
                          <w:sz w:val="20"/>
                          <w:szCs w:val="20"/>
                        </w:rPr>
                        <w:t xml:space="preserve">Département </w:t>
                      </w:r>
                      <w:r>
                        <w:rPr>
                          <w:b/>
                          <w:i/>
                          <w:iCs/>
                          <w:sz w:val="20"/>
                          <w:szCs w:val="20"/>
                        </w:rPr>
                        <w:t>Informatique</w:t>
                      </w:r>
                    </w:p>
                  </w:txbxContent>
                </v:textbox>
              </v:shape>
            </w:pict>
          </mc:Fallback>
        </mc:AlternateContent>
      </w:r>
      <w:r>
        <w:rPr>
          <w:noProof/>
        </w:rPr>
        <w:drawing>
          <wp:anchor distT="0" distB="0" distL="114300" distR="114300" simplePos="0" relativeHeight="251784192" behindDoc="0" locked="0" layoutInCell="1" allowOverlap="1" wp14:anchorId="23497DD2" wp14:editId="556CAE04">
            <wp:simplePos x="0" y="0"/>
            <wp:positionH relativeFrom="column">
              <wp:posOffset>-233680</wp:posOffset>
            </wp:positionH>
            <wp:positionV relativeFrom="paragraph">
              <wp:posOffset>-147955</wp:posOffset>
            </wp:positionV>
            <wp:extent cx="866775" cy="884869"/>
            <wp:effectExtent l="0" t="0" r="0" b="0"/>
            <wp:wrapNone/>
            <wp:docPr id="540" name="Image 1" descr="Description : D:\ISIMM.net\Logos\ISIM LOGO 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D:\ISIMM.net\Logos\ISIM LOGO fr.jpg"/>
                    <pic:cNvPicPr>
                      <a:picLocks noChangeAspect="1" noChangeArrowheads="1"/>
                    </pic:cNvPicPr>
                  </pic:nvPicPr>
                  <pic:blipFill>
                    <a:blip r:embed="rId8"/>
                    <a:srcRect/>
                    <a:stretch>
                      <a:fillRect/>
                    </a:stretch>
                  </pic:blipFill>
                  <pic:spPr bwMode="auto">
                    <a:xfrm>
                      <a:off x="0" y="0"/>
                      <a:ext cx="863979" cy="8820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FB25AF">
        <w:rPr>
          <w:noProof/>
        </w:rPr>
        <w:t xml:space="preserve">Shut up </w:t>
      </w:r>
      <w:r>
        <w:rPr>
          <w:noProof/>
        </w:rPr>
        <mc:AlternateContent>
          <mc:Choice Requires="wps">
            <w:drawing>
              <wp:anchor distT="0" distB="0" distL="114300" distR="114300" simplePos="0" relativeHeight="251785216" behindDoc="0" locked="0" layoutInCell="1" allowOverlap="1" wp14:anchorId="455CA94B" wp14:editId="0ED773EC">
                <wp:simplePos x="0" y="0"/>
                <wp:positionH relativeFrom="column">
                  <wp:posOffset>4948555</wp:posOffset>
                </wp:positionH>
                <wp:positionV relativeFrom="paragraph">
                  <wp:posOffset>-196215</wp:posOffset>
                </wp:positionV>
                <wp:extent cx="926465" cy="1215390"/>
                <wp:effectExtent l="0" t="0" r="0" b="3810"/>
                <wp:wrapNone/>
                <wp:docPr id="233486560" name="Text Box 5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1215390"/>
                        </a:xfrm>
                        <a:prstGeom prst="rect">
                          <a:avLst/>
                        </a:prstGeom>
                        <a:noFill/>
                        <a:ln>
                          <a:noFill/>
                        </a:ln>
                      </wps:spPr>
                      <wps:txbx>
                        <w:txbxContent>
                          <w:p w14:paraId="310711B0" w14:textId="77777777" w:rsidR="00A33C1A" w:rsidRDefault="00A33C1A" w:rsidP="00A33C1A">
                            <w:pPr>
                              <w:spacing w:after="0"/>
                            </w:pPr>
                            <w:r>
                              <w:rPr>
                                <w:noProof/>
                              </w:rPr>
                              <w:drawing>
                                <wp:inline distT="0" distB="0" distL="0" distR="0" wp14:anchorId="2F5B9914" wp14:editId="680C6A35">
                                  <wp:extent cx="714375" cy="828675"/>
                                  <wp:effectExtent l="0" t="0" r="9525" b="9525"/>
                                  <wp:docPr id="233486580" name="Image 23348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srcRect/>
                                          <a:stretch>
                                            <a:fillRect/>
                                          </a:stretch>
                                        </pic:blipFill>
                                        <pic:spPr bwMode="auto">
                                          <a:xfrm>
                                            <a:off x="0" y="0"/>
                                            <a:ext cx="716280" cy="830885"/>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5CA94B" id="Text Box 541" o:spid="_x0000_s1027" type="#_x0000_t202" style="position:absolute;margin-left:389.65pt;margin-top:-15.45pt;width:72.95pt;height:95.7pt;z-index:251785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" filled="f" stroked="f">
                <v:textbox style="mso-fit-shape-to-text:t">
                  <w:txbxContent>
                    <w:p w14:paraId="310711B0" w14:textId="77777777" w:rsidR="00A33C1A" w:rsidRDefault="00A33C1A" w:rsidP="00A33C1A">
                      <w:pPr>
                        <w:spacing w:after="0"/>
                      </w:pPr>
                      <w:r>
                        <w:rPr>
                          <w:noProof/>
                        </w:rPr>
                        <w:drawing>
                          <wp:inline distT="0" distB="0" distL="0" distR="0" wp14:anchorId="2F5B9914" wp14:editId="680C6A35">
                            <wp:extent cx="714375" cy="828675"/>
                            <wp:effectExtent l="0" t="0" r="9525" b="9525"/>
                            <wp:docPr id="233486580" name="Image 23348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srcRect/>
                                    <a:stretch>
                                      <a:fillRect/>
                                    </a:stretch>
                                  </pic:blipFill>
                                  <pic:spPr bwMode="auto">
                                    <a:xfrm>
                                      <a:off x="0" y="0"/>
                                      <a:ext cx="716280" cy="830885"/>
                                    </a:xfrm>
                                    <a:prstGeom prst="rect">
                                      <a:avLst/>
                                    </a:prstGeom>
                                    <a:noFill/>
                                    <a:ln w="9525">
                                      <a:noFill/>
                                      <a:miter lim="800000"/>
                                      <a:headEnd/>
                                      <a:tailEnd/>
                                    </a:ln>
                                  </pic:spPr>
                                </pic:pic>
                              </a:graphicData>
                            </a:graphic>
                          </wp:inline>
                        </w:drawing>
                      </w:r>
                    </w:p>
                  </w:txbxContent>
                </v:textbox>
              </v:shape>
            </w:pict>
          </mc:Fallback>
        </mc:AlternateContent>
      </w:r>
    </w:p>
    <w:p w14:paraId="7BB86CC1" w14:textId="77777777" w:rsidR="00A33C1A" w:rsidRPr="00FB25AF" w:rsidRDefault="00A33C1A" w:rsidP="00A33C1A">
      <w:pPr>
        <w:spacing w:after="0"/>
        <w:rPr>
          <w:rFonts w:ascii="Arial" w:hAnsi="Arial" w:cs="Arial"/>
          <w:sz w:val="20"/>
          <w:szCs w:val="20"/>
        </w:rPr>
      </w:pPr>
    </w:p>
    <w:p w14:paraId="6D312F95" w14:textId="77777777" w:rsidR="00A33C1A" w:rsidRPr="00FB25AF" w:rsidRDefault="00A33C1A" w:rsidP="00A33C1A">
      <w:pPr>
        <w:keepNext/>
        <w:spacing w:after="0"/>
        <w:jc w:val="center"/>
        <w:outlineLvl w:val="0"/>
        <w:rPr>
          <w:rFonts w:ascii="Century Schoolbook" w:hAnsi="Century Schoolbook"/>
          <w:b/>
          <w:sz w:val="40"/>
          <w:szCs w:val="40"/>
        </w:rPr>
      </w:pPr>
    </w:p>
    <w:p w14:paraId="12FB508E" w14:textId="77777777" w:rsidR="00A33C1A" w:rsidRPr="00FB25AF" w:rsidRDefault="00A33C1A" w:rsidP="00A33C1A">
      <w:pPr>
        <w:keepNext/>
        <w:spacing w:after="0"/>
        <w:outlineLvl w:val="0"/>
        <w:rPr>
          <w:rFonts w:ascii="Century Schoolbook" w:hAnsi="Century Schoolbook"/>
          <w:b/>
          <w:sz w:val="28"/>
          <w:szCs w:val="28"/>
        </w:rPr>
      </w:pPr>
    </w:p>
    <w:p w14:paraId="4E4E20F1" w14:textId="77777777" w:rsidR="00A33C1A" w:rsidRPr="00FB25AF" w:rsidRDefault="00A33C1A" w:rsidP="00A33C1A">
      <w:pPr>
        <w:autoSpaceDE w:val="0"/>
        <w:autoSpaceDN w:val="0"/>
        <w:adjustRightInd w:val="0"/>
        <w:spacing w:after="120"/>
        <w:ind w:firstLine="709"/>
        <w:jc w:val="right"/>
        <w:rPr>
          <w:rFonts w:eastAsia="Batang"/>
          <w:b/>
          <w:bCs/>
          <w:sz w:val="16"/>
          <w:szCs w:val="16"/>
          <w:lang w:eastAsia="ko-KR"/>
        </w:rPr>
      </w:pPr>
    </w:p>
    <w:p w14:paraId="265290B9" w14:textId="77777777" w:rsidR="00A33C1A" w:rsidRPr="00FB25AF" w:rsidRDefault="00A33C1A" w:rsidP="00A33C1A">
      <w:pPr>
        <w:autoSpaceDE w:val="0"/>
        <w:autoSpaceDN w:val="0"/>
        <w:adjustRightInd w:val="0"/>
        <w:spacing w:after="120"/>
        <w:ind w:firstLine="709"/>
        <w:jc w:val="right"/>
        <w:rPr>
          <w:rFonts w:eastAsia="Batang"/>
          <w:b/>
          <w:bCs/>
          <w:sz w:val="8"/>
          <w:szCs w:val="8"/>
          <w:lang w:eastAsia="ko-KR"/>
        </w:rPr>
      </w:pPr>
    </w:p>
    <w:p w14:paraId="4886D483" w14:textId="77777777" w:rsidR="00A33C1A" w:rsidRPr="00B44FED" w:rsidRDefault="00A33C1A" w:rsidP="00A33C1A">
      <w:pPr>
        <w:autoSpaceDE w:val="0"/>
        <w:autoSpaceDN w:val="0"/>
        <w:adjustRightInd w:val="0"/>
        <w:spacing w:after="120"/>
        <w:ind w:firstLine="709"/>
        <w:jc w:val="right"/>
        <w:rPr>
          <w:rFonts w:eastAsia="Batang"/>
          <w:sz w:val="20"/>
          <w:szCs w:val="20"/>
          <w:lang w:eastAsia="ko-KR"/>
        </w:rPr>
      </w:pPr>
      <w:r w:rsidRPr="00B44FED">
        <w:rPr>
          <w:rFonts w:eastAsia="Batang"/>
          <w:b/>
          <w:bCs/>
          <w:lang w:eastAsia="ko-KR"/>
        </w:rPr>
        <w:t xml:space="preserve">N° d’ordre : </w:t>
      </w:r>
    </w:p>
    <w:p w14:paraId="77936E1E" w14:textId="77777777" w:rsidR="00A33C1A" w:rsidRPr="00B44FED" w:rsidRDefault="00A33C1A" w:rsidP="00A33C1A">
      <w:pPr>
        <w:keepNext/>
        <w:spacing w:after="0"/>
        <w:jc w:val="center"/>
        <w:outlineLvl w:val="0"/>
        <w:rPr>
          <w:rFonts w:ascii="Century Schoolbook" w:hAnsi="Century Schoolbook"/>
          <w:b/>
          <w:sz w:val="18"/>
          <w:szCs w:val="2"/>
        </w:rPr>
      </w:pPr>
    </w:p>
    <w:p w14:paraId="6DF46E81" w14:textId="77777777" w:rsidR="00A33C1A" w:rsidRDefault="00A33C1A" w:rsidP="00A33C1A">
      <w:pPr>
        <w:keepNext/>
        <w:spacing w:after="0"/>
        <w:jc w:val="center"/>
        <w:outlineLvl w:val="0"/>
        <w:rPr>
          <w:rFonts w:ascii="Century Schoolbook" w:hAnsi="Century Schoolbook"/>
          <w:b/>
          <w:sz w:val="72"/>
          <w:szCs w:val="20"/>
        </w:rPr>
      </w:pPr>
      <w:r>
        <w:rPr>
          <w:rFonts w:ascii="Century Schoolbook" w:hAnsi="Century Schoolbook"/>
          <w:b/>
          <w:sz w:val="72"/>
          <w:szCs w:val="20"/>
        </w:rPr>
        <w:t xml:space="preserve">Mémoire de Projet </w:t>
      </w:r>
    </w:p>
    <w:p w14:paraId="55404392" w14:textId="77777777" w:rsidR="00A33C1A" w:rsidRPr="003A7A92" w:rsidRDefault="00A33C1A" w:rsidP="00A33C1A">
      <w:pPr>
        <w:keepNext/>
        <w:spacing w:after="0"/>
        <w:jc w:val="center"/>
        <w:outlineLvl w:val="0"/>
        <w:rPr>
          <w:rFonts w:ascii="Century Schoolbook" w:hAnsi="Century Schoolbook"/>
          <w:b/>
          <w:sz w:val="72"/>
          <w:szCs w:val="20"/>
        </w:rPr>
      </w:pPr>
      <w:r>
        <w:rPr>
          <w:rFonts w:ascii="Century Schoolbook" w:hAnsi="Century Schoolbook"/>
          <w:b/>
          <w:sz w:val="72"/>
          <w:szCs w:val="20"/>
        </w:rPr>
        <w:t>de Fin d’Etudes</w:t>
      </w:r>
    </w:p>
    <w:p w14:paraId="1D6D29DC" w14:textId="77777777" w:rsidR="00A33C1A" w:rsidRPr="00F95335" w:rsidRDefault="00A33C1A" w:rsidP="00A33C1A">
      <w:pPr>
        <w:spacing w:after="0"/>
        <w:jc w:val="center"/>
        <w:rPr>
          <w:sz w:val="14"/>
          <w:szCs w:val="14"/>
        </w:rPr>
      </w:pPr>
    </w:p>
    <w:p w14:paraId="7FEB8D06" w14:textId="77777777" w:rsidR="00A33C1A" w:rsidRDefault="00A33C1A" w:rsidP="00A33C1A">
      <w:pPr>
        <w:spacing w:after="0"/>
        <w:jc w:val="center"/>
        <w:rPr>
          <w:rFonts w:ascii="Arial" w:hAnsi="Arial" w:cs="Arial"/>
          <w:b/>
          <w:bCs/>
          <w:i/>
          <w:iCs/>
        </w:rPr>
      </w:pPr>
    </w:p>
    <w:p w14:paraId="0A8E108D" w14:textId="77777777" w:rsidR="00A33C1A" w:rsidRPr="006B4826" w:rsidRDefault="00A33C1A" w:rsidP="00A33C1A">
      <w:pPr>
        <w:spacing w:after="0"/>
        <w:jc w:val="center"/>
        <w:rPr>
          <w:rFonts w:ascii="Arial" w:hAnsi="Arial" w:cs="Arial"/>
          <w:b/>
          <w:bCs/>
          <w:i/>
          <w:iCs/>
        </w:rPr>
      </w:pPr>
      <w:r>
        <w:rPr>
          <w:rFonts w:ascii="Arial" w:hAnsi="Arial" w:cs="Arial"/>
          <w:b/>
          <w:bCs/>
          <w:i/>
          <w:iCs/>
        </w:rPr>
        <w:t xml:space="preserve">Présenté </w:t>
      </w:r>
      <w:r w:rsidRPr="006B4826">
        <w:rPr>
          <w:rFonts w:ascii="Arial" w:hAnsi="Arial" w:cs="Arial"/>
          <w:b/>
          <w:bCs/>
          <w:i/>
          <w:iCs/>
        </w:rPr>
        <w:t>en vue de l’obtention du</w:t>
      </w:r>
    </w:p>
    <w:p w14:paraId="071D9DF5" w14:textId="77777777" w:rsidR="00A33C1A" w:rsidRPr="007A7D57" w:rsidRDefault="00A33C1A" w:rsidP="00A33C1A">
      <w:pPr>
        <w:spacing w:after="0"/>
        <w:jc w:val="center"/>
        <w:rPr>
          <w:sz w:val="16"/>
          <w:szCs w:val="16"/>
        </w:rPr>
      </w:pPr>
    </w:p>
    <w:p w14:paraId="16418457" w14:textId="77777777" w:rsidR="00A33C1A" w:rsidRPr="00F95335" w:rsidRDefault="00A33C1A" w:rsidP="00A33C1A">
      <w:pPr>
        <w:spacing w:after="0"/>
        <w:jc w:val="center"/>
        <w:rPr>
          <w:sz w:val="6"/>
          <w:szCs w:val="6"/>
        </w:rPr>
      </w:pPr>
      <w:r>
        <w:rPr>
          <w:noProof/>
          <w:sz w:val="6"/>
          <w:szCs w:val="6"/>
        </w:rPr>
        <mc:AlternateContent>
          <mc:Choice Requires="wpg">
            <w:drawing>
              <wp:anchor distT="0" distB="0" distL="114300" distR="114300" simplePos="0" relativeHeight="251782144" behindDoc="1" locked="0" layoutInCell="1" allowOverlap="1" wp14:anchorId="7A86D7C2" wp14:editId="22102211">
                <wp:simplePos x="0" y="0"/>
                <wp:positionH relativeFrom="column">
                  <wp:posOffset>-908050</wp:posOffset>
                </wp:positionH>
                <wp:positionV relativeFrom="paragraph">
                  <wp:posOffset>19685</wp:posOffset>
                </wp:positionV>
                <wp:extent cx="7734300" cy="2209165"/>
                <wp:effectExtent l="0" t="0" r="19050" b="635"/>
                <wp:wrapNone/>
                <wp:docPr id="233486561"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34300" cy="2209165"/>
                          <a:chOff x="21" y="7129"/>
                          <a:chExt cx="12180" cy="3479"/>
                        </a:xfrm>
                      </wpg:grpSpPr>
                      <wpg:grpSp>
                        <wpg:cNvPr id="233486562" name="Group 405"/>
                        <wpg:cNvGrpSpPr>
                          <a:grpSpLocks/>
                        </wpg:cNvGrpSpPr>
                        <wpg:grpSpPr bwMode="auto">
                          <a:xfrm>
                            <a:off x="21" y="7129"/>
                            <a:ext cx="12081" cy="3325"/>
                            <a:chOff x="695" y="1106"/>
                            <a:chExt cx="12081" cy="3325"/>
                          </a:xfrm>
                        </wpg:grpSpPr>
                        <wps:wsp>
                          <wps:cNvPr id="233486563" name="Freeform 406"/>
                          <wps:cNvSpPr>
                            <a:spLocks/>
                          </wps:cNvSpPr>
                          <wps:spPr bwMode="auto">
                            <a:xfrm>
                              <a:off x="695" y="1106"/>
                              <a:ext cx="11121" cy="2365"/>
                            </a:xfrm>
                            <a:custGeom>
                              <a:avLst/>
                              <a:gdLst>
                                <a:gd name="T0" fmla="*/ 0 w 11121"/>
                                <a:gd name="T1" fmla="*/ 0 h 2365"/>
                                <a:gd name="T2" fmla="*/ 2189 w 11121"/>
                                <a:gd name="T3" fmla="*/ 2310 h 2365"/>
                                <a:gd name="T4" fmla="*/ 4675 w 11121"/>
                                <a:gd name="T5" fmla="*/ 330 h 2365"/>
                                <a:gd name="T6" fmla="*/ 8096 w 11121"/>
                                <a:gd name="T7" fmla="*/ 2189 h 2365"/>
                                <a:gd name="T8" fmla="*/ 11121 w 11121"/>
                                <a:gd name="T9" fmla="*/ 275 h 2365"/>
                              </a:gdLst>
                              <a:ahLst/>
                              <a:cxnLst>
                                <a:cxn ang="0">
                                  <a:pos x="T0" y="T1"/>
                                </a:cxn>
                                <a:cxn ang="0">
                                  <a:pos x="T2" y="T3"/>
                                </a:cxn>
                                <a:cxn ang="0">
                                  <a:pos x="T4" y="T5"/>
                                </a:cxn>
                                <a:cxn ang="0">
                                  <a:pos x="T6" y="T7"/>
                                </a:cxn>
                                <a:cxn ang="0">
                                  <a:pos x="T8" y="T9"/>
                                </a:cxn>
                              </a:cxnLst>
                              <a:rect l="0" t="0" r="r" b="b"/>
                              <a:pathLst>
                                <a:path w="11121" h="2365">
                                  <a:moveTo>
                                    <a:pt x="0" y="0"/>
                                  </a:moveTo>
                                  <a:cubicBezTo>
                                    <a:pt x="705" y="1127"/>
                                    <a:pt x="1410" y="2255"/>
                                    <a:pt x="2189" y="2310"/>
                                  </a:cubicBezTo>
                                  <a:cubicBezTo>
                                    <a:pt x="2968" y="2365"/>
                                    <a:pt x="3691" y="350"/>
                                    <a:pt x="4675" y="330"/>
                                  </a:cubicBezTo>
                                  <a:cubicBezTo>
                                    <a:pt x="5659" y="310"/>
                                    <a:pt x="7022" y="2198"/>
                                    <a:pt x="8096" y="2189"/>
                                  </a:cubicBezTo>
                                  <a:cubicBezTo>
                                    <a:pt x="9170" y="2180"/>
                                    <a:pt x="10617" y="594"/>
                                    <a:pt x="11121" y="275"/>
                                  </a:cubicBezTo>
                                </a:path>
                              </a:pathLst>
                            </a:custGeom>
                            <a:noFill/>
                            <a:ln w="9525">
                              <a:solidFill>
                                <a:srgbClr val="DDDDDD"/>
                              </a:solidFill>
                              <a:round/>
                              <a:headEnd/>
                              <a:tailEnd/>
                            </a:ln>
                          </wps:spPr>
                          <wps:bodyPr rot="0" vert="horz" wrap="square" lIns="91440" tIns="45720" rIns="91440" bIns="45720" anchor="t" anchorCtr="0" upright="1">
                            <a:noAutofit/>
                          </wps:bodyPr>
                        </wps:wsp>
                        <wps:wsp>
                          <wps:cNvPr id="233486564" name="Freeform 407"/>
                          <wps:cNvSpPr>
                            <a:spLocks/>
                          </wps:cNvSpPr>
                          <wps:spPr bwMode="auto">
                            <a:xfrm>
                              <a:off x="935" y="1346"/>
                              <a:ext cx="11121" cy="2365"/>
                            </a:xfrm>
                            <a:custGeom>
                              <a:avLst/>
                              <a:gdLst>
                                <a:gd name="T0" fmla="*/ 0 w 11121"/>
                                <a:gd name="T1" fmla="*/ 0 h 2365"/>
                                <a:gd name="T2" fmla="*/ 2189 w 11121"/>
                                <a:gd name="T3" fmla="*/ 2310 h 2365"/>
                                <a:gd name="T4" fmla="*/ 4675 w 11121"/>
                                <a:gd name="T5" fmla="*/ 330 h 2365"/>
                                <a:gd name="T6" fmla="*/ 8096 w 11121"/>
                                <a:gd name="T7" fmla="*/ 2189 h 2365"/>
                                <a:gd name="T8" fmla="*/ 11121 w 11121"/>
                                <a:gd name="T9" fmla="*/ 275 h 2365"/>
                              </a:gdLst>
                              <a:ahLst/>
                              <a:cxnLst>
                                <a:cxn ang="0">
                                  <a:pos x="T0" y="T1"/>
                                </a:cxn>
                                <a:cxn ang="0">
                                  <a:pos x="T2" y="T3"/>
                                </a:cxn>
                                <a:cxn ang="0">
                                  <a:pos x="T4" y="T5"/>
                                </a:cxn>
                                <a:cxn ang="0">
                                  <a:pos x="T6" y="T7"/>
                                </a:cxn>
                                <a:cxn ang="0">
                                  <a:pos x="T8" y="T9"/>
                                </a:cxn>
                              </a:cxnLst>
                              <a:rect l="0" t="0" r="r" b="b"/>
                              <a:pathLst>
                                <a:path w="11121" h="2365">
                                  <a:moveTo>
                                    <a:pt x="0" y="0"/>
                                  </a:moveTo>
                                  <a:cubicBezTo>
                                    <a:pt x="705" y="1127"/>
                                    <a:pt x="1410" y="2255"/>
                                    <a:pt x="2189" y="2310"/>
                                  </a:cubicBezTo>
                                  <a:cubicBezTo>
                                    <a:pt x="2968" y="2365"/>
                                    <a:pt x="3691" y="350"/>
                                    <a:pt x="4675" y="330"/>
                                  </a:cubicBezTo>
                                  <a:cubicBezTo>
                                    <a:pt x="5659" y="310"/>
                                    <a:pt x="7022" y="2198"/>
                                    <a:pt x="8096" y="2189"/>
                                  </a:cubicBezTo>
                                  <a:cubicBezTo>
                                    <a:pt x="9170" y="2180"/>
                                    <a:pt x="10617" y="594"/>
                                    <a:pt x="11121" y="275"/>
                                  </a:cubicBezTo>
                                </a:path>
                              </a:pathLst>
                            </a:custGeom>
                            <a:noFill/>
                            <a:ln w="9525">
                              <a:solidFill>
                                <a:srgbClr val="DDDDDD"/>
                              </a:solidFill>
                              <a:round/>
                              <a:headEnd/>
                              <a:tailEnd/>
                            </a:ln>
                          </wps:spPr>
                          <wps:bodyPr rot="0" vert="horz" wrap="square" lIns="91440" tIns="45720" rIns="91440" bIns="45720" anchor="t" anchorCtr="0" upright="1">
                            <a:noAutofit/>
                          </wps:bodyPr>
                        </wps:wsp>
                        <wps:wsp>
                          <wps:cNvPr id="233486565" name="Freeform 408"/>
                          <wps:cNvSpPr>
                            <a:spLocks/>
                          </wps:cNvSpPr>
                          <wps:spPr bwMode="auto">
                            <a:xfrm>
                              <a:off x="1175" y="1586"/>
                              <a:ext cx="11121" cy="2365"/>
                            </a:xfrm>
                            <a:custGeom>
                              <a:avLst/>
                              <a:gdLst>
                                <a:gd name="T0" fmla="*/ 0 w 11121"/>
                                <a:gd name="T1" fmla="*/ 0 h 2365"/>
                                <a:gd name="T2" fmla="*/ 2189 w 11121"/>
                                <a:gd name="T3" fmla="*/ 2310 h 2365"/>
                                <a:gd name="T4" fmla="*/ 4675 w 11121"/>
                                <a:gd name="T5" fmla="*/ 330 h 2365"/>
                                <a:gd name="T6" fmla="*/ 8096 w 11121"/>
                                <a:gd name="T7" fmla="*/ 2189 h 2365"/>
                                <a:gd name="T8" fmla="*/ 11121 w 11121"/>
                                <a:gd name="T9" fmla="*/ 275 h 2365"/>
                              </a:gdLst>
                              <a:ahLst/>
                              <a:cxnLst>
                                <a:cxn ang="0">
                                  <a:pos x="T0" y="T1"/>
                                </a:cxn>
                                <a:cxn ang="0">
                                  <a:pos x="T2" y="T3"/>
                                </a:cxn>
                                <a:cxn ang="0">
                                  <a:pos x="T4" y="T5"/>
                                </a:cxn>
                                <a:cxn ang="0">
                                  <a:pos x="T6" y="T7"/>
                                </a:cxn>
                                <a:cxn ang="0">
                                  <a:pos x="T8" y="T9"/>
                                </a:cxn>
                              </a:cxnLst>
                              <a:rect l="0" t="0" r="r" b="b"/>
                              <a:pathLst>
                                <a:path w="11121" h="2365">
                                  <a:moveTo>
                                    <a:pt x="0" y="0"/>
                                  </a:moveTo>
                                  <a:cubicBezTo>
                                    <a:pt x="705" y="1127"/>
                                    <a:pt x="1410" y="2255"/>
                                    <a:pt x="2189" y="2310"/>
                                  </a:cubicBezTo>
                                  <a:cubicBezTo>
                                    <a:pt x="2968" y="2365"/>
                                    <a:pt x="3691" y="350"/>
                                    <a:pt x="4675" y="330"/>
                                  </a:cubicBezTo>
                                  <a:cubicBezTo>
                                    <a:pt x="5659" y="310"/>
                                    <a:pt x="7022" y="2198"/>
                                    <a:pt x="8096" y="2189"/>
                                  </a:cubicBezTo>
                                  <a:cubicBezTo>
                                    <a:pt x="9170" y="2180"/>
                                    <a:pt x="10617" y="594"/>
                                    <a:pt x="11121" y="275"/>
                                  </a:cubicBezTo>
                                </a:path>
                              </a:pathLst>
                            </a:custGeom>
                            <a:noFill/>
                            <a:ln w="9525">
                              <a:solidFill>
                                <a:srgbClr val="DDDDDD"/>
                              </a:solidFill>
                              <a:round/>
                              <a:headEnd/>
                              <a:tailEnd/>
                            </a:ln>
                          </wps:spPr>
                          <wps:bodyPr rot="0" vert="horz" wrap="square" lIns="91440" tIns="45720" rIns="91440" bIns="45720" anchor="t" anchorCtr="0" upright="1">
                            <a:noAutofit/>
                          </wps:bodyPr>
                        </wps:wsp>
                        <wps:wsp>
                          <wps:cNvPr id="233486566" name="Freeform 409"/>
                          <wps:cNvSpPr>
                            <a:spLocks/>
                          </wps:cNvSpPr>
                          <wps:spPr bwMode="auto">
                            <a:xfrm>
                              <a:off x="1415" y="1826"/>
                              <a:ext cx="11121" cy="2365"/>
                            </a:xfrm>
                            <a:custGeom>
                              <a:avLst/>
                              <a:gdLst>
                                <a:gd name="T0" fmla="*/ 0 w 11121"/>
                                <a:gd name="T1" fmla="*/ 0 h 2365"/>
                                <a:gd name="T2" fmla="*/ 2189 w 11121"/>
                                <a:gd name="T3" fmla="*/ 2310 h 2365"/>
                                <a:gd name="T4" fmla="*/ 4675 w 11121"/>
                                <a:gd name="T5" fmla="*/ 330 h 2365"/>
                                <a:gd name="T6" fmla="*/ 8096 w 11121"/>
                                <a:gd name="T7" fmla="*/ 2189 h 2365"/>
                                <a:gd name="T8" fmla="*/ 11121 w 11121"/>
                                <a:gd name="T9" fmla="*/ 275 h 2365"/>
                              </a:gdLst>
                              <a:ahLst/>
                              <a:cxnLst>
                                <a:cxn ang="0">
                                  <a:pos x="T0" y="T1"/>
                                </a:cxn>
                                <a:cxn ang="0">
                                  <a:pos x="T2" y="T3"/>
                                </a:cxn>
                                <a:cxn ang="0">
                                  <a:pos x="T4" y="T5"/>
                                </a:cxn>
                                <a:cxn ang="0">
                                  <a:pos x="T6" y="T7"/>
                                </a:cxn>
                                <a:cxn ang="0">
                                  <a:pos x="T8" y="T9"/>
                                </a:cxn>
                              </a:cxnLst>
                              <a:rect l="0" t="0" r="r" b="b"/>
                              <a:pathLst>
                                <a:path w="11121" h="2365">
                                  <a:moveTo>
                                    <a:pt x="0" y="0"/>
                                  </a:moveTo>
                                  <a:cubicBezTo>
                                    <a:pt x="705" y="1127"/>
                                    <a:pt x="1410" y="2255"/>
                                    <a:pt x="2189" y="2310"/>
                                  </a:cubicBezTo>
                                  <a:cubicBezTo>
                                    <a:pt x="2968" y="2365"/>
                                    <a:pt x="3691" y="350"/>
                                    <a:pt x="4675" y="330"/>
                                  </a:cubicBezTo>
                                  <a:cubicBezTo>
                                    <a:pt x="5659" y="310"/>
                                    <a:pt x="7022" y="2198"/>
                                    <a:pt x="8096" y="2189"/>
                                  </a:cubicBezTo>
                                  <a:cubicBezTo>
                                    <a:pt x="9170" y="2180"/>
                                    <a:pt x="10617" y="594"/>
                                    <a:pt x="11121" y="275"/>
                                  </a:cubicBezTo>
                                </a:path>
                              </a:pathLst>
                            </a:custGeom>
                            <a:noFill/>
                            <a:ln w="9525">
                              <a:solidFill>
                                <a:srgbClr val="DDDDDD"/>
                              </a:solidFill>
                              <a:round/>
                              <a:headEnd/>
                              <a:tailEnd/>
                            </a:ln>
                          </wps:spPr>
                          <wps:bodyPr rot="0" vert="horz" wrap="square" lIns="91440" tIns="45720" rIns="91440" bIns="45720" anchor="t" anchorCtr="0" upright="1">
                            <a:noAutofit/>
                          </wps:bodyPr>
                        </wps:wsp>
                        <wps:wsp>
                          <wps:cNvPr id="233486567" name="Freeform 410"/>
                          <wps:cNvSpPr>
                            <a:spLocks/>
                          </wps:cNvSpPr>
                          <wps:spPr bwMode="auto">
                            <a:xfrm>
                              <a:off x="1655" y="2066"/>
                              <a:ext cx="11121" cy="2365"/>
                            </a:xfrm>
                            <a:custGeom>
                              <a:avLst/>
                              <a:gdLst>
                                <a:gd name="T0" fmla="*/ 0 w 11121"/>
                                <a:gd name="T1" fmla="*/ 0 h 2365"/>
                                <a:gd name="T2" fmla="*/ 2189 w 11121"/>
                                <a:gd name="T3" fmla="*/ 2310 h 2365"/>
                                <a:gd name="T4" fmla="*/ 4675 w 11121"/>
                                <a:gd name="T5" fmla="*/ 330 h 2365"/>
                                <a:gd name="T6" fmla="*/ 8096 w 11121"/>
                                <a:gd name="T7" fmla="*/ 2189 h 2365"/>
                                <a:gd name="T8" fmla="*/ 11121 w 11121"/>
                                <a:gd name="T9" fmla="*/ 275 h 2365"/>
                              </a:gdLst>
                              <a:ahLst/>
                              <a:cxnLst>
                                <a:cxn ang="0">
                                  <a:pos x="T0" y="T1"/>
                                </a:cxn>
                                <a:cxn ang="0">
                                  <a:pos x="T2" y="T3"/>
                                </a:cxn>
                                <a:cxn ang="0">
                                  <a:pos x="T4" y="T5"/>
                                </a:cxn>
                                <a:cxn ang="0">
                                  <a:pos x="T6" y="T7"/>
                                </a:cxn>
                                <a:cxn ang="0">
                                  <a:pos x="T8" y="T9"/>
                                </a:cxn>
                              </a:cxnLst>
                              <a:rect l="0" t="0" r="r" b="b"/>
                              <a:pathLst>
                                <a:path w="11121" h="2365">
                                  <a:moveTo>
                                    <a:pt x="0" y="0"/>
                                  </a:moveTo>
                                  <a:cubicBezTo>
                                    <a:pt x="705" y="1127"/>
                                    <a:pt x="1410" y="2255"/>
                                    <a:pt x="2189" y="2310"/>
                                  </a:cubicBezTo>
                                  <a:cubicBezTo>
                                    <a:pt x="2968" y="2365"/>
                                    <a:pt x="3691" y="350"/>
                                    <a:pt x="4675" y="330"/>
                                  </a:cubicBezTo>
                                  <a:cubicBezTo>
                                    <a:pt x="5659" y="310"/>
                                    <a:pt x="7022" y="2198"/>
                                    <a:pt x="8096" y="2189"/>
                                  </a:cubicBezTo>
                                  <a:cubicBezTo>
                                    <a:pt x="9170" y="2180"/>
                                    <a:pt x="10617" y="594"/>
                                    <a:pt x="11121" y="275"/>
                                  </a:cubicBezTo>
                                </a:path>
                              </a:pathLst>
                            </a:custGeom>
                            <a:noFill/>
                            <a:ln w="9525">
                              <a:solidFill>
                                <a:srgbClr val="DDDDDD"/>
                              </a:solidFill>
                              <a:round/>
                              <a:headEnd/>
                              <a:tailEnd/>
                            </a:ln>
                          </wps:spPr>
                          <wps:bodyPr rot="0" vert="horz" wrap="square" lIns="91440" tIns="45720" rIns="91440" bIns="45720" anchor="t" anchorCtr="0" upright="1">
                            <a:noAutofit/>
                          </wps:bodyPr>
                        </wps:wsp>
                      </wpg:grpSp>
                      <wpg:grpSp>
                        <wpg:cNvPr id="233486568" name="Group 411"/>
                        <wpg:cNvGrpSpPr>
                          <a:grpSpLocks/>
                        </wpg:cNvGrpSpPr>
                        <wpg:grpSpPr bwMode="auto">
                          <a:xfrm>
                            <a:off x="120" y="7283"/>
                            <a:ext cx="12081" cy="3325"/>
                            <a:chOff x="695" y="1106"/>
                            <a:chExt cx="12081" cy="3325"/>
                          </a:xfrm>
                        </wpg:grpSpPr>
                        <wps:wsp>
                          <wps:cNvPr id="233486569" name="Freeform 412"/>
                          <wps:cNvSpPr>
                            <a:spLocks/>
                          </wps:cNvSpPr>
                          <wps:spPr bwMode="auto">
                            <a:xfrm>
                              <a:off x="695" y="1106"/>
                              <a:ext cx="11121" cy="2365"/>
                            </a:xfrm>
                            <a:custGeom>
                              <a:avLst/>
                              <a:gdLst>
                                <a:gd name="T0" fmla="*/ 0 w 11121"/>
                                <a:gd name="T1" fmla="*/ 0 h 2365"/>
                                <a:gd name="T2" fmla="*/ 2189 w 11121"/>
                                <a:gd name="T3" fmla="*/ 2310 h 2365"/>
                                <a:gd name="T4" fmla="*/ 4675 w 11121"/>
                                <a:gd name="T5" fmla="*/ 330 h 2365"/>
                                <a:gd name="T6" fmla="*/ 8096 w 11121"/>
                                <a:gd name="T7" fmla="*/ 2189 h 2365"/>
                                <a:gd name="T8" fmla="*/ 11121 w 11121"/>
                                <a:gd name="T9" fmla="*/ 275 h 2365"/>
                              </a:gdLst>
                              <a:ahLst/>
                              <a:cxnLst>
                                <a:cxn ang="0">
                                  <a:pos x="T0" y="T1"/>
                                </a:cxn>
                                <a:cxn ang="0">
                                  <a:pos x="T2" y="T3"/>
                                </a:cxn>
                                <a:cxn ang="0">
                                  <a:pos x="T4" y="T5"/>
                                </a:cxn>
                                <a:cxn ang="0">
                                  <a:pos x="T6" y="T7"/>
                                </a:cxn>
                                <a:cxn ang="0">
                                  <a:pos x="T8" y="T9"/>
                                </a:cxn>
                              </a:cxnLst>
                              <a:rect l="0" t="0" r="r" b="b"/>
                              <a:pathLst>
                                <a:path w="11121" h="2365">
                                  <a:moveTo>
                                    <a:pt x="0" y="0"/>
                                  </a:moveTo>
                                  <a:cubicBezTo>
                                    <a:pt x="705" y="1127"/>
                                    <a:pt x="1410" y="2255"/>
                                    <a:pt x="2189" y="2310"/>
                                  </a:cubicBezTo>
                                  <a:cubicBezTo>
                                    <a:pt x="2968" y="2365"/>
                                    <a:pt x="3691" y="350"/>
                                    <a:pt x="4675" y="330"/>
                                  </a:cubicBezTo>
                                  <a:cubicBezTo>
                                    <a:pt x="5659" y="310"/>
                                    <a:pt x="7022" y="2198"/>
                                    <a:pt x="8096" y="2189"/>
                                  </a:cubicBezTo>
                                  <a:cubicBezTo>
                                    <a:pt x="9170" y="2180"/>
                                    <a:pt x="10617" y="594"/>
                                    <a:pt x="11121" y="275"/>
                                  </a:cubicBezTo>
                                </a:path>
                              </a:pathLst>
                            </a:custGeom>
                            <a:noFill/>
                            <a:ln w="9525">
                              <a:solidFill>
                                <a:srgbClr val="DDDDDD"/>
                              </a:solidFill>
                              <a:round/>
                              <a:headEnd/>
                              <a:tailEnd/>
                            </a:ln>
                          </wps:spPr>
                          <wps:bodyPr rot="0" vert="horz" wrap="square" lIns="91440" tIns="45720" rIns="91440" bIns="45720" anchor="t" anchorCtr="0" upright="1">
                            <a:noAutofit/>
                          </wps:bodyPr>
                        </wps:wsp>
                        <wps:wsp>
                          <wps:cNvPr id="233486570" name="Freeform 413"/>
                          <wps:cNvSpPr>
                            <a:spLocks/>
                          </wps:cNvSpPr>
                          <wps:spPr bwMode="auto">
                            <a:xfrm>
                              <a:off x="935" y="1346"/>
                              <a:ext cx="11121" cy="2365"/>
                            </a:xfrm>
                            <a:custGeom>
                              <a:avLst/>
                              <a:gdLst>
                                <a:gd name="T0" fmla="*/ 0 w 11121"/>
                                <a:gd name="T1" fmla="*/ 0 h 2365"/>
                                <a:gd name="T2" fmla="*/ 2189 w 11121"/>
                                <a:gd name="T3" fmla="*/ 2310 h 2365"/>
                                <a:gd name="T4" fmla="*/ 4675 w 11121"/>
                                <a:gd name="T5" fmla="*/ 330 h 2365"/>
                                <a:gd name="T6" fmla="*/ 8096 w 11121"/>
                                <a:gd name="T7" fmla="*/ 2189 h 2365"/>
                                <a:gd name="T8" fmla="*/ 11121 w 11121"/>
                                <a:gd name="T9" fmla="*/ 275 h 2365"/>
                              </a:gdLst>
                              <a:ahLst/>
                              <a:cxnLst>
                                <a:cxn ang="0">
                                  <a:pos x="T0" y="T1"/>
                                </a:cxn>
                                <a:cxn ang="0">
                                  <a:pos x="T2" y="T3"/>
                                </a:cxn>
                                <a:cxn ang="0">
                                  <a:pos x="T4" y="T5"/>
                                </a:cxn>
                                <a:cxn ang="0">
                                  <a:pos x="T6" y="T7"/>
                                </a:cxn>
                                <a:cxn ang="0">
                                  <a:pos x="T8" y="T9"/>
                                </a:cxn>
                              </a:cxnLst>
                              <a:rect l="0" t="0" r="r" b="b"/>
                              <a:pathLst>
                                <a:path w="11121" h="2365">
                                  <a:moveTo>
                                    <a:pt x="0" y="0"/>
                                  </a:moveTo>
                                  <a:cubicBezTo>
                                    <a:pt x="705" y="1127"/>
                                    <a:pt x="1410" y="2255"/>
                                    <a:pt x="2189" y="2310"/>
                                  </a:cubicBezTo>
                                  <a:cubicBezTo>
                                    <a:pt x="2968" y="2365"/>
                                    <a:pt x="3691" y="350"/>
                                    <a:pt x="4675" y="330"/>
                                  </a:cubicBezTo>
                                  <a:cubicBezTo>
                                    <a:pt x="5659" y="310"/>
                                    <a:pt x="7022" y="2198"/>
                                    <a:pt x="8096" y="2189"/>
                                  </a:cubicBezTo>
                                  <a:cubicBezTo>
                                    <a:pt x="9170" y="2180"/>
                                    <a:pt x="10617" y="594"/>
                                    <a:pt x="11121" y="275"/>
                                  </a:cubicBezTo>
                                </a:path>
                              </a:pathLst>
                            </a:custGeom>
                            <a:noFill/>
                            <a:ln w="9525">
                              <a:solidFill>
                                <a:srgbClr val="DDDDDD"/>
                              </a:solidFill>
                              <a:round/>
                              <a:headEnd/>
                              <a:tailEnd/>
                            </a:ln>
                          </wps:spPr>
                          <wps:bodyPr rot="0" vert="horz" wrap="square" lIns="91440" tIns="45720" rIns="91440" bIns="45720" anchor="t" anchorCtr="0" upright="1">
                            <a:noAutofit/>
                          </wps:bodyPr>
                        </wps:wsp>
                        <wps:wsp>
                          <wps:cNvPr id="233486571" name="Freeform 414"/>
                          <wps:cNvSpPr>
                            <a:spLocks/>
                          </wps:cNvSpPr>
                          <wps:spPr bwMode="auto">
                            <a:xfrm>
                              <a:off x="1175" y="1586"/>
                              <a:ext cx="11121" cy="2365"/>
                            </a:xfrm>
                            <a:custGeom>
                              <a:avLst/>
                              <a:gdLst>
                                <a:gd name="T0" fmla="*/ 0 w 11121"/>
                                <a:gd name="T1" fmla="*/ 0 h 2365"/>
                                <a:gd name="T2" fmla="*/ 2189 w 11121"/>
                                <a:gd name="T3" fmla="*/ 2310 h 2365"/>
                                <a:gd name="T4" fmla="*/ 4675 w 11121"/>
                                <a:gd name="T5" fmla="*/ 330 h 2365"/>
                                <a:gd name="T6" fmla="*/ 8096 w 11121"/>
                                <a:gd name="T7" fmla="*/ 2189 h 2365"/>
                                <a:gd name="T8" fmla="*/ 11121 w 11121"/>
                                <a:gd name="T9" fmla="*/ 275 h 2365"/>
                              </a:gdLst>
                              <a:ahLst/>
                              <a:cxnLst>
                                <a:cxn ang="0">
                                  <a:pos x="T0" y="T1"/>
                                </a:cxn>
                                <a:cxn ang="0">
                                  <a:pos x="T2" y="T3"/>
                                </a:cxn>
                                <a:cxn ang="0">
                                  <a:pos x="T4" y="T5"/>
                                </a:cxn>
                                <a:cxn ang="0">
                                  <a:pos x="T6" y="T7"/>
                                </a:cxn>
                                <a:cxn ang="0">
                                  <a:pos x="T8" y="T9"/>
                                </a:cxn>
                              </a:cxnLst>
                              <a:rect l="0" t="0" r="r" b="b"/>
                              <a:pathLst>
                                <a:path w="11121" h="2365">
                                  <a:moveTo>
                                    <a:pt x="0" y="0"/>
                                  </a:moveTo>
                                  <a:cubicBezTo>
                                    <a:pt x="705" y="1127"/>
                                    <a:pt x="1410" y="2255"/>
                                    <a:pt x="2189" y="2310"/>
                                  </a:cubicBezTo>
                                  <a:cubicBezTo>
                                    <a:pt x="2968" y="2365"/>
                                    <a:pt x="3691" y="350"/>
                                    <a:pt x="4675" y="330"/>
                                  </a:cubicBezTo>
                                  <a:cubicBezTo>
                                    <a:pt x="5659" y="310"/>
                                    <a:pt x="7022" y="2198"/>
                                    <a:pt x="8096" y="2189"/>
                                  </a:cubicBezTo>
                                  <a:cubicBezTo>
                                    <a:pt x="9170" y="2180"/>
                                    <a:pt x="10617" y="594"/>
                                    <a:pt x="11121" y="275"/>
                                  </a:cubicBezTo>
                                </a:path>
                              </a:pathLst>
                            </a:custGeom>
                            <a:noFill/>
                            <a:ln w="9525">
                              <a:solidFill>
                                <a:srgbClr val="DDDDDD"/>
                              </a:solidFill>
                              <a:round/>
                              <a:headEnd/>
                              <a:tailEnd/>
                            </a:ln>
                          </wps:spPr>
                          <wps:bodyPr rot="0" vert="horz" wrap="square" lIns="91440" tIns="45720" rIns="91440" bIns="45720" anchor="t" anchorCtr="0" upright="1">
                            <a:noAutofit/>
                          </wps:bodyPr>
                        </wps:wsp>
                        <wps:wsp>
                          <wps:cNvPr id="233486572" name="Freeform 415"/>
                          <wps:cNvSpPr>
                            <a:spLocks/>
                          </wps:cNvSpPr>
                          <wps:spPr bwMode="auto">
                            <a:xfrm>
                              <a:off x="1415" y="1826"/>
                              <a:ext cx="11121" cy="2365"/>
                            </a:xfrm>
                            <a:custGeom>
                              <a:avLst/>
                              <a:gdLst>
                                <a:gd name="T0" fmla="*/ 0 w 11121"/>
                                <a:gd name="T1" fmla="*/ 0 h 2365"/>
                                <a:gd name="T2" fmla="*/ 2189 w 11121"/>
                                <a:gd name="T3" fmla="*/ 2310 h 2365"/>
                                <a:gd name="T4" fmla="*/ 4675 w 11121"/>
                                <a:gd name="T5" fmla="*/ 330 h 2365"/>
                                <a:gd name="T6" fmla="*/ 8096 w 11121"/>
                                <a:gd name="T7" fmla="*/ 2189 h 2365"/>
                                <a:gd name="T8" fmla="*/ 11121 w 11121"/>
                                <a:gd name="T9" fmla="*/ 275 h 2365"/>
                              </a:gdLst>
                              <a:ahLst/>
                              <a:cxnLst>
                                <a:cxn ang="0">
                                  <a:pos x="T0" y="T1"/>
                                </a:cxn>
                                <a:cxn ang="0">
                                  <a:pos x="T2" y="T3"/>
                                </a:cxn>
                                <a:cxn ang="0">
                                  <a:pos x="T4" y="T5"/>
                                </a:cxn>
                                <a:cxn ang="0">
                                  <a:pos x="T6" y="T7"/>
                                </a:cxn>
                                <a:cxn ang="0">
                                  <a:pos x="T8" y="T9"/>
                                </a:cxn>
                              </a:cxnLst>
                              <a:rect l="0" t="0" r="r" b="b"/>
                              <a:pathLst>
                                <a:path w="11121" h="2365">
                                  <a:moveTo>
                                    <a:pt x="0" y="0"/>
                                  </a:moveTo>
                                  <a:cubicBezTo>
                                    <a:pt x="705" y="1127"/>
                                    <a:pt x="1410" y="2255"/>
                                    <a:pt x="2189" y="2310"/>
                                  </a:cubicBezTo>
                                  <a:cubicBezTo>
                                    <a:pt x="2968" y="2365"/>
                                    <a:pt x="3691" y="350"/>
                                    <a:pt x="4675" y="330"/>
                                  </a:cubicBezTo>
                                  <a:cubicBezTo>
                                    <a:pt x="5659" y="310"/>
                                    <a:pt x="7022" y="2198"/>
                                    <a:pt x="8096" y="2189"/>
                                  </a:cubicBezTo>
                                  <a:cubicBezTo>
                                    <a:pt x="9170" y="2180"/>
                                    <a:pt x="10617" y="594"/>
                                    <a:pt x="11121" y="275"/>
                                  </a:cubicBezTo>
                                </a:path>
                              </a:pathLst>
                            </a:custGeom>
                            <a:noFill/>
                            <a:ln w="9525">
                              <a:solidFill>
                                <a:srgbClr val="DDDDDD"/>
                              </a:solidFill>
                              <a:round/>
                              <a:headEnd/>
                              <a:tailEnd/>
                            </a:ln>
                          </wps:spPr>
                          <wps:bodyPr rot="0" vert="horz" wrap="square" lIns="91440" tIns="45720" rIns="91440" bIns="45720" anchor="t" anchorCtr="0" upright="1">
                            <a:noAutofit/>
                          </wps:bodyPr>
                        </wps:wsp>
                        <wps:wsp>
                          <wps:cNvPr id="233486573" name="Freeform 416"/>
                          <wps:cNvSpPr>
                            <a:spLocks/>
                          </wps:cNvSpPr>
                          <wps:spPr bwMode="auto">
                            <a:xfrm>
                              <a:off x="1655" y="2066"/>
                              <a:ext cx="11121" cy="2365"/>
                            </a:xfrm>
                            <a:custGeom>
                              <a:avLst/>
                              <a:gdLst>
                                <a:gd name="T0" fmla="*/ 0 w 11121"/>
                                <a:gd name="T1" fmla="*/ 0 h 2365"/>
                                <a:gd name="T2" fmla="*/ 2189 w 11121"/>
                                <a:gd name="T3" fmla="*/ 2310 h 2365"/>
                                <a:gd name="T4" fmla="*/ 4675 w 11121"/>
                                <a:gd name="T5" fmla="*/ 330 h 2365"/>
                                <a:gd name="T6" fmla="*/ 8096 w 11121"/>
                                <a:gd name="T7" fmla="*/ 2189 h 2365"/>
                                <a:gd name="T8" fmla="*/ 11121 w 11121"/>
                                <a:gd name="T9" fmla="*/ 275 h 2365"/>
                              </a:gdLst>
                              <a:ahLst/>
                              <a:cxnLst>
                                <a:cxn ang="0">
                                  <a:pos x="T0" y="T1"/>
                                </a:cxn>
                                <a:cxn ang="0">
                                  <a:pos x="T2" y="T3"/>
                                </a:cxn>
                                <a:cxn ang="0">
                                  <a:pos x="T4" y="T5"/>
                                </a:cxn>
                                <a:cxn ang="0">
                                  <a:pos x="T6" y="T7"/>
                                </a:cxn>
                                <a:cxn ang="0">
                                  <a:pos x="T8" y="T9"/>
                                </a:cxn>
                              </a:cxnLst>
                              <a:rect l="0" t="0" r="r" b="b"/>
                              <a:pathLst>
                                <a:path w="11121" h="2365">
                                  <a:moveTo>
                                    <a:pt x="0" y="0"/>
                                  </a:moveTo>
                                  <a:cubicBezTo>
                                    <a:pt x="705" y="1127"/>
                                    <a:pt x="1410" y="2255"/>
                                    <a:pt x="2189" y="2310"/>
                                  </a:cubicBezTo>
                                  <a:cubicBezTo>
                                    <a:pt x="2968" y="2365"/>
                                    <a:pt x="3691" y="350"/>
                                    <a:pt x="4675" y="330"/>
                                  </a:cubicBezTo>
                                  <a:cubicBezTo>
                                    <a:pt x="5659" y="310"/>
                                    <a:pt x="7022" y="2198"/>
                                    <a:pt x="8096" y="2189"/>
                                  </a:cubicBezTo>
                                  <a:cubicBezTo>
                                    <a:pt x="9170" y="2180"/>
                                    <a:pt x="10617" y="594"/>
                                    <a:pt x="11121" y="275"/>
                                  </a:cubicBezTo>
                                </a:path>
                              </a:pathLst>
                            </a:custGeom>
                            <a:noFill/>
                            <a:ln w="9525">
                              <a:solidFill>
                                <a:srgbClr val="DDDDDD"/>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23D09D1" id="Group 404" o:spid="_x0000_s1026" style="position:absolute;margin-left:-71.5pt;margin-top:1.55pt;width:609pt;height:173.95pt;z-index:-251534336" coordorigin="21,7129" coordsize="12180,3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">
                <v:group id="Group 405" o:spid="_x0000_s1027" style="position:absolute;left:21;top:7129;width:12081;height:3325" coordorigin="695,1106" coordsize="12081,3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">
                  <v:shape id="Freeform 406" o:spid="_x0000_s1028" style="position:absolute;left:695;top:110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" path="m,c705,1127,1410,2255,2189,2310,2968,2365,3691,350,4675,330v984,-20,2347,1868,3421,1859c9170,2180,10617,594,11121,275e" filled="f" strokecolor="#ddd">
                    <v:path arrowok="t" o:connecttype="custom" o:connectlocs="0,0;2189,2310;4675,330;8096,2189;11121,275" o:connectangles="0,0,0,0,0"/>
                  </v:shape>
                  <v:shape id="Freeform 407" o:spid="_x0000_s1029" style="position:absolute;left:935;top:134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" path="m,c705,1127,1410,2255,2189,2310,2968,2365,3691,350,4675,330v984,-20,2347,1868,3421,1859c9170,2180,10617,594,11121,275e" filled="f" strokecolor="#ddd">
                    <v:path arrowok="t" o:connecttype="custom" o:connectlocs="0,0;2189,2310;4675,330;8096,2189;11121,275" o:connectangles="0,0,0,0,0"/>
                  </v:shape>
                  <v:shape id="Freeform 408" o:spid="_x0000_s1030" style="position:absolute;left:1175;top:158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" path="m,c705,1127,1410,2255,2189,2310,2968,2365,3691,350,4675,330v984,-20,2347,1868,3421,1859c9170,2180,10617,594,11121,275e" filled="f" strokecolor="#ddd">
                    <v:path arrowok="t" o:connecttype="custom" o:connectlocs="0,0;2189,2310;4675,330;8096,2189;11121,275" o:connectangles="0,0,0,0,0"/>
                  </v:shape>
                  <v:shape id="Freeform 409" o:spid="_x0000_s1031" style="position:absolute;left:1415;top:182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" path="m,c705,1127,1410,2255,2189,2310,2968,2365,3691,350,4675,330v984,-20,2347,1868,3421,1859c9170,2180,10617,594,11121,275e" filled="f" strokecolor="#ddd">
                    <v:path arrowok="t" o:connecttype="custom" o:connectlocs="0,0;2189,2310;4675,330;8096,2189;11121,275" o:connectangles="0,0,0,0,0"/>
                  </v:shape>
                  <v:shape id="Freeform 410" o:spid="_x0000_s1032" style="position:absolute;left:1655;top:206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" path="m,c705,1127,1410,2255,2189,2310,2968,2365,3691,350,4675,330v984,-20,2347,1868,3421,1859c9170,2180,10617,594,11121,275e" filled="f" strokecolor="#ddd">
                    <v:path arrowok="t" o:connecttype="custom" o:connectlocs="0,0;2189,2310;4675,330;8096,2189;11121,275" o:connectangles="0,0,0,0,0"/>
                  </v:shape>
                </v:group>
                <v:group id="Group 411" o:spid="_x0000_s1033" style="position:absolute;left:120;top:7283;width:12081;height:3325" coordorigin="695,1106" coordsize="12081,3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">
                  <v:shape id="Freeform 412" o:spid="_x0000_s1034" style="position:absolute;left:695;top:110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" path="m,c705,1127,1410,2255,2189,2310,2968,2365,3691,350,4675,330v984,-20,2347,1868,3421,1859c9170,2180,10617,594,11121,275e" filled="f" strokecolor="#ddd">
                    <v:path arrowok="t" o:connecttype="custom" o:connectlocs="0,0;2189,2310;4675,330;8096,2189;11121,275" o:connectangles="0,0,0,0,0"/>
                  </v:shape>
                  <v:shape id="Freeform 413" o:spid="_x0000_s1035" style="position:absolute;left:935;top:134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" path="m,c705,1127,1410,2255,2189,2310,2968,2365,3691,350,4675,330v984,-20,2347,1868,3421,1859c9170,2180,10617,594,11121,275e" filled="f" strokecolor="#ddd">
                    <v:path arrowok="t" o:connecttype="custom" o:connectlocs="0,0;2189,2310;4675,330;8096,2189;11121,275" o:connectangles="0,0,0,0,0"/>
                  </v:shape>
                  <v:shape id="Freeform 414" o:spid="_x0000_s1036" style="position:absolute;left:1175;top:158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" path="m,c705,1127,1410,2255,2189,2310,2968,2365,3691,350,4675,330v984,-20,2347,1868,3421,1859c9170,2180,10617,594,11121,275e" filled="f" strokecolor="#ddd">
                    <v:path arrowok="t" o:connecttype="custom" o:connectlocs="0,0;2189,2310;4675,330;8096,2189;11121,275" o:connectangles="0,0,0,0,0"/>
                  </v:shape>
                  <v:shape id="Freeform 415" o:spid="_x0000_s1037" style="position:absolute;left:1415;top:182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" path="m,c705,1127,1410,2255,2189,2310,2968,2365,3691,350,4675,330v984,-20,2347,1868,3421,1859c9170,2180,10617,594,11121,275e" filled="f" strokecolor="#ddd">
                    <v:path arrowok="t" o:connecttype="custom" o:connectlocs="0,0;2189,2310;4675,330;8096,2189;11121,275" o:connectangles="0,0,0,0,0"/>
                  </v:shape>
                  <v:shape id="Freeform 416" o:spid="_x0000_s1038" style="position:absolute;left:1655;top:2066;width:11121;height:2365;visibility:visible;mso-wrap-style:square;v-text-anchor:top" coordsize="11121,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" path="m,c705,1127,1410,2255,2189,2310,2968,2365,3691,350,4675,330v984,-20,2347,1868,3421,1859c9170,2180,10617,594,11121,275e" filled="f" strokecolor="#ddd">
                    <v:path arrowok="t" o:connecttype="custom" o:connectlocs="0,0;2189,2310;4675,330;8096,2189;11121,275" o:connectangles="0,0,0,0,0"/>
                  </v:shape>
                </v:group>
              </v:group>
            </w:pict>
          </mc:Fallback>
        </mc:AlternateContent>
      </w:r>
    </w:p>
    <w:p w14:paraId="6A7ECA41" w14:textId="77777777" w:rsidR="00A33C1A" w:rsidRDefault="00A33C1A" w:rsidP="00A33C1A">
      <w:pPr>
        <w:spacing w:line="264" w:lineRule="auto"/>
        <w:jc w:val="center"/>
        <w:rPr>
          <w:rFonts w:ascii="Arial Black" w:hAnsi="Arial Black"/>
          <w:sz w:val="32"/>
          <w:szCs w:val="32"/>
        </w:rPr>
      </w:pPr>
      <w:r w:rsidRPr="006B4826">
        <w:rPr>
          <w:rFonts w:ascii="Arial Black" w:hAnsi="Arial Black"/>
          <w:sz w:val="32"/>
          <w:szCs w:val="32"/>
        </w:rPr>
        <w:t>Diplôme</w:t>
      </w:r>
      <w:r>
        <w:rPr>
          <w:rFonts w:ascii="Arial Black" w:hAnsi="Arial Black"/>
          <w:sz w:val="32"/>
          <w:szCs w:val="32"/>
        </w:rPr>
        <w:t xml:space="preserve"> </w:t>
      </w:r>
      <w:proofErr w:type="spellStart"/>
      <w:r w:rsidRPr="006B4826">
        <w:rPr>
          <w:rFonts w:ascii="Arial Black" w:hAnsi="Arial Black"/>
          <w:sz w:val="32"/>
          <w:szCs w:val="32"/>
        </w:rPr>
        <w:t>Nationnal</w:t>
      </w:r>
      <w:proofErr w:type="spellEnd"/>
      <w:r>
        <w:rPr>
          <w:rFonts w:ascii="Arial Black" w:hAnsi="Arial Black"/>
          <w:sz w:val="32"/>
          <w:szCs w:val="32"/>
        </w:rPr>
        <w:t xml:space="preserve"> de Licence en </w:t>
      </w:r>
      <w:proofErr w:type="spellStart"/>
      <w:r>
        <w:rPr>
          <w:rFonts w:ascii="Arial Black" w:hAnsi="Arial Black"/>
          <w:sz w:val="32"/>
          <w:szCs w:val="32"/>
        </w:rPr>
        <w:t>Tecnologie</w:t>
      </w:r>
      <w:proofErr w:type="spellEnd"/>
      <w:r>
        <w:rPr>
          <w:rFonts w:ascii="Arial Black" w:hAnsi="Arial Black"/>
          <w:sz w:val="32"/>
          <w:szCs w:val="32"/>
        </w:rPr>
        <w:t xml:space="preserve">  d'Informations et de Communication   </w:t>
      </w:r>
    </w:p>
    <w:p w14:paraId="1D2218DA" w14:textId="77777777" w:rsidR="00A33C1A" w:rsidRPr="00F95335" w:rsidRDefault="00A33C1A" w:rsidP="00A33C1A">
      <w:pPr>
        <w:spacing w:line="264" w:lineRule="auto"/>
        <w:jc w:val="center"/>
        <w:rPr>
          <w:rFonts w:ascii="Arial" w:hAnsi="Arial" w:cs="Arial"/>
          <w:b/>
          <w:bCs/>
          <w:i/>
          <w:iCs/>
        </w:rPr>
      </w:pPr>
      <w:r w:rsidRPr="00F95335">
        <w:rPr>
          <w:rFonts w:ascii="Arial" w:hAnsi="Arial" w:cs="Arial"/>
          <w:b/>
          <w:bCs/>
          <w:i/>
          <w:iCs/>
        </w:rPr>
        <w:t>Spécialité</w:t>
      </w:r>
      <w:r>
        <w:rPr>
          <w:rFonts w:ascii="Arial" w:hAnsi="Arial" w:cs="Arial"/>
          <w:b/>
          <w:bCs/>
          <w:i/>
          <w:iCs/>
        </w:rPr>
        <w:t> :</w:t>
      </w:r>
    </w:p>
    <w:p w14:paraId="402012A0" w14:textId="77777777" w:rsidR="00A33C1A" w:rsidRPr="00F95335" w:rsidRDefault="00A33C1A" w:rsidP="00A33C1A">
      <w:pPr>
        <w:spacing w:after="0"/>
        <w:jc w:val="center"/>
        <w:rPr>
          <w:rFonts w:ascii="Arial" w:hAnsi="Arial" w:cs="Arial"/>
        </w:rPr>
      </w:pPr>
      <w:r>
        <w:rPr>
          <w:rFonts w:ascii="Arial Black" w:hAnsi="Arial Black"/>
          <w:sz w:val="32"/>
          <w:szCs w:val="32"/>
        </w:rPr>
        <w:t xml:space="preserve">Internet of </w:t>
      </w:r>
      <w:proofErr w:type="spellStart"/>
      <w:r>
        <w:rPr>
          <w:rFonts w:ascii="Arial Black" w:hAnsi="Arial Black"/>
          <w:sz w:val="32"/>
          <w:szCs w:val="32"/>
        </w:rPr>
        <w:t>Things</w:t>
      </w:r>
      <w:proofErr w:type="spellEnd"/>
      <w:r>
        <w:rPr>
          <w:rFonts w:ascii="Arial Black" w:hAnsi="Arial Black"/>
          <w:sz w:val="32"/>
          <w:szCs w:val="32"/>
        </w:rPr>
        <w:t xml:space="preserve"> ( IoT )</w:t>
      </w:r>
    </w:p>
    <w:p w14:paraId="29775D24" w14:textId="77777777" w:rsidR="00A33C1A" w:rsidRPr="00F95335" w:rsidRDefault="00A33C1A" w:rsidP="00A33C1A">
      <w:pPr>
        <w:spacing w:after="0"/>
        <w:jc w:val="center"/>
        <w:rPr>
          <w:rFonts w:ascii="Arial" w:hAnsi="Arial" w:cs="Arial"/>
        </w:rPr>
      </w:pPr>
    </w:p>
    <w:p w14:paraId="633CFFD3" w14:textId="77777777" w:rsidR="00A33C1A" w:rsidRDefault="00A33C1A" w:rsidP="00A33C1A">
      <w:pPr>
        <w:spacing w:after="0"/>
        <w:jc w:val="center"/>
        <w:rPr>
          <w:rFonts w:ascii="Arial" w:hAnsi="Arial" w:cs="Arial"/>
          <w:b/>
          <w:bCs/>
          <w:i/>
          <w:iCs/>
        </w:rPr>
      </w:pPr>
      <w:r>
        <w:rPr>
          <w:rFonts w:ascii="Arial" w:hAnsi="Arial" w:cs="Arial"/>
          <w:b/>
          <w:bCs/>
          <w:i/>
          <w:iCs/>
        </w:rPr>
        <w:t>par</w:t>
      </w:r>
    </w:p>
    <w:p w14:paraId="362F2203" w14:textId="77777777" w:rsidR="00A33C1A" w:rsidRDefault="00A33C1A" w:rsidP="00A33C1A">
      <w:pPr>
        <w:spacing w:after="0"/>
        <w:jc w:val="center"/>
        <w:rPr>
          <w:rFonts w:ascii="Arial" w:hAnsi="Arial" w:cs="Arial"/>
          <w:b/>
          <w:bCs/>
          <w:i/>
          <w:iCs/>
        </w:rPr>
      </w:pPr>
    </w:p>
    <w:p w14:paraId="49389732" w14:textId="77777777" w:rsidR="00A33C1A" w:rsidRPr="00B14852" w:rsidRDefault="00A33C1A" w:rsidP="00A33C1A">
      <w:pPr>
        <w:spacing w:after="0"/>
        <w:jc w:val="center"/>
        <w:rPr>
          <w:b/>
          <w:bCs/>
          <w:i/>
          <w:iCs/>
          <w:sz w:val="28"/>
          <w:szCs w:val="28"/>
        </w:rPr>
      </w:pPr>
      <w:r>
        <w:rPr>
          <w:b/>
          <w:bCs/>
          <w:i/>
          <w:iCs/>
          <w:sz w:val="28"/>
          <w:szCs w:val="28"/>
        </w:rPr>
        <w:t>…Nom et pré</w:t>
      </w:r>
      <w:r w:rsidRPr="00B14852">
        <w:rPr>
          <w:b/>
          <w:bCs/>
          <w:i/>
          <w:iCs/>
          <w:sz w:val="28"/>
          <w:szCs w:val="28"/>
        </w:rPr>
        <w:t>nom de l’étudiant</w:t>
      </w:r>
      <w:r>
        <w:rPr>
          <w:b/>
          <w:bCs/>
          <w:i/>
          <w:iCs/>
          <w:sz w:val="28"/>
          <w:szCs w:val="28"/>
        </w:rPr>
        <w:t>…</w:t>
      </w:r>
    </w:p>
    <w:p w14:paraId="1B0D254B" w14:textId="77777777" w:rsidR="00A33C1A" w:rsidRDefault="00A33C1A" w:rsidP="00A33C1A">
      <w:pPr>
        <w:spacing w:after="0"/>
        <w:jc w:val="center"/>
        <w:rPr>
          <w:rFonts w:ascii="Arial Black" w:hAnsi="Arial Black"/>
          <w:sz w:val="28"/>
          <w:szCs w:val="28"/>
        </w:rPr>
      </w:pPr>
    </w:p>
    <w:p w14:paraId="625C76B3" w14:textId="77777777" w:rsidR="00A33C1A" w:rsidRPr="008B23AB" w:rsidRDefault="00A33C1A" w:rsidP="00A33C1A">
      <w:pPr>
        <w:spacing w:after="0"/>
        <w:jc w:val="center"/>
        <w:rPr>
          <w:rFonts w:ascii="Arial Black" w:hAnsi="Arial Black"/>
          <w:sz w:val="16"/>
          <w:szCs w:val="16"/>
        </w:rPr>
      </w:pPr>
      <w:r>
        <w:rPr>
          <w:rFonts w:ascii="Arial Black" w:hAnsi="Arial Black"/>
          <w:noProof/>
          <w:sz w:val="16"/>
          <w:szCs w:val="16"/>
        </w:rPr>
        <mc:AlternateContent>
          <mc:Choice Requires="wps">
            <w:drawing>
              <wp:anchor distT="4294967295" distB="4294967295" distL="114300" distR="114300" simplePos="0" relativeHeight="251780096" behindDoc="0" locked="0" layoutInCell="1" allowOverlap="1" wp14:anchorId="5FF7B1ED" wp14:editId="3C71C370">
                <wp:simplePos x="0" y="0"/>
                <wp:positionH relativeFrom="column">
                  <wp:posOffset>1864995</wp:posOffset>
                </wp:positionH>
                <wp:positionV relativeFrom="paragraph">
                  <wp:posOffset>25399</wp:posOffset>
                </wp:positionV>
                <wp:extent cx="2400300" cy="0"/>
                <wp:effectExtent l="0" t="19050" r="19050" b="38100"/>
                <wp:wrapNone/>
                <wp:docPr id="233486574"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57150" cmpd="thickThin">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808E306" id="Line 402" o:spid="_x0000_s1026" style="position:absolute;z-index:251780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6.85pt,2pt" to="335.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" strokeweight="4.5pt">
                <v:stroke linestyle="thickThin"/>
              </v:line>
            </w:pict>
          </mc:Fallback>
        </mc:AlternateContent>
      </w:r>
    </w:p>
    <w:p w14:paraId="1042A3AC" w14:textId="77777777" w:rsidR="00A33C1A" w:rsidRPr="00F95335" w:rsidRDefault="00A33C1A" w:rsidP="00A33C1A">
      <w:pPr>
        <w:ind w:left="308" w:right="259" w:hanging="11"/>
        <w:jc w:val="center"/>
        <w:rPr>
          <w:b/>
          <w:bCs/>
          <w:sz w:val="40"/>
          <w:szCs w:val="40"/>
        </w:rPr>
      </w:pPr>
      <w:r w:rsidRPr="00F95335">
        <w:rPr>
          <w:b/>
          <w:bCs/>
          <w:sz w:val="40"/>
          <w:szCs w:val="40"/>
        </w:rPr>
        <w:t>………….Titre du projet………</w:t>
      </w:r>
    </w:p>
    <w:p w14:paraId="678DAD83" w14:textId="77777777" w:rsidR="00A33C1A" w:rsidRPr="00174643" w:rsidRDefault="00A33C1A" w:rsidP="00A33C1A">
      <w:pPr>
        <w:ind w:left="308" w:right="259" w:hanging="11"/>
        <w:jc w:val="center"/>
        <w:rPr>
          <w:b/>
          <w:bCs/>
          <w:sz w:val="38"/>
          <w:szCs w:val="38"/>
        </w:rPr>
      </w:pPr>
    </w:p>
    <w:p w14:paraId="414664FD" w14:textId="77777777" w:rsidR="00A33C1A" w:rsidRPr="00C3409F" w:rsidRDefault="00A33C1A" w:rsidP="00A33C1A">
      <w:pPr>
        <w:tabs>
          <w:tab w:val="left" w:pos="6825"/>
        </w:tabs>
        <w:spacing w:after="0"/>
        <w:rPr>
          <w:rFonts w:ascii="Arial Black" w:hAnsi="Arial Black"/>
          <w:sz w:val="20"/>
          <w:szCs w:val="20"/>
        </w:rPr>
      </w:pPr>
      <w:r>
        <w:rPr>
          <w:rFonts w:ascii="Arial Black" w:hAnsi="Arial Black"/>
          <w:noProof/>
          <w:sz w:val="16"/>
          <w:szCs w:val="16"/>
        </w:rPr>
        <mc:AlternateContent>
          <mc:Choice Requires="wps">
            <w:drawing>
              <wp:anchor distT="4294967295" distB="4294967295" distL="114300" distR="114300" simplePos="0" relativeHeight="251781120" behindDoc="0" locked="0" layoutInCell="1" allowOverlap="1" wp14:anchorId="73638091" wp14:editId="4B48358F">
                <wp:simplePos x="0" y="0"/>
                <wp:positionH relativeFrom="column">
                  <wp:posOffset>1892935</wp:posOffset>
                </wp:positionH>
                <wp:positionV relativeFrom="paragraph">
                  <wp:posOffset>29209</wp:posOffset>
                </wp:positionV>
                <wp:extent cx="2400300" cy="0"/>
                <wp:effectExtent l="0" t="19050" r="19050" b="38100"/>
                <wp:wrapNone/>
                <wp:docPr id="233486575"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57150" cmpd="thickThin">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55AB2F" id="Line 403" o:spid="_x0000_s1026" style="position:absolute;z-index:251781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9.05pt,2.3pt" to="338.0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" strokeweight="4.5pt">
                <v:stroke linestyle="thickThin"/>
              </v:line>
            </w:pict>
          </mc:Fallback>
        </mc:AlternateContent>
      </w:r>
    </w:p>
    <w:p w14:paraId="449D150D" w14:textId="77777777" w:rsidR="00A33C1A" w:rsidRDefault="00A33C1A" w:rsidP="00A33C1A">
      <w:pPr>
        <w:tabs>
          <w:tab w:val="left" w:pos="6825"/>
        </w:tabs>
        <w:spacing w:after="120"/>
        <w:jc w:val="center"/>
        <w:rPr>
          <w:rFonts w:ascii="Arial" w:hAnsi="Arial" w:cs="Arial"/>
          <w:b/>
          <w:bCs/>
          <w:i/>
          <w:iCs/>
          <w:sz w:val="20"/>
          <w:szCs w:val="20"/>
        </w:rPr>
      </w:pPr>
    </w:p>
    <w:p w14:paraId="593D7714" w14:textId="77777777" w:rsidR="00A33C1A" w:rsidRDefault="00A33C1A" w:rsidP="00A33C1A">
      <w:pPr>
        <w:tabs>
          <w:tab w:val="left" w:pos="6825"/>
        </w:tabs>
        <w:spacing w:after="120"/>
        <w:jc w:val="center"/>
        <w:rPr>
          <w:rFonts w:ascii="Arial" w:hAnsi="Arial" w:cs="Arial"/>
          <w:b/>
          <w:bCs/>
          <w:i/>
          <w:iCs/>
          <w:sz w:val="20"/>
          <w:szCs w:val="20"/>
        </w:rPr>
      </w:pPr>
      <w:r w:rsidRPr="009F7960">
        <w:rPr>
          <w:rFonts w:ascii="Arial" w:hAnsi="Arial" w:cs="Arial"/>
          <w:b/>
          <w:bCs/>
          <w:i/>
          <w:iCs/>
          <w:sz w:val="20"/>
          <w:szCs w:val="20"/>
        </w:rPr>
        <w:t xml:space="preserve">Soutenu le </w:t>
      </w:r>
      <w:proofErr w:type="spellStart"/>
      <w:r>
        <w:rPr>
          <w:rFonts w:ascii="Arial" w:hAnsi="Arial" w:cs="Arial"/>
          <w:b/>
          <w:bCs/>
          <w:i/>
          <w:iCs/>
          <w:sz w:val="20"/>
          <w:szCs w:val="20"/>
        </w:rPr>
        <w:t>xxxxxxx</w:t>
      </w:r>
      <w:proofErr w:type="spellEnd"/>
      <w:r w:rsidRPr="009F7960">
        <w:rPr>
          <w:rFonts w:ascii="Arial" w:hAnsi="Arial" w:cs="Arial"/>
          <w:b/>
          <w:bCs/>
          <w:i/>
          <w:iCs/>
          <w:sz w:val="20"/>
          <w:szCs w:val="20"/>
        </w:rPr>
        <w:t xml:space="preserve"> devant l</w:t>
      </w:r>
      <w:r>
        <w:rPr>
          <w:rFonts w:ascii="Arial" w:hAnsi="Arial" w:cs="Arial"/>
          <w:b/>
          <w:bCs/>
          <w:i/>
          <w:iCs/>
          <w:sz w:val="20"/>
          <w:szCs w:val="20"/>
        </w:rPr>
        <w:t xml:space="preserve">e jury composé de </w:t>
      </w:r>
      <w:r w:rsidRPr="009F7960">
        <w:rPr>
          <w:rFonts w:ascii="Arial" w:hAnsi="Arial" w:cs="Arial"/>
          <w:b/>
          <w:bCs/>
          <w:i/>
          <w:iCs/>
          <w:sz w:val="20"/>
          <w:szCs w:val="20"/>
        </w:rPr>
        <w:t>:</w:t>
      </w:r>
    </w:p>
    <w:p w14:paraId="260E0E90" w14:textId="77777777" w:rsidR="00A33C1A" w:rsidRPr="001D4880" w:rsidRDefault="00A33C1A" w:rsidP="00A33C1A">
      <w:pPr>
        <w:tabs>
          <w:tab w:val="left" w:pos="6825"/>
        </w:tabs>
        <w:spacing w:after="0"/>
        <w:jc w:val="center"/>
        <w:rPr>
          <w:rFonts w:ascii="Arial" w:hAnsi="Arial" w:cs="Arial"/>
          <w:b/>
          <w:bCs/>
          <w:i/>
          <w:iCs/>
          <w:sz w:val="8"/>
          <w:szCs w:val="8"/>
        </w:rPr>
      </w:pPr>
    </w:p>
    <w:tbl>
      <w:tblPr>
        <w:tblpPr w:leftFromText="141" w:rightFromText="141" w:vertAnchor="text" w:horzAnchor="margin" w:tblpXSpec="center" w:tblpY="48"/>
        <w:tblW w:w="5000" w:type="pct"/>
        <w:tblCellMar>
          <w:left w:w="0" w:type="dxa"/>
          <w:right w:w="0" w:type="dxa"/>
        </w:tblCellMar>
        <w:tblLook w:val="01E0" w:firstRow="1" w:lastRow="1" w:firstColumn="1" w:lastColumn="1" w:noHBand="0" w:noVBand="0"/>
      </w:tblPr>
      <w:tblGrid>
        <w:gridCol w:w="6535"/>
        <w:gridCol w:w="2537"/>
      </w:tblGrid>
      <w:tr w:rsidR="00A33C1A" w:rsidRPr="00B14852" w14:paraId="765A891F" w14:textId="77777777" w:rsidTr="006D0328">
        <w:trPr>
          <w:trHeight w:val="278"/>
        </w:trPr>
        <w:tc>
          <w:tcPr>
            <w:tcW w:w="3602" w:type="pct"/>
          </w:tcPr>
          <w:p w14:paraId="04516B0E" w14:textId="77777777" w:rsidR="00A33C1A" w:rsidRPr="007E677D" w:rsidRDefault="00A33C1A" w:rsidP="006D0328">
            <w:pPr>
              <w:pStyle w:val="TM1"/>
              <w:spacing w:after="40"/>
              <w:rPr>
                <w:rFonts w:ascii="ArialMT" w:hAnsi="ArialMT"/>
                <w:sz w:val="24"/>
              </w:rPr>
            </w:pPr>
            <w:r w:rsidRPr="007E677D">
              <w:rPr>
                <w:rFonts w:ascii="ArialMT" w:hAnsi="ArialMT"/>
                <w:sz w:val="24"/>
              </w:rPr>
              <w:t>M./Mme : ……………………..</w:t>
            </w:r>
          </w:p>
        </w:tc>
        <w:tc>
          <w:tcPr>
            <w:tcW w:w="1398" w:type="pct"/>
          </w:tcPr>
          <w:p w14:paraId="4284A92A" w14:textId="77777777" w:rsidR="00A33C1A" w:rsidRPr="00B14852" w:rsidRDefault="00A33C1A" w:rsidP="006D0328">
            <w:pPr>
              <w:pStyle w:val="TM1"/>
              <w:spacing w:after="40"/>
              <w:rPr>
                <w:rFonts w:ascii="ArialMT" w:hAnsi="ArialMT"/>
                <w:sz w:val="24"/>
              </w:rPr>
            </w:pPr>
            <w:r w:rsidRPr="00B14852">
              <w:rPr>
                <w:rFonts w:ascii="ArialMT" w:hAnsi="ArialMT"/>
                <w:sz w:val="24"/>
              </w:rPr>
              <w:t xml:space="preserve">Président </w:t>
            </w:r>
          </w:p>
        </w:tc>
      </w:tr>
      <w:tr w:rsidR="00A33C1A" w:rsidRPr="00B14852" w14:paraId="35934353" w14:textId="77777777" w:rsidTr="006D0328">
        <w:trPr>
          <w:trHeight w:val="279"/>
        </w:trPr>
        <w:tc>
          <w:tcPr>
            <w:tcW w:w="3602" w:type="pct"/>
          </w:tcPr>
          <w:p w14:paraId="0A4B5470" w14:textId="77777777" w:rsidR="00A33C1A" w:rsidRPr="007E677D" w:rsidRDefault="00A33C1A" w:rsidP="006D0328">
            <w:pPr>
              <w:pStyle w:val="TM1"/>
              <w:spacing w:after="40"/>
              <w:rPr>
                <w:rFonts w:ascii="ArialMT" w:hAnsi="ArialMT"/>
                <w:sz w:val="24"/>
              </w:rPr>
            </w:pPr>
            <w:r w:rsidRPr="007E677D">
              <w:rPr>
                <w:rFonts w:ascii="ArialMT" w:hAnsi="ArialMT"/>
                <w:sz w:val="24"/>
              </w:rPr>
              <w:t>M./Mme : ……………………..</w:t>
            </w:r>
          </w:p>
        </w:tc>
        <w:tc>
          <w:tcPr>
            <w:tcW w:w="1398" w:type="pct"/>
          </w:tcPr>
          <w:p w14:paraId="06F30F01" w14:textId="77777777" w:rsidR="00A33C1A" w:rsidRPr="00B14852" w:rsidRDefault="00A33C1A" w:rsidP="006D0328">
            <w:pPr>
              <w:pStyle w:val="TM1"/>
              <w:spacing w:after="40"/>
              <w:rPr>
                <w:rFonts w:ascii="ArialMT" w:hAnsi="ArialMT"/>
                <w:sz w:val="24"/>
              </w:rPr>
            </w:pPr>
            <w:r>
              <w:rPr>
                <w:rFonts w:ascii="ArialMT" w:hAnsi="ArialMT"/>
                <w:sz w:val="24"/>
              </w:rPr>
              <w:t>Rapporteur</w:t>
            </w:r>
          </w:p>
        </w:tc>
      </w:tr>
      <w:tr w:rsidR="00A33C1A" w:rsidRPr="00B14852" w14:paraId="3C6EEA33" w14:textId="77777777" w:rsidTr="006D0328">
        <w:trPr>
          <w:trHeight w:val="275"/>
        </w:trPr>
        <w:tc>
          <w:tcPr>
            <w:tcW w:w="3602" w:type="pct"/>
          </w:tcPr>
          <w:p w14:paraId="6D8A9633" w14:textId="77777777" w:rsidR="00A33C1A" w:rsidRPr="007E677D" w:rsidRDefault="00A33C1A" w:rsidP="006D0328">
            <w:pPr>
              <w:pStyle w:val="TM1"/>
              <w:spacing w:after="40"/>
              <w:rPr>
                <w:rFonts w:ascii="ArialMT" w:hAnsi="ArialMT"/>
                <w:sz w:val="24"/>
              </w:rPr>
            </w:pPr>
            <w:r w:rsidRPr="007E677D">
              <w:rPr>
                <w:rFonts w:ascii="ArialMT" w:hAnsi="ArialMT"/>
                <w:sz w:val="24"/>
              </w:rPr>
              <w:t>M./Mme : ……………………..</w:t>
            </w:r>
          </w:p>
        </w:tc>
        <w:tc>
          <w:tcPr>
            <w:tcW w:w="1398" w:type="pct"/>
          </w:tcPr>
          <w:p w14:paraId="78B11491" w14:textId="77777777" w:rsidR="00A33C1A" w:rsidRPr="00B14852" w:rsidRDefault="00A33C1A" w:rsidP="006D0328">
            <w:pPr>
              <w:pStyle w:val="TM1"/>
              <w:spacing w:after="40"/>
              <w:rPr>
                <w:rFonts w:ascii="ArialMT" w:hAnsi="ArialMT"/>
                <w:sz w:val="24"/>
              </w:rPr>
            </w:pPr>
            <w:r w:rsidRPr="00B14852">
              <w:rPr>
                <w:rFonts w:ascii="ArialMT" w:hAnsi="ArialMT"/>
                <w:sz w:val="24"/>
              </w:rPr>
              <w:t>Encadrant</w:t>
            </w:r>
            <w:r>
              <w:rPr>
                <w:rFonts w:ascii="ArialMT" w:hAnsi="ArialMT"/>
                <w:sz w:val="24"/>
              </w:rPr>
              <w:t xml:space="preserve"> Pédagogique</w:t>
            </w:r>
          </w:p>
        </w:tc>
      </w:tr>
      <w:tr w:rsidR="00A33C1A" w:rsidRPr="00B14852" w14:paraId="3AEAEFEC" w14:textId="77777777" w:rsidTr="006D0328">
        <w:trPr>
          <w:trHeight w:val="283"/>
        </w:trPr>
        <w:tc>
          <w:tcPr>
            <w:tcW w:w="3602" w:type="pct"/>
          </w:tcPr>
          <w:p w14:paraId="061B732F" w14:textId="77777777" w:rsidR="00A33C1A" w:rsidRPr="007E677D" w:rsidRDefault="00A33C1A" w:rsidP="006D0328">
            <w:pPr>
              <w:pStyle w:val="TM1"/>
              <w:spacing w:after="40"/>
              <w:rPr>
                <w:rFonts w:ascii="ArialMT" w:hAnsi="ArialMT"/>
                <w:sz w:val="24"/>
              </w:rPr>
            </w:pPr>
            <w:r w:rsidRPr="007E677D">
              <w:rPr>
                <w:rFonts w:ascii="ArialMT" w:hAnsi="ArialMT"/>
                <w:sz w:val="24"/>
              </w:rPr>
              <w:t>M./Mme : ……………………..</w:t>
            </w:r>
          </w:p>
        </w:tc>
        <w:tc>
          <w:tcPr>
            <w:tcW w:w="1398" w:type="pct"/>
          </w:tcPr>
          <w:p w14:paraId="661E7E94" w14:textId="77777777" w:rsidR="00A33C1A" w:rsidRPr="00B14852" w:rsidRDefault="00A33C1A" w:rsidP="006D0328">
            <w:pPr>
              <w:pStyle w:val="TM1"/>
              <w:spacing w:after="40"/>
              <w:rPr>
                <w:rFonts w:ascii="ArialMT" w:hAnsi="ArialMT"/>
                <w:sz w:val="24"/>
              </w:rPr>
            </w:pPr>
            <w:r w:rsidRPr="00B14852">
              <w:rPr>
                <w:rFonts w:ascii="ArialMT" w:hAnsi="ArialMT"/>
                <w:sz w:val="24"/>
              </w:rPr>
              <w:t>Encadrant</w:t>
            </w:r>
            <w:r>
              <w:rPr>
                <w:rFonts w:ascii="ArialMT" w:hAnsi="ArialMT"/>
                <w:sz w:val="24"/>
              </w:rPr>
              <w:t xml:space="preserve"> </w:t>
            </w:r>
            <w:proofErr w:type="spellStart"/>
            <w:r>
              <w:rPr>
                <w:rFonts w:ascii="ArialMT" w:hAnsi="ArialMT"/>
                <w:sz w:val="24"/>
              </w:rPr>
              <w:t>Peofessionnel</w:t>
            </w:r>
            <w:proofErr w:type="spellEnd"/>
          </w:p>
        </w:tc>
      </w:tr>
      <w:tr w:rsidR="00A33C1A" w:rsidRPr="00B14852" w14:paraId="0EACD47F" w14:textId="77777777" w:rsidTr="006D0328">
        <w:trPr>
          <w:trHeight w:val="324"/>
        </w:trPr>
        <w:tc>
          <w:tcPr>
            <w:tcW w:w="3602" w:type="pct"/>
          </w:tcPr>
          <w:p w14:paraId="620309BF" w14:textId="77777777" w:rsidR="00A33C1A" w:rsidRPr="00B14852" w:rsidRDefault="00A33C1A" w:rsidP="006D0328">
            <w:pPr>
              <w:pStyle w:val="TM1"/>
              <w:spacing w:after="40"/>
              <w:rPr>
                <w:rFonts w:ascii="ArialMT" w:hAnsi="ArialMT"/>
                <w:b/>
                <w:bCs/>
                <w:sz w:val="24"/>
              </w:rPr>
            </w:pPr>
          </w:p>
        </w:tc>
        <w:tc>
          <w:tcPr>
            <w:tcW w:w="1398" w:type="pct"/>
          </w:tcPr>
          <w:p w14:paraId="2999DC80" w14:textId="77777777" w:rsidR="00A33C1A" w:rsidRPr="00B14852" w:rsidRDefault="00A33C1A" w:rsidP="006D0328">
            <w:pPr>
              <w:pStyle w:val="TM1"/>
              <w:spacing w:after="40"/>
              <w:rPr>
                <w:rFonts w:ascii="ArialMT" w:hAnsi="ArialMT"/>
                <w:sz w:val="24"/>
              </w:rPr>
            </w:pPr>
          </w:p>
        </w:tc>
      </w:tr>
    </w:tbl>
    <w:p w14:paraId="7907D4A6" w14:textId="22142BA3" w:rsidR="00A33C1A" w:rsidRDefault="00A33C1A" w:rsidP="00A33C1A">
      <w:pPr>
        <w:spacing w:after="0"/>
        <w:rPr>
          <w:i/>
          <w:iCs/>
        </w:rPr>
      </w:pPr>
    </w:p>
    <w:p w14:paraId="7ADACF33" w14:textId="77777777" w:rsidR="00967695" w:rsidRDefault="00967695" w:rsidP="00A33C1A">
      <w:pPr>
        <w:spacing w:after="0"/>
        <w:rPr>
          <w:i/>
          <w:iCs/>
        </w:rPr>
      </w:pPr>
    </w:p>
    <w:p w14:paraId="3C75D320" w14:textId="77777777" w:rsidR="00A33C1A" w:rsidRDefault="00A33C1A" w:rsidP="00A33C1A">
      <w:pPr>
        <w:spacing w:after="120"/>
        <w:ind w:right="840"/>
        <w:jc w:val="center"/>
        <w:rPr>
          <w:i/>
          <w:iCs/>
        </w:rPr>
      </w:pPr>
    </w:p>
    <w:p w14:paraId="0F313EFB" w14:textId="77777777" w:rsidR="00A33C1A" w:rsidRDefault="00A33C1A" w:rsidP="00A33C1A">
      <w:pPr>
        <w:spacing w:after="120"/>
        <w:ind w:right="840"/>
        <w:jc w:val="center"/>
        <w:rPr>
          <w:i/>
          <w:iCs/>
        </w:rPr>
      </w:pPr>
    </w:p>
    <w:p w14:paraId="6F49DA2E" w14:textId="77777777" w:rsidR="00A33C1A" w:rsidRPr="0085290F" w:rsidRDefault="00A33C1A" w:rsidP="00A33C1A">
      <w:pPr>
        <w:spacing w:after="120"/>
        <w:ind w:right="840"/>
        <w:jc w:val="center"/>
        <w:rPr>
          <w:b/>
          <w:bCs/>
          <w:sz w:val="56"/>
          <w:szCs w:val="56"/>
        </w:rPr>
      </w:pPr>
      <w:r w:rsidRPr="0085290F">
        <w:rPr>
          <w:b/>
          <w:bCs/>
          <w:sz w:val="56"/>
          <w:szCs w:val="56"/>
        </w:rPr>
        <w:t>Résumé</w:t>
      </w:r>
    </w:p>
    <w:p w14:paraId="7F43FCFC" w14:textId="77777777" w:rsidR="00A33C1A" w:rsidRPr="006E768B" w:rsidRDefault="00A33C1A" w:rsidP="00A33C1A">
      <w:pPr>
        <w:spacing w:after="120"/>
        <w:ind w:left="11" w:right="840" w:hanging="11"/>
        <w:jc w:val="center"/>
      </w:pPr>
      <w:r>
        <w:rPr>
          <w:i/>
          <w:iCs/>
          <w:noProof/>
        </w:rPr>
        <mc:AlternateContent>
          <mc:Choice Requires="wps">
            <w:drawing>
              <wp:anchor distT="4294967295" distB="4294967295" distL="114300" distR="114300" simplePos="0" relativeHeight="251776000" behindDoc="0" locked="0" layoutInCell="1" allowOverlap="1" wp14:anchorId="2C3B8498" wp14:editId="025A864D">
                <wp:simplePos x="0" y="0"/>
                <wp:positionH relativeFrom="column">
                  <wp:posOffset>-10160</wp:posOffset>
                </wp:positionH>
                <wp:positionV relativeFrom="paragraph">
                  <wp:posOffset>129539</wp:posOffset>
                </wp:positionV>
                <wp:extent cx="5760085" cy="0"/>
                <wp:effectExtent l="0" t="19050" r="12065" b="19050"/>
                <wp:wrapNone/>
                <wp:docPr id="233486576"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E63220E" id="Line 68" o:spid="_x0000_s1026" style="position:absolute;z-index:251776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pt,10.2pt" to="452.7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" strokeweight="3pt">
                <v:stroke linestyle="thinThin"/>
              </v:line>
            </w:pict>
          </mc:Fallback>
        </mc:AlternateContent>
      </w:r>
    </w:p>
    <w:p w14:paraId="6E4D4D80" w14:textId="77777777" w:rsidR="00A33C1A" w:rsidRDefault="00A33C1A" w:rsidP="00A33C1A">
      <w:pPr>
        <w:spacing w:after="60"/>
        <w:ind w:firstLine="284"/>
      </w:pPr>
    </w:p>
    <w:p w14:paraId="26A30E61" w14:textId="77777777" w:rsidR="00A33C1A" w:rsidRDefault="00A33C1A" w:rsidP="00A33C1A">
      <w:pPr>
        <w:spacing w:after="60"/>
        <w:ind w:firstLine="284"/>
      </w:pPr>
    </w:p>
    <w:p w14:paraId="586B61D9" w14:textId="77777777" w:rsidR="00A33C1A" w:rsidRDefault="00A33C1A" w:rsidP="00A33C1A">
      <w:pPr>
        <w:spacing w:after="60"/>
        <w:ind w:firstLine="284"/>
      </w:pPr>
    </w:p>
    <w:p w14:paraId="2A95AE08" w14:textId="77777777" w:rsidR="00A33C1A" w:rsidRDefault="00A33C1A" w:rsidP="00A33C1A">
      <w:pPr>
        <w:spacing w:after="60"/>
        <w:ind w:firstLine="284"/>
      </w:pPr>
    </w:p>
    <w:p w14:paraId="4B422779" w14:textId="77777777" w:rsidR="00A33C1A" w:rsidRDefault="00A33C1A" w:rsidP="00A33C1A">
      <w:pPr>
        <w:spacing w:after="60"/>
        <w:ind w:firstLine="284"/>
      </w:pPr>
    </w:p>
    <w:p w14:paraId="43F11A22" w14:textId="77777777" w:rsidR="00A33C1A" w:rsidRDefault="00A33C1A" w:rsidP="00A33C1A">
      <w:pPr>
        <w:spacing w:after="60"/>
        <w:ind w:firstLine="284"/>
      </w:pPr>
    </w:p>
    <w:p w14:paraId="138467A4" w14:textId="77777777" w:rsidR="00A33C1A" w:rsidRDefault="00A33C1A" w:rsidP="00A33C1A">
      <w:pPr>
        <w:spacing w:after="60"/>
        <w:ind w:firstLine="284"/>
      </w:pPr>
    </w:p>
    <w:p w14:paraId="5988B786" w14:textId="77777777" w:rsidR="00A33C1A" w:rsidRDefault="00A33C1A" w:rsidP="00A33C1A">
      <w:pPr>
        <w:spacing w:after="60"/>
        <w:ind w:firstLine="284"/>
      </w:pPr>
    </w:p>
    <w:p w14:paraId="6CF56B51" w14:textId="77777777" w:rsidR="00A33C1A" w:rsidRPr="006E768B" w:rsidRDefault="00A33C1A" w:rsidP="00A33C1A">
      <w:pPr>
        <w:spacing w:after="60"/>
        <w:ind w:firstLine="284"/>
      </w:pPr>
      <w:r>
        <w:rPr>
          <w:i/>
          <w:iCs/>
          <w:noProof/>
        </w:rPr>
        <mc:AlternateContent>
          <mc:Choice Requires="wps">
            <w:drawing>
              <wp:anchor distT="4294967295" distB="4294967295" distL="114300" distR="114300" simplePos="0" relativeHeight="251777024" behindDoc="0" locked="0" layoutInCell="1" allowOverlap="1" wp14:anchorId="65DEEB99" wp14:editId="34012C32">
                <wp:simplePos x="0" y="0"/>
                <wp:positionH relativeFrom="column">
                  <wp:posOffset>-22860</wp:posOffset>
                </wp:positionH>
                <wp:positionV relativeFrom="paragraph">
                  <wp:posOffset>67944</wp:posOffset>
                </wp:positionV>
                <wp:extent cx="5760085" cy="0"/>
                <wp:effectExtent l="0" t="19050" r="12065" b="19050"/>
                <wp:wrapNone/>
                <wp:docPr id="233486577"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FE0A4D" id="Line 70" o:spid="_x0000_s1026" style="position:absolute;z-index:251777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pt,5.35pt" to="451.7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" strokeweight="3pt">
                <v:stroke linestyle="thinThin"/>
              </v:line>
            </w:pict>
          </mc:Fallback>
        </mc:AlternateContent>
      </w:r>
    </w:p>
    <w:p w14:paraId="1E22E1E3" w14:textId="77777777" w:rsidR="00A33C1A" w:rsidRPr="006E768B" w:rsidRDefault="00A33C1A" w:rsidP="00A33C1A">
      <w:pPr>
        <w:ind w:right="556"/>
        <w:rPr>
          <w:b/>
          <w:bCs/>
        </w:rPr>
      </w:pPr>
    </w:p>
    <w:p w14:paraId="3B4084D3" w14:textId="77777777" w:rsidR="00A33C1A" w:rsidRPr="006E768B" w:rsidRDefault="00A33C1A" w:rsidP="00A33C1A">
      <w:pPr>
        <w:ind w:right="556"/>
        <w:rPr>
          <w:i/>
          <w:iCs/>
        </w:rPr>
      </w:pPr>
      <w:r w:rsidRPr="006E768B">
        <w:rPr>
          <w:b/>
          <w:bCs/>
          <w:u w:val="single"/>
        </w:rPr>
        <w:t>Mots clés</w:t>
      </w:r>
      <w:r w:rsidRPr="006E768B">
        <w:rPr>
          <w:b/>
          <w:bCs/>
        </w:rPr>
        <w:t xml:space="preserve"> : </w:t>
      </w:r>
    </w:p>
    <w:p w14:paraId="353477CE" w14:textId="77777777" w:rsidR="00A33C1A" w:rsidRDefault="00A33C1A" w:rsidP="00A33C1A">
      <w:pPr>
        <w:rPr>
          <w:i/>
          <w:iCs/>
        </w:rPr>
      </w:pPr>
      <w:r w:rsidRPr="006E768B">
        <w:rPr>
          <w:b/>
          <w:bCs/>
        </w:rPr>
        <w:br w:type="page"/>
      </w:r>
    </w:p>
    <w:p w14:paraId="38E4FBEB" w14:textId="77777777" w:rsidR="00A33C1A" w:rsidRDefault="00A33C1A" w:rsidP="00A33C1A">
      <w:pPr>
        <w:spacing w:after="120"/>
        <w:ind w:right="840"/>
        <w:jc w:val="center"/>
        <w:rPr>
          <w:i/>
          <w:iCs/>
        </w:rPr>
      </w:pPr>
    </w:p>
    <w:p w14:paraId="43A1374B" w14:textId="77777777" w:rsidR="00A33C1A" w:rsidRPr="0085290F" w:rsidRDefault="00A33C1A" w:rsidP="00A33C1A">
      <w:pPr>
        <w:spacing w:after="120"/>
        <w:ind w:right="840"/>
        <w:jc w:val="center"/>
        <w:rPr>
          <w:b/>
          <w:bCs/>
          <w:sz w:val="56"/>
          <w:szCs w:val="56"/>
        </w:rPr>
      </w:pPr>
      <w:r w:rsidRPr="0085290F">
        <w:rPr>
          <w:b/>
          <w:bCs/>
          <w:sz w:val="56"/>
          <w:szCs w:val="56"/>
        </w:rPr>
        <w:t>Abstract</w:t>
      </w:r>
    </w:p>
    <w:p w14:paraId="1AD318AE" w14:textId="77777777" w:rsidR="00A33C1A" w:rsidRPr="00902E2C" w:rsidRDefault="00A33C1A" w:rsidP="00A33C1A">
      <w:pPr>
        <w:spacing w:after="120"/>
        <w:ind w:left="11" w:right="840" w:hanging="11"/>
        <w:jc w:val="center"/>
      </w:pPr>
      <w:r>
        <w:rPr>
          <w:i/>
          <w:iCs/>
          <w:noProof/>
        </w:rPr>
        <mc:AlternateContent>
          <mc:Choice Requires="wps">
            <w:drawing>
              <wp:anchor distT="4294967295" distB="4294967295" distL="114300" distR="114300" simplePos="0" relativeHeight="251778048" behindDoc="0" locked="0" layoutInCell="1" allowOverlap="1" wp14:anchorId="2C093BF4" wp14:editId="794DC58C">
                <wp:simplePos x="0" y="0"/>
                <wp:positionH relativeFrom="column">
                  <wp:posOffset>-10160</wp:posOffset>
                </wp:positionH>
                <wp:positionV relativeFrom="paragraph">
                  <wp:posOffset>129539</wp:posOffset>
                </wp:positionV>
                <wp:extent cx="5760085" cy="0"/>
                <wp:effectExtent l="0" t="19050" r="12065" b="19050"/>
                <wp:wrapNone/>
                <wp:docPr id="233486578"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ABBFD81" id="Line 71" o:spid="_x0000_s1026" style="position:absolute;z-index:251778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pt,10.2pt" to="452.7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" strokeweight="3pt">
                <v:stroke linestyle="thinThin"/>
              </v:line>
            </w:pict>
          </mc:Fallback>
        </mc:AlternateContent>
      </w:r>
    </w:p>
    <w:p w14:paraId="2F669C49" w14:textId="77777777" w:rsidR="00A33C1A" w:rsidRPr="00902E2C" w:rsidRDefault="00A33C1A" w:rsidP="00A33C1A">
      <w:pPr>
        <w:spacing w:after="120"/>
        <w:ind w:left="11" w:right="840" w:hanging="11"/>
        <w:jc w:val="center"/>
      </w:pPr>
    </w:p>
    <w:p w14:paraId="0E866487" w14:textId="77777777" w:rsidR="00A33C1A" w:rsidRPr="00902E2C" w:rsidRDefault="00A33C1A" w:rsidP="00A33C1A">
      <w:pPr>
        <w:spacing w:after="120"/>
        <w:ind w:left="11" w:right="840" w:hanging="11"/>
        <w:jc w:val="center"/>
      </w:pPr>
    </w:p>
    <w:p w14:paraId="54CB57DF" w14:textId="77777777" w:rsidR="00A33C1A" w:rsidRPr="00902E2C" w:rsidRDefault="00A33C1A" w:rsidP="00A33C1A">
      <w:pPr>
        <w:spacing w:after="120"/>
        <w:ind w:left="11" w:right="840" w:hanging="11"/>
        <w:jc w:val="center"/>
      </w:pPr>
    </w:p>
    <w:p w14:paraId="17F6F522" w14:textId="77777777" w:rsidR="00A33C1A" w:rsidRPr="00902E2C" w:rsidRDefault="00A33C1A" w:rsidP="00A33C1A">
      <w:pPr>
        <w:spacing w:after="120"/>
        <w:ind w:left="11" w:right="840" w:hanging="11"/>
        <w:jc w:val="center"/>
      </w:pPr>
    </w:p>
    <w:p w14:paraId="7826DB23" w14:textId="77777777" w:rsidR="00A33C1A" w:rsidRPr="00902E2C" w:rsidRDefault="00A33C1A" w:rsidP="00A33C1A">
      <w:pPr>
        <w:spacing w:after="120"/>
        <w:ind w:left="11" w:right="840" w:hanging="11"/>
        <w:jc w:val="center"/>
      </w:pPr>
    </w:p>
    <w:p w14:paraId="05B1B9FD" w14:textId="77777777" w:rsidR="00A33C1A" w:rsidRPr="00902E2C" w:rsidRDefault="00A33C1A" w:rsidP="00A33C1A">
      <w:pPr>
        <w:spacing w:after="120"/>
        <w:ind w:left="11" w:right="840" w:hanging="11"/>
        <w:jc w:val="center"/>
      </w:pPr>
    </w:p>
    <w:p w14:paraId="0E38E486" w14:textId="77777777" w:rsidR="00A33C1A" w:rsidRPr="00902E2C" w:rsidRDefault="00A33C1A" w:rsidP="00A33C1A">
      <w:pPr>
        <w:spacing w:after="60"/>
        <w:ind w:firstLine="284"/>
      </w:pPr>
      <w:r>
        <w:rPr>
          <w:i/>
          <w:iCs/>
          <w:noProof/>
        </w:rPr>
        <mc:AlternateContent>
          <mc:Choice Requires="wps">
            <w:drawing>
              <wp:anchor distT="4294967295" distB="4294967295" distL="114300" distR="114300" simplePos="0" relativeHeight="251779072" behindDoc="0" locked="0" layoutInCell="1" allowOverlap="1" wp14:anchorId="37A077C2" wp14:editId="221F1689">
                <wp:simplePos x="0" y="0"/>
                <wp:positionH relativeFrom="column">
                  <wp:posOffset>-22860</wp:posOffset>
                </wp:positionH>
                <wp:positionV relativeFrom="paragraph">
                  <wp:posOffset>67944</wp:posOffset>
                </wp:positionV>
                <wp:extent cx="5760085" cy="0"/>
                <wp:effectExtent l="0" t="19050" r="12065" b="19050"/>
                <wp:wrapNone/>
                <wp:docPr id="233486579"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FD0FD40" id="Line 72" o:spid="_x0000_s1026" style="position:absolute;z-index:251779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pt,5.35pt" to="451.7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" strokeweight="3pt">
                <v:stroke linestyle="thinThin"/>
              </v:line>
            </w:pict>
          </mc:Fallback>
        </mc:AlternateContent>
      </w:r>
    </w:p>
    <w:p w14:paraId="37A39257" w14:textId="2C887326" w:rsidR="00A33C1A" w:rsidRDefault="00A33C1A" w:rsidP="00A33C1A">
      <w:pPr>
        <w:ind w:right="556"/>
        <w:rPr>
          <w:b/>
          <w:bCs/>
        </w:rPr>
      </w:pPr>
    </w:p>
    <w:p w14:paraId="09B6495B" w14:textId="3855E7AE" w:rsidR="00A33C1A" w:rsidRDefault="00A33C1A" w:rsidP="00A33C1A">
      <w:pPr>
        <w:ind w:right="556"/>
        <w:rPr>
          <w:b/>
          <w:bCs/>
        </w:rPr>
      </w:pPr>
    </w:p>
    <w:p w14:paraId="52A5D8A6" w14:textId="3F753B5C" w:rsidR="00A33C1A" w:rsidRDefault="00A33C1A" w:rsidP="00A33C1A">
      <w:pPr>
        <w:ind w:right="556"/>
        <w:rPr>
          <w:b/>
          <w:bCs/>
        </w:rPr>
      </w:pPr>
    </w:p>
    <w:p w14:paraId="0F731736" w14:textId="4D4E1D7A" w:rsidR="00A33C1A" w:rsidRDefault="00A33C1A" w:rsidP="00A33C1A">
      <w:pPr>
        <w:ind w:right="556"/>
        <w:rPr>
          <w:b/>
          <w:bCs/>
        </w:rPr>
      </w:pPr>
    </w:p>
    <w:p w14:paraId="48CDA743" w14:textId="14969C4B" w:rsidR="00A33C1A" w:rsidRDefault="00A33C1A" w:rsidP="00A33C1A">
      <w:pPr>
        <w:ind w:right="556"/>
        <w:rPr>
          <w:b/>
          <w:bCs/>
        </w:rPr>
      </w:pPr>
    </w:p>
    <w:p w14:paraId="70F6B2C0" w14:textId="433450DB" w:rsidR="00A33C1A" w:rsidRDefault="00A33C1A" w:rsidP="00A33C1A">
      <w:pPr>
        <w:ind w:right="556"/>
        <w:rPr>
          <w:b/>
          <w:bCs/>
        </w:rPr>
      </w:pPr>
    </w:p>
    <w:p w14:paraId="490ECAFC" w14:textId="578DEED3" w:rsidR="00A33C1A" w:rsidRDefault="00A33C1A" w:rsidP="00A33C1A">
      <w:pPr>
        <w:ind w:right="556"/>
        <w:rPr>
          <w:b/>
          <w:bCs/>
        </w:rPr>
      </w:pPr>
    </w:p>
    <w:p w14:paraId="7B100737" w14:textId="30F1BEC5" w:rsidR="00A33C1A" w:rsidRDefault="00A33C1A" w:rsidP="00A33C1A">
      <w:pPr>
        <w:ind w:right="556"/>
        <w:rPr>
          <w:b/>
          <w:bCs/>
        </w:rPr>
      </w:pPr>
    </w:p>
    <w:p w14:paraId="453053B9" w14:textId="6A08B6F9" w:rsidR="00A33C1A" w:rsidRDefault="00A33C1A" w:rsidP="00A33C1A">
      <w:pPr>
        <w:ind w:right="556"/>
        <w:rPr>
          <w:b/>
          <w:bCs/>
        </w:rPr>
      </w:pPr>
    </w:p>
    <w:p w14:paraId="6B605555" w14:textId="69B686C7" w:rsidR="00A33C1A" w:rsidRDefault="00A33C1A" w:rsidP="00A33C1A">
      <w:pPr>
        <w:ind w:right="556"/>
        <w:rPr>
          <w:b/>
          <w:bCs/>
        </w:rPr>
      </w:pPr>
    </w:p>
    <w:p w14:paraId="1A5D6586" w14:textId="0C0C885F" w:rsidR="00A33C1A" w:rsidRDefault="00A33C1A" w:rsidP="00A33C1A">
      <w:pPr>
        <w:ind w:right="556"/>
        <w:rPr>
          <w:b/>
          <w:bCs/>
        </w:rPr>
      </w:pPr>
    </w:p>
    <w:p w14:paraId="57D84AF3" w14:textId="1FC02D16" w:rsidR="00A33C1A" w:rsidRDefault="00A33C1A" w:rsidP="00A33C1A">
      <w:pPr>
        <w:ind w:right="556"/>
        <w:rPr>
          <w:b/>
          <w:bCs/>
        </w:rPr>
      </w:pPr>
    </w:p>
    <w:p w14:paraId="2A8E728B" w14:textId="35CD1843" w:rsidR="00A33C1A" w:rsidRDefault="00A33C1A" w:rsidP="00A33C1A">
      <w:pPr>
        <w:ind w:right="556"/>
        <w:rPr>
          <w:b/>
          <w:bCs/>
        </w:rPr>
      </w:pPr>
    </w:p>
    <w:p w14:paraId="18288D0C" w14:textId="040A916E" w:rsidR="00A33C1A" w:rsidRDefault="00A33C1A" w:rsidP="00A33C1A">
      <w:pPr>
        <w:ind w:right="556"/>
        <w:rPr>
          <w:b/>
          <w:bCs/>
        </w:rPr>
      </w:pPr>
    </w:p>
    <w:p w14:paraId="2479DE3D" w14:textId="724F8341" w:rsidR="00A743EC" w:rsidRDefault="00A743EC" w:rsidP="00A33C1A">
      <w:pPr>
        <w:ind w:right="556"/>
        <w:rPr>
          <w:b/>
          <w:bCs/>
        </w:rPr>
      </w:pPr>
    </w:p>
    <w:p w14:paraId="6F6B3E2F" w14:textId="003D8EBC" w:rsidR="00A743EC" w:rsidRDefault="00A743EC" w:rsidP="00A33C1A">
      <w:pPr>
        <w:ind w:right="556"/>
        <w:rPr>
          <w:b/>
          <w:bCs/>
        </w:rPr>
      </w:pPr>
    </w:p>
    <w:p w14:paraId="549966F0" w14:textId="1C0ED836" w:rsidR="00A743EC" w:rsidRDefault="00A743EC" w:rsidP="00A33C1A">
      <w:pPr>
        <w:ind w:right="556"/>
        <w:rPr>
          <w:b/>
          <w:bCs/>
        </w:rPr>
      </w:pPr>
    </w:p>
    <w:p w14:paraId="00895B60" w14:textId="3083177E" w:rsidR="00A743EC" w:rsidRDefault="00A743EC" w:rsidP="00A33C1A">
      <w:pPr>
        <w:ind w:right="556"/>
        <w:rPr>
          <w:b/>
          <w:bCs/>
        </w:rPr>
      </w:pPr>
    </w:p>
    <w:p w14:paraId="3028F74B" w14:textId="2EA3D845" w:rsidR="00A743EC" w:rsidRDefault="00A743EC" w:rsidP="00A33C1A">
      <w:pPr>
        <w:ind w:right="556"/>
        <w:rPr>
          <w:b/>
          <w:bCs/>
        </w:rPr>
      </w:pPr>
    </w:p>
    <w:p w14:paraId="1E2DA4AB" w14:textId="77777777" w:rsidR="00A743EC" w:rsidRDefault="00A743EC" w:rsidP="00A33C1A">
      <w:pPr>
        <w:ind w:right="556"/>
        <w:rPr>
          <w:b/>
          <w:bCs/>
        </w:rPr>
        <w:sectPr w:rsidR="00A743EC" w:rsidSect="00E9763A">
          <w:headerReference w:type="default" r:id="rId10"/>
          <w:footerReference w:type="default" r:id="rId11"/>
          <w:pgSz w:w="11906" w:h="16838"/>
          <w:pgMar w:top="1417" w:right="1417" w:bottom="1417" w:left="1417"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pPr>
    </w:p>
    <w:p w14:paraId="5EAC8CFE" w14:textId="77777777" w:rsidR="00A743EC" w:rsidRPr="00902E2C" w:rsidRDefault="00A743EC" w:rsidP="00A33C1A">
      <w:pPr>
        <w:ind w:right="556"/>
        <w:rPr>
          <w:b/>
          <w:bCs/>
        </w:rPr>
      </w:pPr>
    </w:p>
    <w:sdt>
      <w:sdtPr>
        <w:rPr>
          <w:rFonts w:asciiTheme="minorHAnsi" w:eastAsiaTheme="minorHAnsi" w:hAnsiTheme="minorHAnsi" w:cstheme="minorBidi"/>
          <w:color w:val="auto"/>
          <w:sz w:val="22"/>
          <w:szCs w:val="22"/>
          <w:lang w:eastAsia="en-US"/>
        </w:rPr>
        <w:id w:val="703596055"/>
        <w:docPartObj>
          <w:docPartGallery w:val="Table of Contents"/>
          <w:docPartUnique/>
        </w:docPartObj>
      </w:sdtPr>
      <w:sdtEndPr/>
      <w:sdtContent>
        <w:p w14:paraId="4FC84494" w14:textId="3FE100CF" w:rsidR="00725088" w:rsidRPr="00B47BCD" w:rsidRDefault="0C492962">
          <w:pPr>
            <w:pStyle w:val="En-ttedetabledesmatires"/>
          </w:pPr>
          <w:r>
            <w:t>Table des matières</w:t>
          </w:r>
        </w:p>
        <w:p w14:paraId="0B9A0604" w14:textId="77777777" w:rsidR="0056512C" w:rsidRDefault="0C492962">
          <w:pPr>
            <w:pStyle w:val="TM1"/>
            <w:tabs>
              <w:tab w:val="right" w:leader="dot" w:pos="9062"/>
            </w:tabs>
            <w:rPr>
              <w:rFonts w:eastAsiaTheme="minorEastAsia"/>
              <w:noProof/>
              <w:lang w:eastAsia="fr-FR"/>
            </w:rPr>
          </w:pPr>
          <w:r>
            <w:fldChar w:fldCharType="begin"/>
          </w:r>
          <w:r w:rsidR="00725088">
            <w:instrText>TOC \o "1-3" \h \z \u</w:instrText>
          </w:r>
          <w:r>
            <w:fldChar w:fldCharType="separate"/>
          </w:r>
          <w:hyperlink w:anchor="_Toc104480424" w:history="1">
            <w:r w:rsidR="0056512C" w:rsidRPr="004A1685">
              <w:rPr>
                <w:rStyle w:val="Lienhypertexte"/>
                <w:noProof/>
              </w:rPr>
              <w:t>Introduction Générale</w:t>
            </w:r>
            <w:r w:rsidR="0056512C">
              <w:rPr>
                <w:noProof/>
                <w:webHidden/>
              </w:rPr>
              <w:tab/>
            </w:r>
            <w:r w:rsidR="0056512C">
              <w:rPr>
                <w:noProof/>
                <w:webHidden/>
              </w:rPr>
              <w:fldChar w:fldCharType="begin"/>
            </w:r>
            <w:r w:rsidR="0056512C">
              <w:rPr>
                <w:noProof/>
                <w:webHidden/>
              </w:rPr>
              <w:instrText xml:space="preserve"> PAGEREF _Toc104480424 \h </w:instrText>
            </w:r>
            <w:r w:rsidR="0056512C">
              <w:rPr>
                <w:noProof/>
                <w:webHidden/>
              </w:rPr>
            </w:r>
            <w:r w:rsidR="0056512C">
              <w:rPr>
                <w:noProof/>
                <w:webHidden/>
              </w:rPr>
              <w:fldChar w:fldCharType="separate"/>
            </w:r>
            <w:r w:rsidR="0056512C">
              <w:rPr>
                <w:noProof/>
                <w:webHidden/>
              </w:rPr>
              <w:t>6</w:t>
            </w:r>
            <w:r w:rsidR="0056512C">
              <w:rPr>
                <w:noProof/>
                <w:webHidden/>
              </w:rPr>
              <w:fldChar w:fldCharType="end"/>
            </w:r>
          </w:hyperlink>
        </w:p>
        <w:p w14:paraId="2EE57A1B" w14:textId="77777777" w:rsidR="0056512C" w:rsidRDefault="009760A0">
          <w:pPr>
            <w:pStyle w:val="TM2"/>
            <w:tabs>
              <w:tab w:val="right" w:leader="dot" w:pos="9062"/>
            </w:tabs>
            <w:rPr>
              <w:rFonts w:eastAsiaTheme="minorEastAsia"/>
              <w:noProof/>
              <w:lang w:eastAsia="fr-FR"/>
            </w:rPr>
          </w:pPr>
          <w:hyperlink w:anchor="_Toc104480425" w:history="1">
            <w:r w:rsidR="0056512C" w:rsidRPr="004A1685">
              <w:rPr>
                <w:rStyle w:val="Lienhypertexte"/>
                <w:noProof/>
              </w:rPr>
              <w:t xml:space="preserve">Chapitre 1 : CONCEPT GENERALE DE PROJET : </w:t>
            </w:r>
            <w:r w:rsidR="0056512C" w:rsidRPr="004A1685">
              <w:rPr>
                <w:rStyle w:val="Lienhypertexte"/>
                <w:bCs/>
                <w:noProof/>
              </w:rPr>
              <w:t>Introduction :</w:t>
            </w:r>
            <w:r w:rsidR="0056512C">
              <w:rPr>
                <w:noProof/>
                <w:webHidden/>
              </w:rPr>
              <w:tab/>
            </w:r>
            <w:r w:rsidR="0056512C">
              <w:rPr>
                <w:noProof/>
                <w:webHidden/>
              </w:rPr>
              <w:fldChar w:fldCharType="begin"/>
            </w:r>
            <w:r w:rsidR="0056512C">
              <w:rPr>
                <w:noProof/>
                <w:webHidden/>
              </w:rPr>
              <w:instrText xml:space="preserve"> PAGEREF _Toc104480425 \h </w:instrText>
            </w:r>
            <w:r w:rsidR="0056512C">
              <w:rPr>
                <w:noProof/>
                <w:webHidden/>
              </w:rPr>
            </w:r>
            <w:r w:rsidR="0056512C">
              <w:rPr>
                <w:noProof/>
                <w:webHidden/>
              </w:rPr>
              <w:fldChar w:fldCharType="separate"/>
            </w:r>
            <w:r w:rsidR="0056512C">
              <w:rPr>
                <w:noProof/>
                <w:webHidden/>
              </w:rPr>
              <w:t>7</w:t>
            </w:r>
            <w:r w:rsidR="0056512C">
              <w:rPr>
                <w:noProof/>
                <w:webHidden/>
              </w:rPr>
              <w:fldChar w:fldCharType="end"/>
            </w:r>
          </w:hyperlink>
        </w:p>
        <w:p w14:paraId="348A2F8E" w14:textId="77777777" w:rsidR="0056512C" w:rsidRDefault="009760A0">
          <w:pPr>
            <w:pStyle w:val="TM2"/>
            <w:tabs>
              <w:tab w:val="left" w:pos="660"/>
              <w:tab w:val="right" w:leader="dot" w:pos="9062"/>
            </w:tabs>
            <w:rPr>
              <w:rFonts w:eastAsiaTheme="minorEastAsia"/>
              <w:noProof/>
              <w:lang w:eastAsia="fr-FR"/>
            </w:rPr>
          </w:pPr>
          <w:hyperlink w:anchor="_Toc104480426" w:history="1">
            <w:r w:rsidR="0056512C" w:rsidRPr="004A1685">
              <w:rPr>
                <w:rStyle w:val="Lienhypertexte"/>
                <w:noProof/>
              </w:rPr>
              <w:t>1-</w:t>
            </w:r>
            <w:r w:rsidR="0056512C">
              <w:rPr>
                <w:rFonts w:eastAsiaTheme="minorEastAsia"/>
                <w:noProof/>
                <w:lang w:eastAsia="fr-FR"/>
              </w:rPr>
              <w:tab/>
            </w:r>
            <w:r w:rsidR="0056512C" w:rsidRPr="004A1685">
              <w:rPr>
                <w:rStyle w:val="Lienhypertexte"/>
                <w:rFonts w:cstheme="minorHAnsi"/>
                <w:bCs/>
                <w:noProof/>
              </w:rPr>
              <w:t>Présentation de la société d’accueil : MEDIWAVE</w:t>
            </w:r>
            <w:r w:rsidR="0056512C">
              <w:rPr>
                <w:noProof/>
                <w:webHidden/>
              </w:rPr>
              <w:tab/>
            </w:r>
            <w:r w:rsidR="0056512C">
              <w:rPr>
                <w:noProof/>
                <w:webHidden/>
              </w:rPr>
              <w:fldChar w:fldCharType="begin"/>
            </w:r>
            <w:r w:rsidR="0056512C">
              <w:rPr>
                <w:noProof/>
                <w:webHidden/>
              </w:rPr>
              <w:instrText xml:space="preserve"> PAGEREF _Toc104480426 \h </w:instrText>
            </w:r>
            <w:r w:rsidR="0056512C">
              <w:rPr>
                <w:noProof/>
                <w:webHidden/>
              </w:rPr>
            </w:r>
            <w:r w:rsidR="0056512C">
              <w:rPr>
                <w:noProof/>
                <w:webHidden/>
              </w:rPr>
              <w:fldChar w:fldCharType="separate"/>
            </w:r>
            <w:r w:rsidR="0056512C">
              <w:rPr>
                <w:noProof/>
                <w:webHidden/>
              </w:rPr>
              <w:t>7</w:t>
            </w:r>
            <w:r w:rsidR="0056512C">
              <w:rPr>
                <w:noProof/>
                <w:webHidden/>
              </w:rPr>
              <w:fldChar w:fldCharType="end"/>
            </w:r>
          </w:hyperlink>
        </w:p>
        <w:p w14:paraId="344F3AF2" w14:textId="77777777" w:rsidR="0056512C" w:rsidRDefault="009760A0">
          <w:pPr>
            <w:pStyle w:val="TM2"/>
            <w:tabs>
              <w:tab w:val="left" w:pos="660"/>
              <w:tab w:val="right" w:leader="dot" w:pos="9062"/>
            </w:tabs>
            <w:rPr>
              <w:rFonts w:eastAsiaTheme="minorEastAsia"/>
              <w:noProof/>
              <w:lang w:eastAsia="fr-FR"/>
            </w:rPr>
          </w:pPr>
          <w:hyperlink w:anchor="_Toc104480427" w:history="1">
            <w:r w:rsidR="0056512C" w:rsidRPr="004A1685">
              <w:rPr>
                <w:rStyle w:val="Lienhypertexte"/>
                <w:noProof/>
              </w:rPr>
              <w:t>2-</w:t>
            </w:r>
            <w:r w:rsidR="0056512C">
              <w:rPr>
                <w:rFonts w:eastAsiaTheme="minorEastAsia"/>
                <w:noProof/>
                <w:lang w:eastAsia="fr-FR"/>
              </w:rPr>
              <w:tab/>
            </w:r>
            <w:r w:rsidR="0056512C" w:rsidRPr="004A1685">
              <w:rPr>
                <w:rStyle w:val="Lienhypertexte"/>
                <w:rFonts w:cstheme="minorHAnsi"/>
                <w:bCs/>
                <w:noProof/>
              </w:rPr>
              <w:t>Différents services</w:t>
            </w:r>
            <w:r w:rsidR="0056512C">
              <w:rPr>
                <w:noProof/>
                <w:webHidden/>
              </w:rPr>
              <w:tab/>
            </w:r>
            <w:r w:rsidR="0056512C">
              <w:rPr>
                <w:noProof/>
                <w:webHidden/>
              </w:rPr>
              <w:fldChar w:fldCharType="begin"/>
            </w:r>
            <w:r w:rsidR="0056512C">
              <w:rPr>
                <w:noProof/>
                <w:webHidden/>
              </w:rPr>
              <w:instrText xml:space="preserve"> PAGEREF _Toc104480427 \h </w:instrText>
            </w:r>
            <w:r w:rsidR="0056512C">
              <w:rPr>
                <w:noProof/>
                <w:webHidden/>
              </w:rPr>
            </w:r>
            <w:r w:rsidR="0056512C">
              <w:rPr>
                <w:noProof/>
                <w:webHidden/>
              </w:rPr>
              <w:fldChar w:fldCharType="separate"/>
            </w:r>
            <w:r w:rsidR="0056512C">
              <w:rPr>
                <w:noProof/>
                <w:webHidden/>
              </w:rPr>
              <w:t>7</w:t>
            </w:r>
            <w:r w:rsidR="0056512C">
              <w:rPr>
                <w:noProof/>
                <w:webHidden/>
              </w:rPr>
              <w:fldChar w:fldCharType="end"/>
            </w:r>
          </w:hyperlink>
        </w:p>
        <w:p w14:paraId="5E952004" w14:textId="77777777" w:rsidR="0056512C" w:rsidRDefault="009760A0">
          <w:pPr>
            <w:pStyle w:val="TM2"/>
            <w:tabs>
              <w:tab w:val="left" w:pos="660"/>
              <w:tab w:val="right" w:leader="dot" w:pos="9062"/>
            </w:tabs>
            <w:rPr>
              <w:rFonts w:eastAsiaTheme="minorEastAsia"/>
              <w:noProof/>
              <w:lang w:eastAsia="fr-FR"/>
            </w:rPr>
          </w:pPr>
          <w:hyperlink w:anchor="_Toc104480428" w:history="1">
            <w:r w:rsidR="0056512C" w:rsidRPr="004A1685">
              <w:rPr>
                <w:rStyle w:val="Lienhypertexte"/>
                <w:noProof/>
              </w:rPr>
              <w:t>3-</w:t>
            </w:r>
            <w:r w:rsidR="0056512C">
              <w:rPr>
                <w:rFonts w:eastAsiaTheme="minorEastAsia"/>
                <w:noProof/>
                <w:lang w:eastAsia="fr-FR"/>
              </w:rPr>
              <w:tab/>
            </w:r>
            <w:r w:rsidR="0056512C" w:rsidRPr="004A1685">
              <w:rPr>
                <w:rStyle w:val="Lienhypertexte"/>
                <w:noProof/>
              </w:rPr>
              <w:t>Cadre générale :</w:t>
            </w:r>
            <w:r w:rsidR="0056512C">
              <w:rPr>
                <w:noProof/>
                <w:webHidden/>
              </w:rPr>
              <w:tab/>
            </w:r>
            <w:r w:rsidR="0056512C">
              <w:rPr>
                <w:noProof/>
                <w:webHidden/>
              </w:rPr>
              <w:fldChar w:fldCharType="begin"/>
            </w:r>
            <w:r w:rsidR="0056512C">
              <w:rPr>
                <w:noProof/>
                <w:webHidden/>
              </w:rPr>
              <w:instrText xml:space="preserve"> PAGEREF _Toc104480428 \h </w:instrText>
            </w:r>
            <w:r w:rsidR="0056512C">
              <w:rPr>
                <w:noProof/>
                <w:webHidden/>
              </w:rPr>
            </w:r>
            <w:r w:rsidR="0056512C">
              <w:rPr>
                <w:noProof/>
                <w:webHidden/>
              </w:rPr>
              <w:fldChar w:fldCharType="separate"/>
            </w:r>
            <w:r w:rsidR="0056512C">
              <w:rPr>
                <w:noProof/>
                <w:webHidden/>
              </w:rPr>
              <w:t>8</w:t>
            </w:r>
            <w:r w:rsidR="0056512C">
              <w:rPr>
                <w:noProof/>
                <w:webHidden/>
              </w:rPr>
              <w:fldChar w:fldCharType="end"/>
            </w:r>
          </w:hyperlink>
        </w:p>
        <w:p w14:paraId="19FA2BF2" w14:textId="77777777" w:rsidR="0056512C" w:rsidRDefault="009760A0">
          <w:pPr>
            <w:pStyle w:val="TM3"/>
            <w:tabs>
              <w:tab w:val="right" w:leader="dot" w:pos="9062"/>
            </w:tabs>
            <w:rPr>
              <w:rFonts w:eastAsiaTheme="minorEastAsia"/>
              <w:noProof/>
              <w:lang w:eastAsia="fr-FR"/>
            </w:rPr>
          </w:pPr>
          <w:hyperlink w:anchor="_Toc104480429" w:history="1">
            <w:r w:rsidR="0056512C" w:rsidRPr="004A1685">
              <w:rPr>
                <w:rStyle w:val="Lienhypertexte"/>
                <w:noProof/>
              </w:rPr>
              <w:t>3-1 Définition de la pousse seringue électrique</w:t>
            </w:r>
            <w:r w:rsidR="0056512C">
              <w:rPr>
                <w:noProof/>
                <w:webHidden/>
              </w:rPr>
              <w:tab/>
            </w:r>
            <w:r w:rsidR="0056512C">
              <w:rPr>
                <w:noProof/>
                <w:webHidden/>
              </w:rPr>
              <w:fldChar w:fldCharType="begin"/>
            </w:r>
            <w:r w:rsidR="0056512C">
              <w:rPr>
                <w:noProof/>
                <w:webHidden/>
              </w:rPr>
              <w:instrText xml:space="preserve"> PAGEREF _Toc104480429 \h </w:instrText>
            </w:r>
            <w:r w:rsidR="0056512C">
              <w:rPr>
                <w:noProof/>
                <w:webHidden/>
              </w:rPr>
            </w:r>
            <w:r w:rsidR="0056512C">
              <w:rPr>
                <w:noProof/>
                <w:webHidden/>
              </w:rPr>
              <w:fldChar w:fldCharType="separate"/>
            </w:r>
            <w:r w:rsidR="0056512C">
              <w:rPr>
                <w:noProof/>
                <w:webHidden/>
              </w:rPr>
              <w:t>8</w:t>
            </w:r>
            <w:r w:rsidR="0056512C">
              <w:rPr>
                <w:noProof/>
                <w:webHidden/>
              </w:rPr>
              <w:fldChar w:fldCharType="end"/>
            </w:r>
          </w:hyperlink>
        </w:p>
        <w:p w14:paraId="2D74AB5F" w14:textId="77777777" w:rsidR="0056512C" w:rsidRDefault="009760A0">
          <w:pPr>
            <w:pStyle w:val="TM3"/>
            <w:tabs>
              <w:tab w:val="right" w:leader="dot" w:pos="9062"/>
            </w:tabs>
            <w:rPr>
              <w:rFonts w:eastAsiaTheme="minorEastAsia"/>
              <w:noProof/>
              <w:lang w:eastAsia="fr-FR"/>
            </w:rPr>
          </w:pPr>
          <w:hyperlink w:anchor="_Toc104480430" w:history="1">
            <w:r w:rsidR="0056512C" w:rsidRPr="004A1685">
              <w:rPr>
                <w:rStyle w:val="Lienhypertexte"/>
                <w:rFonts w:eastAsia="Calibri Light"/>
                <w:noProof/>
              </w:rPr>
              <w:t>3-2 Le principe de fonctionnement</w:t>
            </w:r>
            <w:r w:rsidR="0056512C">
              <w:rPr>
                <w:noProof/>
                <w:webHidden/>
              </w:rPr>
              <w:tab/>
            </w:r>
            <w:r w:rsidR="0056512C">
              <w:rPr>
                <w:noProof/>
                <w:webHidden/>
              </w:rPr>
              <w:fldChar w:fldCharType="begin"/>
            </w:r>
            <w:r w:rsidR="0056512C">
              <w:rPr>
                <w:noProof/>
                <w:webHidden/>
              </w:rPr>
              <w:instrText xml:space="preserve"> PAGEREF _Toc104480430 \h </w:instrText>
            </w:r>
            <w:r w:rsidR="0056512C">
              <w:rPr>
                <w:noProof/>
                <w:webHidden/>
              </w:rPr>
            </w:r>
            <w:r w:rsidR="0056512C">
              <w:rPr>
                <w:noProof/>
                <w:webHidden/>
              </w:rPr>
              <w:fldChar w:fldCharType="separate"/>
            </w:r>
            <w:r w:rsidR="0056512C">
              <w:rPr>
                <w:noProof/>
                <w:webHidden/>
              </w:rPr>
              <w:t>9</w:t>
            </w:r>
            <w:r w:rsidR="0056512C">
              <w:rPr>
                <w:noProof/>
                <w:webHidden/>
              </w:rPr>
              <w:fldChar w:fldCharType="end"/>
            </w:r>
          </w:hyperlink>
        </w:p>
        <w:p w14:paraId="6FDF27C9" w14:textId="77777777" w:rsidR="0056512C" w:rsidRDefault="009760A0">
          <w:pPr>
            <w:pStyle w:val="TM3"/>
            <w:tabs>
              <w:tab w:val="right" w:leader="dot" w:pos="9062"/>
            </w:tabs>
            <w:rPr>
              <w:rFonts w:eastAsiaTheme="minorEastAsia"/>
              <w:noProof/>
              <w:lang w:eastAsia="fr-FR"/>
            </w:rPr>
          </w:pPr>
          <w:hyperlink w:anchor="_Toc104480431" w:history="1">
            <w:r w:rsidR="0056512C" w:rsidRPr="004A1685">
              <w:rPr>
                <w:rStyle w:val="Lienhypertexte"/>
                <w:rFonts w:eastAsia="Calibri Light"/>
                <w:noProof/>
              </w:rPr>
              <w:t xml:space="preserve">3-3 </w:t>
            </w:r>
            <w:r w:rsidR="0056512C" w:rsidRPr="004A1685">
              <w:rPr>
                <w:rStyle w:val="Lienhypertexte"/>
                <w:noProof/>
              </w:rPr>
              <w:t>Les déférents types des Pousse seringue électrique</w:t>
            </w:r>
            <w:r w:rsidR="0056512C">
              <w:rPr>
                <w:noProof/>
                <w:webHidden/>
              </w:rPr>
              <w:tab/>
            </w:r>
            <w:r w:rsidR="0056512C">
              <w:rPr>
                <w:noProof/>
                <w:webHidden/>
              </w:rPr>
              <w:fldChar w:fldCharType="begin"/>
            </w:r>
            <w:r w:rsidR="0056512C">
              <w:rPr>
                <w:noProof/>
                <w:webHidden/>
              </w:rPr>
              <w:instrText xml:space="preserve"> PAGEREF _Toc104480431 \h </w:instrText>
            </w:r>
            <w:r w:rsidR="0056512C">
              <w:rPr>
                <w:noProof/>
                <w:webHidden/>
              </w:rPr>
            </w:r>
            <w:r w:rsidR="0056512C">
              <w:rPr>
                <w:noProof/>
                <w:webHidden/>
              </w:rPr>
              <w:fldChar w:fldCharType="separate"/>
            </w:r>
            <w:r w:rsidR="0056512C">
              <w:rPr>
                <w:noProof/>
                <w:webHidden/>
              </w:rPr>
              <w:t>10</w:t>
            </w:r>
            <w:r w:rsidR="0056512C">
              <w:rPr>
                <w:noProof/>
                <w:webHidden/>
              </w:rPr>
              <w:fldChar w:fldCharType="end"/>
            </w:r>
          </w:hyperlink>
        </w:p>
        <w:p w14:paraId="5F0646C6" w14:textId="77777777" w:rsidR="0056512C" w:rsidRDefault="009760A0">
          <w:pPr>
            <w:pStyle w:val="TM3"/>
            <w:tabs>
              <w:tab w:val="right" w:leader="dot" w:pos="9062"/>
            </w:tabs>
            <w:rPr>
              <w:rFonts w:eastAsiaTheme="minorEastAsia"/>
              <w:noProof/>
              <w:lang w:eastAsia="fr-FR"/>
            </w:rPr>
          </w:pPr>
          <w:hyperlink w:anchor="_Toc104480432" w:history="1">
            <w:r w:rsidR="0056512C" w:rsidRPr="004A1685">
              <w:rPr>
                <w:rStyle w:val="Lienhypertexte"/>
                <w:rFonts w:eastAsia="Calibri Light"/>
                <w:noProof/>
              </w:rPr>
              <w:t xml:space="preserve">3-4 </w:t>
            </w:r>
            <w:r w:rsidR="0056512C" w:rsidRPr="004A1685">
              <w:rPr>
                <w:rStyle w:val="Lienhypertexte"/>
                <w:rFonts w:ascii="Times New Roman" w:hAnsi="Times New Roman" w:cs="Times New Roman"/>
                <w:bCs/>
                <w:noProof/>
              </w:rPr>
              <w:t>Les Différents modes d’administration des Pousse Seringue connecté</w:t>
            </w:r>
            <w:r w:rsidR="0056512C">
              <w:rPr>
                <w:noProof/>
                <w:webHidden/>
              </w:rPr>
              <w:tab/>
            </w:r>
            <w:r w:rsidR="0056512C">
              <w:rPr>
                <w:noProof/>
                <w:webHidden/>
              </w:rPr>
              <w:fldChar w:fldCharType="begin"/>
            </w:r>
            <w:r w:rsidR="0056512C">
              <w:rPr>
                <w:noProof/>
                <w:webHidden/>
              </w:rPr>
              <w:instrText xml:space="preserve"> PAGEREF _Toc104480432 \h </w:instrText>
            </w:r>
            <w:r w:rsidR="0056512C">
              <w:rPr>
                <w:noProof/>
                <w:webHidden/>
              </w:rPr>
            </w:r>
            <w:r w:rsidR="0056512C">
              <w:rPr>
                <w:noProof/>
                <w:webHidden/>
              </w:rPr>
              <w:fldChar w:fldCharType="separate"/>
            </w:r>
            <w:r w:rsidR="0056512C">
              <w:rPr>
                <w:noProof/>
                <w:webHidden/>
              </w:rPr>
              <w:t>10</w:t>
            </w:r>
            <w:r w:rsidR="0056512C">
              <w:rPr>
                <w:noProof/>
                <w:webHidden/>
              </w:rPr>
              <w:fldChar w:fldCharType="end"/>
            </w:r>
          </w:hyperlink>
        </w:p>
        <w:p w14:paraId="0ED60468" w14:textId="77777777" w:rsidR="0056512C" w:rsidRDefault="009760A0">
          <w:pPr>
            <w:pStyle w:val="TM3"/>
            <w:tabs>
              <w:tab w:val="right" w:leader="dot" w:pos="9062"/>
            </w:tabs>
            <w:rPr>
              <w:rFonts w:eastAsiaTheme="minorEastAsia"/>
              <w:noProof/>
              <w:lang w:eastAsia="fr-FR"/>
            </w:rPr>
          </w:pPr>
          <w:hyperlink w:anchor="_Toc104480433" w:history="1">
            <w:r w:rsidR="0056512C" w:rsidRPr="004A1685">
              <w:rPr>
                <w:rStyle w:val="Lienhypertexte"/>
                <w:noProof/>
              </w:rPr>
              <w:t>3-5 Applications médicales des Pousse seringue électrique</w:t>
            </w:r>
            <w:r w:rsidR="0056512C">
              <w:rPr>
                <w:noProof/>
                <w:webHidden/>
              </w:rPr>
              <w:tab/>
            </w:r>
            <w:r w:rsidR="0056512C">
              <w:rPr>
                <w:noProof/>
                <w:webHidden/>
              </w:rPr>
              <w:fldChar w:fldCharType="begin"/>
            </w:r>
            <w:r w:rsidR="0056512C">
              <w:rPr>
                <w:noProof/>
                <w:webHidden/>
              </w:rPr>
              <w:instrText xml:space="preserve"> PAGEREF _Toc104480433 \h </w:instrText>
            </w:r>
            <w:r w:rsidR="0056512C">
              <w:rPr>
                <w:noProof/>
                <w:webHidden/>
              </w:rPr>
            </w:r>
            <w:r w:rsidR="0056512C">
              <w:rPr>
                <w:noProof/>
                <w:webHidden/>
              </w:rPr>
              <w:fldChar w:fldCharType="separate"/>
            </w:r>
            <w:r w:rsidR="0056512C">
              <w:rPr>
                <w:noProof/>
                <w:webHidden/>
              </w:rPr>
              <w:t>11</w:t>
            </w:r>
            <w:r w:rsidR="0056512C">
              <w:rPr>
                <w:noProof/>
                <w:webHidden/>
              </w:rPr>
              <w:fldChar w:fldCharType="end"/>
            </w:r>
          </w:hyperlink>
        </w:p>
        <w:p w14:paraId="4373C187" w14:textId="77777777" w:rsidR="0056512C" w:rsidRDefault="009760A0">
          <w:pPr>
            <w:pStyle w:val="TM3"/>
            <w:tabs>
              <w:tab w:val="right" w:leader="dot" w:pos="9062"/>
            </w:tabs>
            <w:rPr>
              <w:rFonts w:eastAsiaTheme="minorEastAsia"/>
              <w:noProof/>
              <w:lang w:eastAsia="fr-FR"/>
            </w:rPr>
          </w:pPr>
          <w:hyperlink w:anchor="_Toc104480434" w:history="1">
            <w:r w:rsidR="0056512C" w:rsidRPr="004A1685">
              <w:rPr>
                <w:rStyle w:val="Lienhypertexte"/>
                <w:noProof/>
              </w:rPr>
              <w:t>3-6 Avantages et inconvénient d’un pousse seringue connecte</w:t>
            </w:r>
            <w:r w:rsidR="0056512C">
              <w:rPr>
                <w:noProof/>
                <w:webHidden/>
              </w:rPr>
              <w:tab/>
            </w:r>
            <w:r w:rsidR="0056512C">
              <w:rPr>
                <w:noProof/>
                <w:webHidden/>
              </w:rPr>
              <w:fldChar w:fldCharType="begin"/>
            </w:r>
            <w:r w:rsidR="0056512C">
              <w:rPr>
                <w:noProof/>
                <w:webHidden/>
              </w:rPr>
              <w:instrText xml:space="preserve"> PAGEREF _Toc104480434 \h </w:instrText>
            </w:r>
            <w:r w:rsidR="0056512C">
              <w:rPr>
                <w:noProof/>
                <w:webHidden/>
              </w:rPr>
            </w:r>
            <w:r w:rsidR="0056512C">
              <w:rPr>
                <w:noProof/>
                <w:webHidden/>
              </w:rPr>
              <w:fldChar w:fldCharType="separate"/>
            </w:r>
            <w:r w:rsidR="0056512C">
              <w:rPr>
                <w:noProof/>
                <w:webHidden/>
              </w:rPr>
              <w:t>12</w:t>
            </w:r>
            <w:r w:rsidR="0056512C">
              <w:rPr>
                <w:noProof/>
                <w:webHidden/>
              </w:rPr>
              <w:fldChar w:fldCharType="end"/>
            </w:r>
          </w:hyperlink>
        </w:p>
        <w:p w14:paraId="4AD43747" w14:textId="77777777" w:rsidR="0056512C" w:rsidRDefault="009760A0">
          <w:pPr>
            <w:pStyle w:val="TM3"/>
            <w:tabs>
              <w:tab w:val="left" w:pos="880"/>
              <w:tab w:val="right" w:leader="dot" w:pos="9062"/>
            </w:tabs>
            <w:rPr>
              <w:rFonts w:eastAsiaTheme="minorEastAsia"/>
              <w:noProof/>
              <w:lang w:eastAsia="fr-FR"/>
            </w:rPr>
          </w:pPr>
          <w:hyperlink w:anchor="_Toc104480435" w:history="1">
            <w:r w:rsidR="0056512C" w:rsidRPr="004A1685">
              <w:rPr>
                <w:rStyle w:val="Lienhypertexte"/>
                <w:rFonts w:eastAsiaTheme="majorBidi"/>
                <w:bCs/>
                <w:noProof/>
              </w:rPr>
              <w:t>1-</w:t>
            </w:r>
            <w:r w:rsidR="0056512C">
              <w:rPr>
                <w:rFonts w:eastAsiaTheme="minorEastAsia"/>
                <w:noProof/>
                <w:lang w:eastAsia="fr-FR"/>
              </w:rPr>
              <w:tab/>
            </w:r>
            <w:r w:rsidR="0056512C" w:rsidRPr="004A1685">
              <w:rPr>
                <w:rStyle w:val="Lienhypertexte"/>
                <w:noProof/>
              </w:rPr>
              <w:t>3-7 Conclusion</w:t>
            </w:r>
            <w:r w:rsidR="0056512C">
              <w:rPr>
                <w:noProof/>
                <w:webHidden/>
              </w:rPr>
              <w:tab/>
            </w:r>
            <w:r w:rsidR="0056512C">
              <w:rPr>
                <w:noProof/>
                <w:webHidden/>
              </w:rPr>
              <w:fldChar w:fldCharType="begin"/>
            </w:r>
            <w:r w:rsidR="0056512C">
              <w:rPr>
                <w:noProof/>
                <w:webHidden/>
              </w:rPr>
              <w:instrText xml:space="preserve"> PAGEREF _Toc104480435 \h </w:instrText>
            </w:r>
            <w:r w:rsidR="0056512C">
              <w:rPr>
                <w:noProof/>
                <w:webHidden/>
              </w:rPr>
            </w:r>
            <w:r w:rsidR="0056512C">
              <w:rPr>
                <w:noProof/>
                <w:webHidden/>
              </w:rPr>
              <w:fldChar w:fldCharType="separate"/>
            </w:r>
            <w:r w:rsidR="0056512C">
              <w:rPr>
                <w:noProof/>
                <w:webHidden/>
              </w:rPr>
              <w:t>12</w:t>
            </w:r>
            <w:r w:rsidR="0056512C">
              <w:rPr>
                <w:noProof/>
                <w:webHidden/>
              </w:rPr>
              <w:fldChar w:fldCharType="end"/>
            </w:r>
          </w:hyperlink>
        </w:p>
        <w:p w14:paraId="4A597376" w14:textId="77777777" w:rsidR="0056512C" w:rsidRDefault="009760A0">
          <w:pPr>
            <w:pStyle w:val="TM1"/>
            <w:tabs>
              <w:tab w:val="right" w:leader="dot" w:pos="9062"/>
            </w:tabs>
            <w:rPr>
              <w:rFonts w:eastAsiaTheme="minorEastAsia"/>
              <w:noProof/>
              <w:lang w:eastAsia="fr-FR"/>
            </w:rPr>
          </w:pPr>
          <w:hyperlink w:anchor="_Toc104480436" w:history="1">
            <w:r w:rsidR="0056512C" w:rsidRPr="004A1685">
              <w:rPr>
                <w:rStyle w:val="Lienhypertexte"/>
                <w:noProof/>
              </w:rPr>
              <w:t>Chapitre 2 :</w:t>
            </w:r>
            <w:r w:rsidR="0056512C">
              <w:rPr>
                <w:noProof/>
                <w:webHidden/>
              </w:rPr>
              <w:tab/>
            </w:r>
            <w:r w:rsidR="0056512C">
              <w:rPr>
                <w:noProof/>
                <w:webHidden/>
              </w:rPr>
              <w:fldChar w:fldCharType="begin"/>
            </w:r>
            <w:r w:rsidR="0056512C">
              <w:rPr>
                <w:noProof/>
                <w:webHidden/>
              </w:rPr>
              <w:instrText xml:space="preserve"> PAGEREF _Toc104480436 \h </w:instrText>
            </w:r>
            <w:r w:rsidR="0056512C">
              <w:rPr>
                <w:noProof/>
                <w:webHidden/>
              </w:rPr>
            </w:r>
            <w:r w:rsidR="0056512C">
              <w:rPr>
                <w:noProof/>
                <w:webHidden/>
              </w:rPr>
              <w:fldChar w:fldCharType="separate"/>
            </w:r>
            <w:r w:rsidR="0056512C">
              <w:rPr>
                <w:noProof/>
                <w:webHidden/>
              </w:rPr>
              <w:t>14</w:t>
            </w:r>
            <w:r w:rsidR="0056512C">
              <w:rPr>
                <w:noProof/>
                <w:webHidden/>
              </w:rPr>
              <w:fldChar w:fldCharType="end"/>
            </w:r>
          </w:hyperlink>
        </w:p>
        <w:p w14:paraId="64AF5972" w14:textId="77777777" w:rsidR="0056512C" w:rsidRDefault="009760A0">
          <w:pPr>
            <w:pStyle w:val="TM2"/>
            <w:tabs>
              <w:tab w:val="right" w:leader="dot" w:pos="9062"/>
            </w:tabs>
            <w:rPr>
              <w:rFonts w:eastAsiaTheme="minorEastAsia"/>
              <w:noProof/>
              <w:lang w:eastAsia="fr-FR"/>
            </w:rPr>
          </w:pPr>
          <w:hyperlink w:anchor="_Toc104480437" w:history="1">
            <w:r w:rsidR="0056512C" w:rsidRPr="004A1685">
              <w:rPr>
                <w:rStyle w:val="Lienhypertexte"/>
                <w:rFonts w:eastAsia="Microsoft JhengHei"/>
                <w:noProof/>
              </w:rPr>
              <w:t>Introduction</w:t>
            </w:r>
            <w:r w:rsidR="0056512C">
              <w:rPr>
                <w:noProof/>
                <w:webHidden/>
              </w:rPr>
              <w:tab/>
            </w:r>
            <w:r w:rsidR="0056512C">
              <w:rPr>
                <w:noProof/>
                <w:webHidden/>
              </w:rPr>
              <w:fldChar w:fldCharType="begin"/>
            </w:r>
            <w:r w:rsidR="0056512C">
              <w:rPr>
                <w:noProof/>
                <w:webHidden/>
              </w:rPr>
              <w:instrText xml:space="preserve"> PAGEREF _Toc104480437 \h </w:instrText>
            </w:r>
            <w:r w:rsidR="0056512C">
              <w:rPr>
                <w:noProof/>
                <w:webHidden/>
              </w:rPr>
            </w:r>
            <w:r w:rsidR="0056512C">
              <w:rPr>
                <w:noProof/>
                <w:webHidden/>
              </w:rPr>
              <w:fldChar w:fldCharType="separate"/>
            </w:r>
            <w:r w:rsidR="0056512C">
              <w:rPr>
                <w:noProof/>
                <w:webHidden/>
              </w:rPr>
              <w:t>14</w:t>
            </w:r>
            <w:r w:rsidR="0056512C">
              <w:rPr>
                <w:noProof/>
                <w:webHidden/>
              </w:rPr>
              <w:fldChar w:fldCharType="end"/>
            </w:r>
          </w:hyperlink>
        </w:p>
        <w:p w14:paraId="3607539D" w14:textId="77777777" w:rsidR="0056512C" w:rsidRDefault="009760A0">
          <w:pPr>
            <w:pStyle w:val="TM2"/>
            <w:tabs>
              <w:tab w:val="right" w:leader="dot" w:pos="9062"/>
            </w:tabs>
            <w:rPr>
              <w:rFonts w:eastAsiaTheme="minorEastAsia"/>
              <w:noProof/>
              <w:lang w:eastAsia="fr-FR"/>
            </w:rPr>
          </w:pPr>
          <w:hyperlink w:anchor="_Toc104480438" w:history="1">
            <w:r w:rsidR="0056512C" w:rsidRPr="004A1685">
              <w:rPr>
                <w:rStyle w:val="Lienhypertexte"/>
                <w:rFonts w:eastAsia="Microsoft JhengHei"/>
                <w:noProof/>
              </w:rPr>
              <w:t>Norme IEC-62 304</w:t>
            </w:r>
            <w:r w:rsidR="0056512C">
              <w:rPr>
                <w:noProof/>
                <w:webHidden/>
              </w:rPr>
              <w:tab/>
            </w:r>
            <w:r w:rsidR="0056512C">
              <w:rPr>
                <w:noProof/>
                <w:webHidden/>
              </w:rPr>
              <w:fldChar w:fldCharType="begin"/>
            </w:r>
            <w:r w:rsidR="0056512C">
              <w:rPr>
                <w:noProof/>
                <w:webHidden/>
              </w:rPr>
              <w:instrText xml:space="preserve"> PAGEREF _Toc104480438 \h </w:instrText>
            </w:r>
            <w:r w:rsidR="0056512C">
              <w:rPr>
                <w:noProof/>
                <w:webHidden/>
              </w:rPr>
            </w:r>
            <w:r w:rsidR="0056512C">
              <w:rPr>
                <w:noProof/>
                <w:webHidden/>
              </w:rPr>
              <w:fldChar w:fldCharType="separate"/>
            </w:r>
            <w:r w:rsidR="0056512C">
              <w:rPr>
                <w:noProof/>
                <w:webHidden/>
              </w:rPr>
              <w:t>14</w:t>
            </w:r>
            <w:r w:rsidR="0056512C">
              <w:rPr>
                <w:noProof/>
                <w:webHidden/>
              </w:rPr>
              <w:fldChar w:fldCharType="end"/>
            </w:r>
          </w:hyperlink>
        </w:p>
        <w:p w14:paraId="521F88C6" w14:textId="77777777" w:rsidR="0056512C" w:rsidRDefault="009760A0">
          <w:pPr>
            <w:pStyle w:val="TM3"/>
            <w:tabs>
              <w:tab w:val="left" w:pos="880"/>
              <w:tab w:val="right" w:leader="dot" w:pos="9062"/>
            </w:tabs>
            <w:rPr>
              <w:rFonts w:eastAsiaTheme="minorEastAsia"/>
              <w:noProof/>
              <w:lang w:eastAsia="fr-FR"/>
            </w:rPr>
          </w:pPr>
          <w:hyperlink w:anchor="_Toc104480439" w:history="1">
            <w:r w:rsidR="0056512C" w:rsidRPr="004A1685">
              <w:rPr>
                <w:rStyle w:val="Lienhypertexte"/>
                <w:rFonts w:eastAsia="Times New Roman"/>
                <w:noProof/>
              </w:rPr>
              <w:t>1-</w:t>
            </w:r>
            <w:r w:rsidR="0056512C">
              <w:rPr>
                <w:rFonts w:eastAsiaTheme="minorEastAsia"/>
                <w:noProof/>
                <w:lang w:eastAsia="fr-FR"/>
              </w:rPr>
              <w:tab/>
            </w:r>
            <w:r w:rsidR="0056512C" w:rsidRPr="004A1685">
              <w:rPr>
                <w:rStyle w:val="Lienhypertexte"/>
                <w:rFonts w:eastAsia="Times New Roman"/>
                <w:noProof/>
              </w:rPr>
              <w:t>Exigence générale</w:t>
            </w:r>
            <w:r w:rsidR="0056512C">
              <w:rPr>
                <w:noProof/>
                <w:webHidden/>
              </w:rPr>
              <w:tab/>
            </w:r>
            <w:r w:rsidR="0056512C">
              <w:rPr>
                <w:noProof/>
                <w:webHidden/>
              </w:rPr>
              <w:fldChar w:fldCharType="begin"/>
            </w:r>
            <w:r w:rsidR="0056512C">
              <w:rPr>
                <w:noProof/>
                <w:webHidden/>
              </w:rPr>
              <w:instrText xml:space="preserve"> PAGEREF _Toc104480439 \h </w:instrText>
            </w:r>
            <w:r w:rsidR="0056512C">
              <w:rPr>
                <w:noProof/>
                <w:webHidden/>
              </w:rPr>
            </w:r>
            <w:r w:rsidR="0056512C">
              <w:rPr>
                <w:noProof/>
                <w:webHidden/>
              </w:rPr>
              <w:fldChar w:fldCharType="separate"/>
            </w:r>
            <w:r w:rsidR="0056512C">
              <w:rPr>
                <w:noProof/>
                <w:webHidden/>
              </w:rPr>
              <w:t>14</w:t>
            </w:r>
            <w:r w:rsidR="0056512C">
              <w:rPr>
                <w:noProof/>
                <w:webHidden/>
              </w:rPr>
              <w:fldChar w:fldCharType="end"/>
            </w:r>
          </w:hyperlink>
        </w:p>
        <w:p w14:paraId="1ECEEC7F" w14:textId="77777777" w:rsidR="0056512C" w:rsidRDefault="009760A0">
          <w:pPr>
            <w:pStyle w:val="TM3"/>
            <w:tabs>
              <w:tab w:val="left" w:pos="880"/>
              <w:tab w:val="right" w:leader="dot" w:pos="9062"/>
            </w:tabs>
            <w:rPr>
              <w:rFonts w:eastAsiaTheme="minorEastAsia"/>
              <w:noProof/>
              <w:lang w:eastAsia="fr-FR"/>
            </w:rPr>
          </w:pPr>
          <w:hyperlink w:anchor="_Toc104480440" w:history="1">
            <w:r w:rsidR="0056512C" w:rsidRPr="004A1685">
              <w:rPr>
                <w:rStyle w:val="Lienhypertexte"/>
                <w:rFonts w:eastAsia="Times New Roman"/>
                <w:noProof/>
              </w:rPr>
              <w:t>2-</w:t>
            </w:r>
            <w:r w:rsidR="0056512C">
              <w:rPr>
                <w:rFonts w:eastAsiaTheme="minorEastAsia"/>
                <w:noProof/>
                <w:lang w:eastAsia="fr-FR"/>
              </w:rPr>
              <w:tab/>
            </w:r>
            <w:r w:rsidR="0056512C" w:rsidRPr="004A1685">
              <w:rPr>
                <w:rStyle w:val="Lienhypertexte"/>
                <w:rFonts w:eastAsia="Times New Roman"/>
                <w:noProof/>
              </w:rPr>
              <w:t>Processus de développement logiciel</w:t>
            </w:r>
            <w:r w:rsidR="0056512C">
              <w:rPr>
                <w:noProof/>
                <w:webHidden/>
              </w:rPr>
              <w:tab/>
            </w:r>
            <w:r w:rsidR="0056512C">
              <w:rPr>
                <w:noProof/>
                <w:webHidden/>
              </w:rPr>
              <w:fldChar w:fldCharType="begin"/>
            </w:r>
            <w:r w:rsidR="0056512C">
              <w:rPr>
                <w:noProof/>
                <w:webHidden/>
              </w:rPr>
              <w:instrText xml:space="preserve"> PAGEREF _Toc104480440 \h </w:instrText>
            </w:r>
            <w:r w:rsidR="0056512C">
              <w:rPr>
                <w:noProof/>
                <w:webHidden/>
              </w:rPr>
            </w:r>
            <w:r w:rsidR="0056512C">
              <w:rPr>
                <w:noProof/>
                <w:webHidden/>
              </w:rPr>
              <w:fldChar w:fldCharType="separate"/>
            </w:r>
            <w:r w:rsidR="0056512C">
              <w:rPr>
                <w:noProof/>
                <w:webHidden/>
              </w:rPr>
              <w:t>15</w:t>
            </w:r>
            <w:r w:rsidR="0056512C">
              <w:rPr>
                <w:noProof/>
                <w:webHidden/>
              </w:rPr>
              <w:fldChar w:fldCharType="end"/>
            </w:r>
          </w:hyperlink>
        </w:p>
        <w:p w14:paraId="03539271" w14:textId="77777777" w:rsidR="0056512C" w:rsidRDefault="009760A0">
          <w:pPr>
            <w:pStyle w:val="TM2"/>
            <w:tabs>
              <w:tab w:val="right" w:leader="dot" w:pos="9062"/>
            </w:tabs>
            <w:rPr>
              <w:rFonts w:eastAsiaTheme="minorEastAsia"/>
              <w:noProof/>
              <w:lang w:eastAsia="fr-FR"/>
            </w:rPr>
          </w:pPr>
          <w:hyperlink w:anchor="_Toc104480441" w:history="1">
            <w:r w:rsidR="0056512C" w:rsidRPr="004A1685">
              <w:rPr>
                <w:rStyle w:val="Lienhypertexte"/>
                <w:rFonts w:eastAsia="Microsoft JhengHei"/>
                <w:noProof/>
              </w:rPr>
              <w:t>Méthodologie de travail git (push pull commit)</w:t>
            </w:r>
            <w:r w:rsidR="0056512C">
              <w:rPr>
                <w:noProof/>
                <w:webHidden/>
              </w:rPr>
              <w:tab/>
            </w:r>
            <w:r w:rsidR="0056512C">
              <w:rPr>
                <w:noProof/>
                <w:webHidden/>
              </w:rPr>
              <w:fldChar w:fldCharType="begin"/>
            </w:r>
            <w:r w:rsidR="0056512C">
              <w:rPr>
                <w:noProof/>
                <w:webHidden/>
              </w:rPr>
              <w:instrText xml:space="preserve"> PAGEREF _Toc104480441 \h </w:instrText>
            </w:r>
            <w:r w:rsidR="0056512C">
              <w:rPr>
                <w:noProof/>
                <w:webHidden/>
              </w:rPr>
            </w:r>
            <w:r w:rsidR="0056512C">
              <w:rPr>
                <w:noProof/>
                <w:webHidden/>
              </w:rPr>
              <w:fldChar w:fldCharType="separate"/>
            </w:r>
            <w:r w:rsidR="0056512C">
              <w:rPr>
                <w:noProof/>
                <w:webHidden/>
              </w:rPr>
              <w:t>15</w:t>
            </w:r>
            <w:r w:rsidR="0056512C">
              <w:rPr>
                <w:noProof/>
                <w:webHidden/>
              </w:rPr>
              <w:fldChar w:fldCharType="end"/>
            </w:r>
          </w:hyperlink>
        </w:p>
        <w:p w14:paraId="3825A569" w14:textId="77777777" w:rsidR="0056512C" w:rsidRDefault="009760A0">
          <w:pPr>
            <w:pStyle w:val="TM3"/>
            <w:tabs>
              <w:tab w:val="left" w:pos="880"/>
              <w:tab w:val="right" w:leader="dot" w:pos="9062"/>
            </w:tabs>
            <w:rPr>
              <w:rFonts w:eastAsiaTheme="minorEastAsia"/>
              <w:noProof/>
              <w:lang w:eastAsia="fr-FR"/>
            </w:rPr>
          </w:pPr>
          <w:hyperlink w:anchor="_Toc104480442" w:history="1">
            <w:r w:rsidR="0056512C" w:rsidRPr="004A1685">
              <w:rPr>
                <w:rStyle w:val="Lienhypertexte"/>
                <w:noProof/>
              </w:rPr>
              <w:t>1-</w:t>
            </w:r>
            <w:r w:rsidR="0056512C">
              <w:rPr>
                <w:rFonts w:eastAsiaTheme="minorEastAsia"/>
                <w:noProof/>
                <w:lang w:eastAsia="fr-FR"/>
              </w:rPr>
              <w:tab/>
            </w:r>
            <w:r w:rsidR="0056512C" w:rsidRPr="004A1685">
              <w:rPr>
                <w:rStyle w:val="Lienhypertexte"/>
                <w:noProof/>
              </w:rPr>
              <w:t>Problématique</w:t>
            </w:r>
            <w:r w:rsidR="0056512C">
              <w:rPr>
                <w:noProof/>
                <w:webHidden/>
              </w:rPr>
              <w:tab/>
            </w:r>
            <w:r w:rsidR="0056512C">
              <w:rPr>
                <w:noProof/>
                <w:webHidden/>
              </w:rPr>
              <w:fldChar w:fldCharType="begin"/>
            </w:r>
            <w:r w:rsidR="0056512C">
              <w:rPr>
                <w:noProof/>
                <w:webHidden/>
              </w:rPr>
              <w:instrText xml:space="preserve"> PAGEREF _Toc104480442 \h </w:instrText>
            </w:r>
            <w:r w:rsidR="0056512C">
              <w:rPr>
                <w:noProof/>
                <w:webHidden/>
              </w:rPr>
            </w:r>
            <w:r w:rsidR="0056512C">
              <w:rPr>
                <w:noProof/>
                <w:webHidden/>
              </w:rPr>
              <w:fldChar w:fldCharType="separate"/>
            </w:r>
            <w:r w:rsidR="0056512C">
              <w:rPr>
                <w:noProof/>
                <w:webHidden/>
              </w:rPr>
              <w:t>15</w:t>
            </w:r>
            <w:r w:rsidR="0056512C">
              <w:rPr>
                <w:noProof/>
                <w:webHidden/>
              </w:rPr>
              <w:fldChar w:fldCharType="end"/>
            </w:r>
          </w:hyperlink>
        </w:p>
        <w:p w14:paraId="17477502" w14:textId="77777777" w:rsidR="0056512C" w:rsidRDefault="009760A0">
          <w:pPr>
            <w:pStyle w:val="TM3"/>
            <w:tabs>
              <w:tab w:val="left" w:pos="880"/>
              <w:tab w:val="right" w:leader="dot" w:pos="9062"/>
            </w:tabs>
            <w:rPr>
              <w:rFonts w:eastAsiaTheme="minorEastAsia"/>
              <w:noProof/>
              <w:lang w:eastAsia="fr-FR"/>
            </w:rPr>
          </w:pPr>
          <w:hyperlink w:anchor="_Toc104480443" w:history="1">
            <w:r w:rsidR="0056512C" w:rsidRPr="004A1685">
              <w:rPr>
                <w:rStyle w:val="Lienhypertexte"/>
                <w:noProof/>
              </w:rPr>
              <w:t>2-</w:t>
            </w:r>
            <w:r w:rsidR="0056512C">
              <w:rPr>
                <w:rFonts w:eastAsiaTheme="minorEastAsia"/>
                <w:noProof/>
                <w:lang w:eastAsia="fr-FR"/>
              </w:rPr>
              <w:tab/>
            </w:r>
            <w:r w:rsidR="0056512C" w:rsidRPr="004A1685">
              <w:rPr>
                <w:rStyle w:val="Lienhypertexte"/>
                <w:noProof/>
              </w:rPr>
              <w:t>Solution</w:t>
            </w:r>
            <w:r w:rsidR="0056512C">
              <w:rPr>
                <w:noProof/>
                <w:webHidden/>
              </w:rPr>
              <w:tab/>
            </w:r>
            <w:r w:rsidR="0056512C">
              <w:rPr>
                <w:noProof/>
                <w:webHidden/>
              </w:rPr>
              <w:fldChar w:fldCharType="begin"/>
            </w:r>
            <w:r w:rsidR="0056512C">
              <w:rPr>
                <w:noProof/>
                <w:webHidden/>
              </w:rPr>
              <w:instrText xml:space="preserve"> PAGEREF _Toc104480443 \h </w:instrText>
            </w:r>
            <w:r w:rsidR="0056512C">
              <w:rPr>
                <w:noProof/>
                <w:webHidden/>
              </w:rPr>
            </w:r>
            <w:r w:rsidR="0056512C">
              <w:rPr>
                <w:noProof/>
                <w:webHidden/>
              </w:rPr>
              <w:fldChar w:fldCharType="separate"/>
            </w:r>
            <w:r w:rsidR="0056512C">
              <w:rPr>
                <w:noProof/>
                <w:webHidden/>
              </w:rPr>
              <w:t>15</w:t>
            </w:r>
            <w:r w:rsidR="0056512C">
              <w:rPr>
                <w:noProof/>
                <w:webHidden/>
              </w:rPr>
              <w:fldChar w:fldCharType="end"/>
            </w:r>
          </w:hyperlink>
        </w:p>
        <w:p w14:paraId="2B607943" w14:textId="77777777" w:rsidR="0056512C" w:rsidRDefault="009760A0">
          <w:pPr>
            <w:pStyle w:val="TM3"/>
            <w:tabs>
              <w:tab w:val="left" w:pos="880"/>
              <w:tab w:val="right" w:leader="dot" w:pos="9062"/>
            </w:tabs>
            <w:rPr>
              <w:rFonts w:eastAsiaTheme="minorEastAsia"/>
              <w:noProof/>
              <w:lang w:eastAsia="fr-FR"/>
            </w:rPr>
          </w:pPr>
          <w:hyperlink w:anchor="_Toc104480444" w:history="1">
            <w:r w:rsidR="0056512C" w:rsidRPr="004A1685">
              <w:rPr>
                <w:rStyle w:val="Lienhypertexte"/>
                <w:noProof/>
              </w:rPr>
              <w:t>3-</w:t>
            </w:r>
            <w:r w:rsidR="0056512C">
              <w:rPr>
                <w:rFonts w:eastAsiaTheme="minorEastAsia"/>
                <w:noProof/>
                <w:lang w:eastAsia="fr-FR"/>
              </w:rPr>
              <w:tab/>
            </w:r>
            <w:r w:rsidR="0056512C" w:rsidRPr="004A1685">
              <w:rPr>
                <w:rStyle w:val="Lienhypertexte"/>
                <w:noProof/>
              </w:rPr>
              <w:t>Implémentation</w:t>
            </w:r>
            <w:r w:rsidR="0056512C">
              <w:rPr>
                <w:noProof/>
                <w:webHidden/>
              </w:rPr>
              <w:tab/>
            </w:r>
            <w:r w:rsidR="0056512C">
              <w:rPr>
                <w:noProof/>
                <w:webHidden/>
              </w:rPr>
              <w:fldChar w:fldCharType="begin"/>
            </w:r>
            <w:r w:rsidR="0056512C">
              <w:rPr>
                <w:noProof/>
                <w:webHidden/>
              </w:rPr>
              <w:instrText xml:space="preserve"> PAGEREF _Toc104480444 \h </w:instrText>
            </w:r>
            <w:r w:rsidR="0056512C">
              <w:rPr>
                <w:noProof/>
                <w:webHidden/>
              </w:rPr>
            </w:r>
            <w:r w:rsidR="0056512C">
              <w:rPr>
                <w:noProof/>
                <w:webHidden/>
              </w:rPr>
              <w:fldChar w:fldCharType="separate"/>
            </w:r>
            <w:r w:rsidR="0056512C">
              <w:rPr>
                <w:noProof/>
                <w:webHidden/>
              </w:rPr>
              <w:t>16</w:t>
            </w:r>
            <w:r w:rsidR="0056512C">
              <w:rPr>
                <w:noProof/>
                <w:webHidden/>
              </w:rPr>
              <w:fldChar w:fldCharType="end"/>
            </w:r>
          </w:hyperlink>
        </w:p>
        <w:p w14:paraId="2F18C746" w14:textId="77777777" w:rsidR="0056512C" w:rsidRDefault="009760A0">
          <w:pPr>
            <w:pStyle w:val="TM2"/>
            <w:tabs>
              <w:tab w:val="right" w:leader="dot" w:pos="9062"/>
            </w:tabs>
            <w:rPr>
              <w:rFonts w:eastAsiaTheme="minorEastAsia"/>
              <w:noProof/>
              <w:lang w:eastAsia="fr-FR"/>
            </w:rPr>
          </w:pPr>
          <w:hyperlink w:anchor="_Toc104480445" w:history="1">
            <w:r w:rsidR="0056512C" w:rsidRPr="004A1685">
              <w:rPr>
                <w:rStyle w:val="Lienhypertexte"/>
                <w:rFonts w:eastAsia="Microsoft JhengHei"/>
                <w:noProof/>
              </w:rPr>
              <w:t>Conclusion</w:t>
            </w:r>
            <w:r w:rsidR="0056512C">
              <w:rPr>
                <w:noProof/>
                <w:webHidden/>
              </w:rPr>
              <w:tab/>
            </w:r>
            <w:r w:rsidR="0056512C">
              <w:rPr>
                <w:noProof/>
                <w:webHidden/>
              </w:rPr>
              <w:fldChar w:fldCharType="begin"/>
            </w:r>
            <w:r w:rsidR="0056512C">
              <w:rPr>
                <w:noProof/>
                <w:webHidden/>
              </w:rPr>
              <w:instrText xml:space="preserve"> PAGEREF _Toc104480445 \h </w:instrText>
            </w:r>
            <w:r w:rsidR="0056512C">
              <w:rPr>
                <w:noProof/>
                <w:webHidden/>
              </w:rPr>
            </w:r>
            <w:r w:rsidR="0056512C">
              <w:rPr>
                <w:noProof/>
                <w:webHidden/>
              </w:rPr>
              <w:fldChar w:fldCharType="separate"/>
            </w:r>
            <w:r w:rsidR="0056512C">
              <w:rPr>
                <w:noProof/>
                <w:webHidden/>
              </w:rPr>
              <w:t>17</w:t>
            </w:r>
            <w:r w:rsidR="0056512C">
              <w:rPr>
                <w:noProof/>
                <w:webHidden/>
              </w:rPr>
              <w:fldChar w:fldCharType="end"/>
            </w:r>
          </w:hyperlink>
        </w:p>
        <w:p w14:paraId="64A18A4A" w14:textId="77777777" w:rsidR="0056512C" w:rsidRDefault="009760A0">
          <w:pPr>
            <w:pStyle w:val="TM1"/>
            <w:tabs>
              <w:tab w:val="right" w:leader="dot" w:pos="9062"/>
            </w:tabs>
            <w:rPr>
              <w:rFonts w:eastAsiaTheme="minorEastAsia"/>
              <w:noProof/>
              <w:lang w:eastAsia="fr-FR"/>
            </w:rPr>
          </w:pPr>
          <w:hyperlink w:anchor="_Toc104480446" w:history="1">
            <w:r w:rsidR="0056512C" w:rsidRPr="004A1685">
              <w:rPr>
                <w:rStyle w:val="Lienhypertexte"/>
                <w:noProof/>
              </w:rPr>
              <w:t>Chapitre 3 : Analyse et spécification de besoins</w:t>
            </w:r>
            <w:r w:rsidR="0056512C">
              <w:rPr>
                <w:noProof/>
                <w:webHidden/>
              </w:rPr>
              <w:tab/>
            </w:r>
            <w:r w:rsidR="0056512C">
              <w:rPr>
                <w:noProof/>
                <w:webHidden/>
              </w:rPr>
              <w:fldChar w:fldCharType="begin"/>
            </w:r>
            <w:r w:rsidR="0056512C">
              <w:rPr>
                <w:noProof/>
                <w:webHidden/>
              </w:rPr>
              <w:instrText xml:space="preserve"> PAGEREF _Toc104480446 \h </w:instrText>
            </w:r>
            <w:r w:rsidR="0056512C">
              <w:rPr>
                <w:noProof/>
                <w:webHidden/>
              </w:rPr>
            </w:r>
            <w:r w:rsidR="0056512C">
              <w:rPr>
                <w:noProof/>
                <w:webHidden/>
              </w:rPr>
              <w:fldChar w:fldCharType="separate"/>
            </w:r>
            <w:r w:rsidR="0056512C">
              <w:rPr>
                <w:noProof/>
                <w:webHidden/>
              </w:rPr>
              <w:t>18</w:t>
            </w:r>
            <w:r w:rsidR="0056512C">
              <w:rPr>
                <w:noProof/>
                <w:webHidden/>
              </w:rPr>
              <w:fldChar w:fldCharType="end"/>
            </w:r>
          </w:hyperlink>
        </w:p>
        <w:p w14:paraId="24432C20" w14:textId="77777777" w:rsidR="0056512C" w:rsidRDefault="009760A0">
          <w:pPr>
            <w:pStyle w:val="TM2"/>
            <w:tabs>
              <w:tab w:val="left" w:pos="660"/>
              <w:tab w:val="right" w:leader="dot" w:pos="9062"/>
            </w:tabs>
            <w:rPr>
              <w:rFonts w:eastAsiaTheme="minorEastAsia"/>
              <w:noProof/>
              <w:lang w:eastAsia="fr-FR"/>
            </w:rPr>
          </w:pPr>
          <w:hyperlink w:anchor="_Toc104480447" w:history="1">
            <w:r w:rsidR="0056512C" w:rsidRPr="004A1685">
              <w:rPr>
                <w:rStyle w:val="Lienhypertexte"/>
                <w:rFonts w:asciiTheme="majorBidi" w:hAnsiTheme="majorBidi"/>
                <w:b/>
                <w:bCs/>
                <w:noProof/>
              </w:rPr>
              <w:t>1-</w:t>
            </w:r>
            <w:r w:rsidR="0056512C">
              <w:rPr>
                <w:rFonts w:eastAsiaTheme="minorEastAsia"/>
                <w:noProof/>
                <w:lang w:eastAsia="fr-FR"/>
              </w:rPr>
              <w:tab/>
            </w:r>
            <w:r w:rsidR="0056512C" w:rsidRPr="004A1685">
              <w:rPr>
                <w:rStyle w:val="Lienhypertexte"/>
                <w:rFonts w:asciiTheme="majorBidi" w:hAnsiTheme="majorBidi"/>
                <w:b/>
                <w:bCs/>
                <w:noProof/>
              </w:rPr>
              <w:t>Introduction</w:t>
            </w:r>
            <w:r w:rsidR="0056512C">
              <w:rPr>
                <w:noProof/>
                <w:webHidden/>
              </w:rPr>
              <w:tab/>
            </w:r>
            <w:r w:rsidR="0056512C">
              <w:rPr>
                <w:noProof/>
                <w:webHidden/>
              </w:rPr>
              <w:fldChar w:fldCharType="begin"/>
            </w:r>
            <w:r w:rsidR="0056512C">
              <w:rPr>
                <w:noProof/>
                <w:webHidden/>
              </w:rPr>
              <w:instrText xml:space="preserve"> PAGEREF _Toc104480447 \h </w:instrText>
            </w:r>
            <w:r w:rsidR="0056512C">
              <w:rPr>
                <w:noProof/>
                <w:webHidden/>
              </w:rPr>
            </w:r>
            <w:r w:rsidR="0056512C">
              <w:rPr>
                <w:noProof/>
                <w:webHidden/>
              </w:rPr>
              <w:fldChar w:fldCharType="separate"/>
            </w:r>
            <w:r w:rsidR="0056512C">
              <w:rPr>
                <w:noProof/>
                <w:webHidden/>
              </w:rPr>
              <w:t>18</w:t>
            </w:r>
            <w:r w:rsidR="0056512C">
              <w:rPr>
                <w:noProof/>
                <w:webHidden/>
              </w:rPr>
              <w:fldChar w:fldCharType="end"/>
            </w:r>
          </w:hyperlink>
        </w:p>
        <w:p w14:paraId="4000890A" w14:textId="77777777" w:rsidR="0056512C" w:rsidRDefault="009760A0">
          <w:pPr>
            <w:pStyle w:val="TM2"/>
            <w:tabs>
              <w:tab w:val="left" w:pos="660"/>
              <w:tab w:val="right" w:leader="dot" w:pos="9062"/>
            </w:tabs>
            <w:rPr>
              <w:rFonts w:eastAsiaTheme="minorEastAsia"/>
              <w:noProof/>
              <w:lang w:eastAsia="fr-FR"/>
            </w:rPr>
          </w:pPr>
          <w:hyperlink w:anchor="_Toc104480448" w:history="1">
            <w:r w:rsidR="0056512C" w:rsidRPr="004A1685">
              <w:rPr>
                <w:rStyle w:val="Lienhypertexte"/>
                <w:rFonts w:asciiTheme="majorBidi" w:hAnsiTheme="majorBidi"/>
                <w:b/>
                <w:bCs/>
                <w:noProof/>
              </w:rPr>
              <w:t>2-</w:t>
            </w:r>
            <w:r w:rsidR="0056512C">
              <w:rPr>
                <w:rFonts w:eastAsiaTheme="minorEastAsia"/>
                <w:noProof/>
                <w:lang w:eastAsia="fr-FR"/>
              </w:rPr>
              <w:tab/>
            </w:r>
            <w:r w:rsidR="0056512C" w:rsidRPr="004A1685">
              <w:rPr>
                <w:rStyle w:val="Lienhypertexte"/>
                <w:rFonts w:asciiTheme="majorBidi" w:hAnsiTheme="majorBidi"/>
                <w:b/>
                <w:bCs/>
                <w:noProof/>
              </w:rPr>
              <w:t>Spécification des besoins</w:t>
            </w:r>
            <w:r w:rsidR="0056512C">
              <w:rPr>
                <w:noProof/>
                <w:webHidden/>
              </w:rPr>
              <w:tab/>
            </w:r>
            <w:r w:rsidR="0056512C">
              <w:rPr>
                <w:noProof/>
                <w:webHidden/>
              </w:rPr>
              <w:fldChar w:fldCharType="begin"/>
            </w:r>
            <w:r w:rsidR="0056512C">
              <w:rPr>
                <w:noProof/>
                <w:webHidden/>
              </w:rPr>
              <w:instrText xml:space="preserve"> PAGEREF _Toc104480448 \h </w:instrText>
            </w:r>
            <w:r w:rsidR="0056512C">
              <w:rPr>
                <w:noProof/>
                <w:webHidden/>
              </w:rPr>
            </w:r>
            <w:r w:rsidR="0056512C">
              <w:rPr>
                <w:noProof/>
                <w:webHidden/>
              </w:rPr>
              <w:fldChar w:fldCharType="separate"/>
            </w:r>
            <w:r w:rsidR="0056512C">
              <w:rPr>
                <w:noProof/>
                <w:webHidden/>
              </w:rPr>
              <w:t>18</w:t>
            </w:r>
            <w:r w:rsidR="0056512C">
              <w:rPr>
                <w:noProof/>
                <w:webHidden/>
              </w:rPr>
              <w:fldChar w:fldCharType="end"/>
            </w:r>
          </w:hyperlink>
        </w:p>
        <w:p w14:paraId="6F960E0F" w14:textId="77777777" w:rsidR="0056512C" w:rsidRDefault="009760A0">
          <w:pPr>
            <w:pStyle w:val="TM3"/>
            <w:tabs>
              <w:tab w:val="right" w:leader="dot" w:pos="9062"/>
            </w:tabs>
            <w:rPr>
              <w:rFonts w:eastAsiaTheme="minorEastAsia"/>
              <w:noProof/>
              <w:lang w:eastAsia="fr-FR"/>
            </w:rPr>
          </w:pPr>
          <w:hyperlink w:anchor="_Toc104480449" w:history="1">
            <w:r w:rsidR="0056512C" w:rsidRPr="004A1685">
              <w:rPr>
                <w:rStyle w:val="Lienhypertexte"/>
                <w:noProof/>
              </w:rPr>
              <w:t>Expression du besoin</w:t>
            </w:r>
            <w:r w:rsidR="0056512C">
              <w:rPr>
                <w:noProof/>
                <w:webHidden/>
              </w:rPr>
              <w:tab/>
            </w:r>
            <w:r w:rsidR="0056512C">
              <w:rPr>
                <w:noProof/>
                <w:webHidden/>
              </w:rPr>
              <w:fldChar w:fldCharType="begin"/>
            </w:r>
            <w:r w:rsidR="0056512C">
              <w:rPr>
                <w:noProof/>
                <w:webHidden/>
              </w:rPr>
              <w:instrText xml:space="preserve"> PAGEREF _Toc104480449 \h </w:instrText>
            </w:r>
            <w:r w:rsidR="0056512C">
              <w:rPr>
                <w:noProof/>
                <w:webHidden/>
              </w:rPr>
            </w:r>
            <w:r w:rsidR="0056512C">
              <w:rPr>
                <w:noProof/>
                <w:webHidden/>
              </w:rPr>
              <w:fldChar w:fldCharType="separate"/>
            </w:r>
            <w:r w:rsidR="0056512C">
              <w:rPr>
                <w:noProof/>
                <w:webHidden/>
              </w:rPr>
              <w:t>18</w:t>
            </w:r>
            <w:r w:rsidR="0056512C">
              <w:rPr>
                <w:noProof/>
                <w:webHidden/>
              </w:rPr>
              <w:fldChar w:fldCharType="end"/>
            </w:r>
          </w:hyperlink>
        </w:p>
        <w:p w14:paraId="6AA655F3" w14:textId="77777777" w:rsidR="0056512C" w:rsidRDefault="009760A0">
          <w:pPr>
            <w:pStyle w:val="TM3"/>
            <w:tabs>
              <w:tab w:val="right" w:leader="dot" w:pos="9062"/>
            </w:tabs>
            <w:rPr>
              <w:rFonts w:eastAsiaTheme="minorEastAsia"/>
              <w:noProof/>
              <w:lang w:eastAsia="fr-FR"/>
            </w:rPr>
          </w:pPr>
          <w:hyperlink w:anchor="_Toc104480450" w:history="1">
            <w:r w:rsidR="0056512C" w:rsidRPr="004A1685">
              <w:rPr>
                <w:rStyle w:val="Lienhypertexte"/>
                <w:noProof/>
              </w:rPr>
              <w:t>3-8 Cahier de charge</w:t>
            </w:r>
            <w:r w:rsidR="0056512C">
              <w:rPr>
                <w:noProof/>
                <w:webHidden/>
              </w:rPr>
              <w:tab/>
            </w:r>
            <w:r w:rsidR="0056512C">
              <w:rPr>
                <w:noProof/>
                <w:webHidden/>
              </w:rPr>
              <w:fldChar w:fldCharType="begin"/>
            </w:r>
            <w:r w:rsidR="0056512C">
              <w:rPr>
                <w:noProof/>
                <w:webHidden/>
              </w:rPr>
              <w:instrText xml:space="preserve"> PAGEREF _Toc104480450 \h </w:instrText>
            </w:r>
            <w:r w:rsidR="0056512C">
              <w:rPr>
                <w:noProof/>
                <w:webHidden/>
              </w:rPr>
            </w:r>
            <w:r w:rsidR="0056512C">
              <w:rPr>
                <w:noProof/>
                <w:webHidden/>
              </w:rPr>
              <w:fldChar w:fldCharType="separate"/>
            </w:r>
            <w:r w:rsidR="0056512C">
              <w:rPr>
                <w:noProof/>
                <w:webHidden/>
              </w:rPr>
              <w:t>19</w:t>
            </w:r>
            <w:r w:rsidR="0056512C">
              <w:rPr>
                <w:noProof/>
                <w:webHidden/>
              </w:rPr>
              <w:fldChar w:fldCharType="end"/>
            </w:r>
          </w:hyperlink>
        </w:p>
        <w:p w14:paraId="0A3C38E7" w14:textId="77777777" w:rsidR="0056512C" w:rsidRDefault="009760A0">
          <w:pPr>
            <w:pStyle w:val="TM2"/>
            <w:tabs>
              <w:tab w:val="left" w:pos="660"/>
              <w:tab w:val="right" w:leader="dot" w:pos="9062"/>
            </w:tabs>
            <w:rPr>
              <w:rFonts w:eastAsiaTheme="minorEastAsia"/>
              <w:noProof/>
              <w:lang w:eastAsia="fr-FR"/>
            </w:rPr>
          </w:pPr>
          <w:hyperlink w:anchor="_Toc104480451" w:history="1">
            <w:r w:rsidR="0056512C" w:rsidRPr="004A1685">
              <w:rPr>
                <w:rStyle w:val="Lienhypertexte"/>
                <w:rFonts w:asciiTheme="majorBidi" w:eastAsia="Microsoft JhengHei" w:hAnsiTheme="majorBidi"/>
                <w:b/>
                <w:bCs/>
                <w:noProof/>
              </w:rPr>
              <w:t>3-</w:t>
            </w:r>
            <w:r w:rsidR="0056512C">
              <w:rPr>
                <w:rFonts w:eastAsiaTheme="minorEastAsia"/>
                <w:noProof/>
                <w:lang w:eastAsia="fr-FR"/>
              </w:rPr>
              <w:tab/>
            </w:r>
            <w:r w:rsidR="0056512C" w:rsidRPr="004A1685">
              <w:rPr>
                <w:rStyle w:val="Lienhypertexte"/>
                <w:rFonts w:asciiTheme="majorBidi" w:eastAsia="Microsoft JhengHei" w:hAnsiTheme="majorBidi"/>
                <w:b/>
                <w:bCs/>
                <w:noProof/>
              </w:rPr>
              <w:t>Architecture globale « Software –Hardware »</w:t>
            </w:r>
            <w:r w:rsidR="0056512C">
              <w:rPr>
                <w:noProof/>
                <w:webHidden/>
              </w:rPr>
              <w:tab/>
            </w:r>
            <w:r w:rsidR="0056512C">
              <w:rPr>
                <w:noProof/>
                <w:webHidden/>
              </w:rPr>
              <w:fldChar w:fldCharType="begin"/>
            </w:r>
            <w:r w:rsidR="0056512C">
              <w:rPr>
                <w:noProof/>
                <w:webHidden/>
              </w:rPr>
              <w:instrText xml:space="preserve"> PAGEREF _Toc104480451 \h </w:instrText>
            </w:r>
            <w:r w:rsidR="0056512C">
              <w:rPr>
                <w:noProof/>
                <w:webHidden/>
              </w:rPr>
            </w:r>
            <w:r w:rsidR="0056512C">
              <w:rPr>
                <w:noProof/>
                <w:webHidden/>
              </w:rPr>
              <w:fldChar w:fldCharType="separate"/>
            </w:r>
            <w:r w:rsidR="0056512C">
              <w:rPr>
                <w:noProof/>
                <w:webHidden/>
              </w:rPr>
              <w:t>20</w:t>
            </w:r>
            <w:r w:rsidR="0056512C">
              <w:rPr>
                <w:noProof/>
                <w:webHidden/>
              </w:rPr>
              <w:fldChar w:fldCharType="end"/>
            </w:r>
          </w:hyperlink>
        </w:p>
        <w:p w14:paraId="435F9F6E" w14:textId="77777777" w:rsidR="0056512C" w:rsidRDefault="009760A0">
          <w:pPr>
            <w:pStyle w:val="TM3"/>
            <w:tabs>
              <w:tab w:val="left" w:pos="1100"/>
              <w:tab w:val="right" w:leader="dot" w:pos="9062"/>
            </w:tabs>
            <w:rPr>
              <w:rFonts w:eastAsiaTheme="minorEastAsia"/>
              <w:noProof/>
              <w:lang w:eastAsia="fr-FR"/>
            </w:rPr>
          </w:pPr>
          <w:hyperlink w:anchor="_Toc104480452" w:history="1">
            <w:r w:rsidR="0056512C" w:rsidRPr="004A1685">
              <w:rPr>
                <w:rStyle w:val="Lienhypertexte"/>
                <w:rFonts w:asciiTheme="majorBidi" w:eastAsia="Microsoft JhengHei" w:hAnsiTheme="majorBidi"/>
                <w:b/>
                <w:bCs/>
                <w:noProof/>
              </w:rPr>
              <w:t>3-1</w:t>
            </w:r>
            <w:r w:rsidR="0056512C">
              <w:rPr>
                <w:rFonts w:eastAsiaTheme="minorEastAsia"/>
                <w:noProof/>
                <w:lang w:eastAsia="fr-FR"/>
              </w:rPr>
              <w:tab/>
            </w:r>
            <w:r w:rsidR="0056512C" w:rsidRPr="004A1685">
              <w:rPr>
                <w:rStyle w:val="Lienhypertexte"/>
                <w:rFonts w:asciiTheme="majorBidi" w:eastAsia="Microsoft JhengHei" w:hAnsiTheme="majorBidi"/>
                <w:b/>
                <w:bCs/>
                <w:noProof/>
              </w:rPr>
              <w:t>Architecture Hardware :</w:t>
            </w:r>
            <w:r w:rsidR="0056512C">
              <w:rPr>
                <w:noProof/>
                <w:webHidden/>
              </w:rPr>
              <w:tab/>
            </w:r>
            <w:r w:rsidR="0056512C">
              <w:rPr>
                <w:noProof/>
                <w:webHidden/>
              </w:rPr>
              <w:fldChar w:fldCharType="begin"/>
            </w:r>
            <w:r w:rsidR="0056512C">
              <w:rPr>
                <w:noProof/>
                <w:webHidden/>
              </w:rPr>
              <w:instrText xml:space="preserve"> PAGEREF _Toc104480452 \h </w:instrText>
            </w:r>
            <w:r w:rsidR="0056512C">
              <w:rPr>
                <w:noProof/>
                <w:webHidden/>
              </w:rPr>
            </w:r>
            <w:r w:rsidR="0056512C">
              <w:rPr>
                <w:noProof/>
                <w:webHidden/>
              </w:rPr>
              <w:fldChar w:fldCharType="separate"/>
            </w:r>
            <w:r w:rsidR="0056512C">
              <w:rPr>
                <w:noProof/>
                <w:webHidden/>
              </w:rPr>
              <w:t>20</w:t>
            </w:r>
            <w:r w:rsidR="0056512C">
              <w:rPr>
                <w:noProof/>
                <w:webHidden/>
              </w:rPr>
              <w:fldChar w:fldCharType="end"/>
            </w:r>
          </w:hyperlink>
        </w:p>
        <w:p w14:paraId="46740A90" w14:textId="77777777" w:rsidR="0056512C" w:rsidRDefault="009760A0">
          <w:pPr>
            <w:pStyle w:val="TM3"/>
            <w:tabs>
              <w:tab w:val="right" w:leader="dot" w:pos="9062"/>
            </w:tabs>
            <w:rPr>
              <w:rFonts w:eastAsiaTheme="minorEastAsia"/>
              <w:noProof/>
              <w:lang w:eastAsia="fr-FR"/>
            </w:rPr>
          </w:pPr>
          <w:hyperlink w:anchor="_Toc104480453" w:history="1">
            <w:r w:rsidR="0056512C" w:rsidRPr="004A1685">
              <w:rPr>
                <w:rStyle w:val="Lienhypertexte"/>
                <w:noProof/>
              </w:rPr>
              <w:t>3.2</w:t>
            </w:r>
            <w:r w:rsidR="0056512C" w:rsidRPr="004A1685">
              <w:rPr>
                <w:rStyle w:val="Lienhypertexte"/>
                <w:rFonts w:ascii="Arial" w:eastAsia="Arial" w:hAnsi="Arial" w:cs="Arial"/>
                <w:noProof/>
              </w:rPr>
              <w:t xml:space="preserve"> </w:t>
            </w:r>
            <w:r w:rsidR="0056512C" w:rsidRPr="004A1685">
              <w:rPr>
                <w:rStyle w:val="Lienhypertexte"/>
                <w:noProof/>
              </w:rPr>
              <w:t>Architecture Software :</w:t>
            </w:r>
            <w:r w:rsidR="0056512C">
              <w:rPr>
                <w:noProof/>
                <w:webHidden/>
              </w:rPr>
              <w:tab/>
            </w:r>
            <w:r w:rsidR="0056512C">
              <w:rPr>
                <w:noProof/>
                <w:webHidden/>
              </w:rPr>
              <w:fldChar w:fldCharType="begin"/>
            </w:r>
            <w:r w:rsidR="0056512C">
              <w:rPr>
                <w:noProof/>
                <w:webHidden/>
              </w:rPr>
              <w:instrText xml:space="preserve"> PAGEREF _Toc104480453 \h </w:instrText>
            </w:r>
            <w:r w:rsidR="0056512C">
              <w:rPr>
                <w:noProof/>
                <w:webHidden/>
              </w:rPr>
            </w:r>
            <w:r w:rsidR="0056512C">
              <w:rPr>
                <w:noProof/>
                <w:webHidden/>
              </w:rPr>
              <w:fldChar w:fldCharType="separate"/>
            </w:r>
            <w:r w:rsidR="0056512C">
              <w:rPr>
                <w:noProof/>
                <w:webHidden/>
              </w:rPr>
              <w:t>30</w:t>
            </w:r>
            <w:r w:rsidR="0056512C">
              <w:rPr>
                <w:noProof/>
                <w:webHidden/>
              </w:rPr>
              <w:fldChar w:fldCharType="end"/>
            </w:r>
          </w:hyperlink>
        </w:p>
        <w:p w14:paraId="6CC61AB7" w14:textId="77777777" w:rsidR="0056512C" w:rsidRDefault="009760A0">
          <w:pPr>
            <w:pStyle w:val="TM1"/>
            <w:tabs>
              <w:tab w:val="right" w:leader="dot" w:pos="9062"/>
            </w:tabs>
            <w:rPr>
              <w:rFonts w:eastAsiaTheme="minorEastAsia"/>
              <w:noProof/>
              <w:lang w:eastAsia="fr-FR"/>
            </w:rPr>
          </w:pPr>
          <w:hyperlink w:anchor="_Toc104480454" w:history="1">
            <w:r w:rsidR="0056512C" w:rsidRPr="004A1685">
              <w:rPr>
                <w:rStyle w:val="Lienhypertexte"/>
                <w:noProof/>
              </w:rPr>
              <w:t>Chapitre 4 : Conception et réalisation</w:t>
            </w:r>
            <w:r w:rsidR="0056512C">
              <w:rPr>
                <w:noProof/>
                <w:webHidden/>
              </w:rPr>
              <w:tab/>
            </w:r>
            <w:r w:rsidR="0056512C">
              <w:rPr>
                <w:noProof/>
                <w:webHidden/>
              </w:rPr>
              <w:fldChar w:fldCharType="begin"/>
            </w:r>
            <w:r w:rsidR="0056512C">
              <w:rPr>
                <w:noProof/>
                <w:webHidden/>
              </w:rPr>
              <w:instrText xml:space="preserve"> PAGEREF _Toc104480454 \h </w:instrText>
            </w:r>
            <w:r w:rsidR="0056512C">
              <w:rPr>
                <w:noProof/>
                <w:webHidden/>
              </w:rPr>
            </w:r>
            <w:r w:rsidR="0056512C">
              <w:rPr>
                <w:noProof/>
                <w:webHidden/>
              </w:rPr>
              <w:fldChar w:fldCharType="separate"/>
            </w:r>
            <w:r w:rsidR="0056512C">
              <w:rPr>
                <w:noProof/>
                <w:webHidden/>
              </w:rPr>
              <w:t>33</w:t>
            </w:r>
            <w:r w:rsidR="0056512C">
              <w:rPr>
                <w:noProof/>
                <w:webHidden/>
              </w:rPr>
              <w:fldChar w:fldCharType="end"/>
            </w:r>
          </w:hyperlink>
        </w:p>
        <w:p w14:paraId="06FBC79C" w14:textId="77777777" w:rsidR="0056512C" w:rsidRDefault="009760A0">
          <w:pPr>
            <w:pStyle w:val="TM2"/>
            <w:tabs>
              <w:tab w:val="left" w:pos="660"/>
              <w:tab w:val="right" w:leader="dot" w:pos="9062"/>
            </w:tabs>
            <w:rPr>
              <w:rFonts w:eastAsiaTheme="minorEastAsia"/>
              <w:noProof/>
              <w:lang w:eastAsia="fr-FR"/>
            </w:rPr>
          </w:pPr>
          <w:hyperlink w:anchor="_Toc104480455" w:history="1">
            <w:r w:rsidR="0056512C" w:rsidRPr="004A1685">
              <w:rPr>
                <w:rStyle w:val="Lienhypertexte"/>
                <w:rFonts w:asciiTheme="majorBidi" w:hAnsiTheme="majorBidi"/>
                <w:b/>
                <w:bCs/>
                <w:noProof/>
              </w:rPr>
              <w:t>1-</w:t>
            </w:r>
            <w:r w:rsidR="0056512C">
              <w:rPr>
                <w:rFonts w:eastAsiaTheme="minorEastAsia"/>
                <w:noProof/>
                <w:lang w:eastAsia="fr-FR"/>
              </w:rPr>
              <w:tab/>
            </w:r>
            <w:r w:rsidR="0056512C" w:rsidRPr="004A1685">
              <w:rPr>
                <w:rStyle w:val="Lienhypertexte"/>
                <w:rFonts w:asciiTheme="majorBidi" w:hAnsiTheme="majorBidi"/>
                <w:b/>
                <w:bCs/>
                <w:noProof/>
              </w:rPr>
              <w:t>Introduction</w:t>
            </w:r>
            <w:r w:rsidR="0056512C">
              <w:rPr>
                <w:noProof/>
                <w:webHidden/>
              </w:rPr>
              <w:tab/>
            </w:r>
            <w:r w:rsidR="0056512C">
              <w:rPr>
                <w:noProof/>
                <w:webHidden/>
              </w:rPr>
              <w:fldChar w:fldCharType="begin"/>
            </w:r>
            <w:r w:rsidR="0056512C">
              <w:rPr>
                <w:noProof/>
                <w:webHidden/>
              </w:rPr>
              <w:instrText xml:space="preserve"> PAGEREF _Toc104480455 \h </w:instrText>
            </w:r>
            <w:r w:rsidR="0056512C">
              <w:rPr>
                <w:noProof/>
                <w:webHidden/>
              </w:rPr>
            </w:r>
            <w:r w:rsidR="0056512C">
              <w:rPr>
                <w:noProof/>
                <w:webHidden/>
              </w:rPr>
              <w:fldChar w:fldCharType="separate"/>
            </w:r>
            <w:r w:rsidR="0056512C">
              <w:rPr>
                <w:noProof/>
                <w:webHidden/>
              </w:rPr>
              <w:t>33</w:t>
            </w:r>
            <w:r w:rsidR="0056512C">
              <w:rPr>
                <w:noProof/>
                <w:webHidden/>
              </w:rPr>
              <w:fldChar w:fldCharType="end"/>
            </w:r>
          </w:hyperlink>
        </w:p>
        <w:p w14:paraId="04255928" w14:textId="77777777" w:rsidR="0056512C" w:rsidRDefault="009760A0">
          <w:pPr>
            <w:pStyle w:val="TM2"/>
            <w:tabs>
              <w:tab w:val="left" w:pos="660"/>
              <w:tab w:val="right" w:leader="dot" w:pos="9062"/>
            </w:tabs>
            <w:rPr>
              <w:rFonts w:eastAsiaTheme="minorEastAsia"/>
              <w:noProof/>
              <w:lang w:eastAsia="fr-FR"/>
            </w:rPr>
          </w:pPr>
          <w:hyperlink w:anchor="_Toc104480456" w:history="1">
            <w:r w:rsidR="0056512C" w:rsidRPr="004A1685">
              <w:rPr>
                <w:rStyle w:val="Lienhypertexte"/>
                <w:rFonts w:asciiTheme="majorBidi" w:hAnsiTheme="majorBidi"/>
                <w:b/>
                <w:bCs/>
                <w:noProof/>
              </w:rPr>
              <w:t>2-</w:t>
            </w:r>
            <w:r w:rsidR="0056512C">
              <w:rPr>
                <w:rFonts w:eastAsiaTheme="minorEastAsia"/>
                <w:noProof/>
                <w:lang w:eastAsia="fr-FR"/>
              </w:rPr>
              <w:tab/>
            </w:r>
            <w:r w:rsidR="0056512C" w:rsidRPr="004A1685">
              <w:rPr>
                <w:rStyle w:val="Lienhypertexte"/>
                <w:rFonts w:asciiTheme="majorBidi" w:hAnsiTheme="majorBidi"/>
                <w:b/>
                <w:bCs/>
                <w:noProof/>
              </w:rPr>
              <w:t>OS kernel</w:t>
            </w:r>
            <w:r w:rsidR="0056512C">
              <w:rPr>
                <w:noProof/>
                <w:webHidden/>
              </w:rPr>
              <w:tab/>
            </w:r>
            <w:r w:rsidR="0056512C">
              <w:rPr>
                <w:noProof/>
                <w:webHidden/>
              </w:rPr>
              <w:fldChar w:fldCharType="begin"/>
            </w:r>
            <w:r w:rsidR="0056512C">
              <w:rPr>
                <w:noProof/>
                <w:webHidden/>
              </w:rPr>
              <w:instrText xml:space="preserve"> PAGEREF _Toc104480456 \h </w:instrText>
            </w:r>
            <w:r w:rsidR="0056512C">
              <w:rPr>
                <w:noProof/>
                <w:webHidden/>
              </w:rPr>
            </w:r>
            <w:r w:rsidR="0056512C">
              <w:rPr>
                <w:noProof/>
                <w:webHidden/>
              </w:rPr>
              <w:fldChar w:fldCharType="separate"/>
            </w:r>
            <w:r w:rsidR="0056512C">
              <w:rPr>
                <w:noProof/>
                <w:webHidden/>
              </w:rPr>
              <w:t>33</w:t>
            </w:r>
            <w:r w:rsidR="0056512C">
              <w:rPr>
                <w:noProof/>
                <w:webHidden/>
              </w:rPr>
              <w:fldChar w:fldCharType="end"/>
            </w:r>
          </w:hyperlink>
        </w:p>
        <w:p w14:paraId="27DA10D3" w14:textId="77777777" w:rsidR="0056512C" w:rsidRDefault="009760A0">
          <w:pPr>
            <w:pStyle w:val="TM3"/>
            <w:tabs>
              <w:tab w:val="right" w:leader="dot" w:pos="9062"/>
            </w:tabs>
            <w:rPr>
              <w:rFonts w:eastAsiaTheme="minorEastAsia"/>
              <w:noProof/>
              <w:lang w:eastAsia="fr-FR"/>
            </w:rPr>
          </w:pPr>
          <w:hyperlink w:anchor="_Toc104480457" w:history="1">
            <w:r w:rsidR="0056512C" w:rsidRPr="004A1685">
              <w:rPr>
                <w:rStyle w:val="Lienhypertexte"/>
                <w:rFonts w:asciiTheme="majorBidi" w:eastAsia="Microsoft JhengHei" w:hAnsiTheme="majorBidi"/>
                <w:b/>
                <w:bCs/>
                <w:noProof/>
              </w:rPr>
              <w:t>2-1 Middleware (FreeRTOS)</w:t>
            </w:r>
            <w:r w:rsidR="0056512C">
              <w:rPr>
                <w:noProof/>
                <w:webHidden/>
              </w:rPr>
              <w:tab/>
            </w:r>
            <w:r w:rsidR="0056512C">
              <w:rPr>
                <w:noProof/>
                <w:webHidden/>
              </w:rPr>
              <w:fldChar w:fldCharType="begin"/>
            </w:r>
            <w:r w:rsidR="0056512C">
              <w:rPr>
                <w:noProof/>
                <w:webHidden/>
              </w:rPr>
              <w:instrText xml:space="preserve"> PAGEREF _Toc104480457 \h </w:instrText>
            </w:r>
            <w:r w:rsidR="0056512C">
              <w:rPr>
                <w:noProof/>
                <w:webHidden/>
              </w:rPr>
            </w:r>
            <w:r w:rsidR="0056512C">
              <w:rPr>
                <w:noProof/>
                <w:webHidden/>
              </w:rPr>
              <w:fldChar w:fldCharType="separate"/>
            </w:r>
            <w:r w:rsidR="0056512C">
              <w:rPr>
                <w:noProof/>
                <w:webHidden/>
              </w:rPr>
              <w:t>33</w:t>
            </w:r>
            <w:r w:rsidR="0056512C">
              <w:rPr>
                <w:noProof/>
                <w:webHidden/>
              </w:rPr>
              <w:fldChar w:fldCharType="end"/>
            </w:r>
          </w:hyperlink>
        </w:p>
        <w:p w14:paraId="73C43874" w14:textId="77777777" w:rsidR="0056512C" w:rsidRDefault="009760A0">
          <w:pPr>
            <w:pStyle w:val="TM3"/>
            <w:tabs>
              <w:tab w:val="left" w:pos="1100"/>
              <w:tab w:val="right" w:leader="dot" w:pos="9062"/>
            </w:tabs>
            <w:rPr>
              <w:rFonts w:eastAsiaTheme="minorEastAsia"/>
              <w:noProof/>
              <w:lang w:eastAsia="fr-FR"/>
            </w:rPr>
          </w:pPr>
          <w:hyperlink w:anchor="_Toc104480458" w:history="1">
            <w:r w:rsidR="0056512C" w:rsidRPr="004A1685">
              <w:rPr>
                <w:rStyle w:val="Lienhypertexte"/>
                <w:rFonts w:asciiTheme="majorBidi" w:eastAsia="Microsoft JhengHei" w:hAnsiTheme="majorBidi"/>
                <w:b/>
                <w:bCs/>
                <w:noProof/>
              </w:rPr>
              <w:t>2-2</w:t>
            </w:r>
            <w:r w:rsidR="0056512C">
              <w:rPr>
                <w:rFonts w:eastAsiaTheme="minorEastAsia"/>
                <w:noProof/>
                <w:lang w:eastAsia="fr-FR"/>
              </w:rPr>
              <w:tab/>
            </w:r>
            <w:r w:rsidR="0056512C" w:rsidRPr="004A1685">
              <w:rPr>
                <w:rStyle w:val="Lienhypertexte"/>
                <w:rFonts w:asciiTheme="majorBidi" w:eastAsia="Microsoft JhengHei" w:hAnsiTheme="majorBidi"/>
                <w:b/>
                <w:bCs/>
                <w:noProof/>
              </w:rPr>
              <w:t>Tâches Et Queues (File d’attente)</w:t>
            </w:r>
            <w:r w:rsidR="0056512C">
              <w:rPr>
                <w:noProof/>
                <w:webHidden/>
              </w:rPr>
              <w:tab/>
            </w:r>
            <w:r w:rsidR="0056512C">
              <w:rPr>
                <w:noProof/>
                <w:webHidden/>
              </w:rPr>
              <w:fldChar w:fldCharType="begin"/>
            </w:r>
            <w:r w:rsidR="0056512C">
              <w:rPr>
                <w:noProof/>
                <w:webHidden/>
              </w:rPr>
              <w:instrText xml:space="preserve"> PAGEREF _Toc104480458 \h </w:instrText>
            </w:r>
            <w:r w:rsidR="0056512C">
              <w:rPr>
                <w:noProof/>
                <w:webHidden/>
              </w:rPr>
            </w:r>
            <w:r w:rsidR="0056512C">
              <w:rPr>
                <w:noProof/>
                <w:webHidden/>
              </w:rPr>
              <w:fldChar w:fldCharType="separate"/>
            </w:r>
            <w:r w:rsidR="0056512C">
              <w:rPr>
                <w:noProof/>
                <w:webHidden/>
              </w:rPr>
              <w:t>34</w:t>
            </w:r>
            <w:r w:rsidR="0056512C">
              <w:rPr>
                <w:noProof/>
                <w:webHidden/>
              </w:rPr>
              <w:fldChar w:fldCharType="end"/>
            </w:r>
          </w:hyperlink>
        </w:p>
        <w:p w14:paraId="49B6B71F" w14:textId="77777777" w:rsidR="0056512C" w:rsidRDefault="009760A0">
          <w:pPr>
            <w:pStyle w:val="TM2"/>
            <w:tabs>
              <w:tab w:val="left" w:pos="660"/>
              <w:tab w:val="right" w:leader="dot" w:pos="9062"/>
            </w:tabs>
            <w:rPr>
              <w:rFonts w:eastAsiaTheme="minorEastAsia"/>
              <w:noProof/>
              <w:lang w:eastAsia="fr-FR"/>
            </w:rPr>
          </w:pPr>
          <w:hyperlink w:anchor="_Toc104480459" w:history="1">
            <w:r w:rsidR="0056512C" w:rsidRPr="004A1685">
              <w:rPr>
                <w:rStyle w:val="Lienhypertexte"/>
                <w:rFonts w:asciiTheme="majorBidi" w:hAnsiTheme="majorBidi"/>
                <w:b/>
                <w:bCs/>
                <w:noProof/>
              </w:rPr>
              <w:t>3-</w:t>
            </w:r>
            <w:r w:rsidR="0056512C">
              <w:rPr>
                <w:rFonts w:eastAsiaTheme="minorEastAsia"/>
                <w:noProof/>
                <w:lang w:eastAsia="fr-FR"/>
              </w:rPr>
              <w:tab/>
            </w:r>
            <w:r w:rsidR="0056512C" w:rsidRPr="004A1685">
              <w:rPr>
                <w:rStyle w:val="Lienhypertexte"/>
                <w:rFonts w:asciiTheme="majorBidi" w:hAnsiTheme="majorBidi"/>
                <w:b/>
                <w:bCs/>
                <w:noProof/>
              </w:rPr>
              <w:t>Moteur pas à pas</w:t>
            </w:r>
            <w:r w:rsidR="0056512C">
              <w:rPr>
                <w:noProof/>
                <w:webHidden/>
              </w:rPr>
              <w:tab/>
            </w:r>
            <w:r w:rsidR="0056512C">
              <w:rPr>
                <w:noProof/>
                <w:webHidden/>
              </w:rPr>
              <w:fldChar w:fldCharType="begin"/>
            </w:r>
            <w:r w:rsidR="0056512C">
              <w:rPr>
                <w:noProof/>
                <w:webHidden/>
              </w:rPr>
              <w:instrText xml:space="preserve"> PAGEREF _Toc104480459 \h </w:instrText>
            </w:r>
            <w:r w:rsidR="0056512C">
              <w:rPr>
                <w:noProof/>
                <w:webHidden/>
              </w:rPr>
            </w:r>
            <w:r w:rsidR="0056512C">
              <w:rPr>
                <w:noProof/>
                <w:webHidden/>
              </w:rPr>
              <w:fldChar w:fldCharType="separate"/>
            </w:r>
            <w:r w:rsidR="0056512C">
              <w:rPr>
                <w:noProof/>
                <w:webHidden/>
              </w:rPr>
              <w:t>38</w:t>
            </w:r>
            <w:r w:rsidR="0056512C">
              <w:rPr>
                <w:noProof/>
                <w:webHidden/>
              </w:rPr>
              <w:fldChar w:fldCharType="end"/>
            </w:r>
          </w:hyperlink>
        </w:p>
        <w:p w14:paraId="019BF935" w14:textId="77777777" w:rsidR="0056512C" w:rsidRDefault="009760A0">
          <w:pPr>
            <w:pStyle w:val="TM3"/>
            <w:tabs>
              <w:tab w:val="left" w:pos="1100"/>
              <w:tab w:val="right" w:leader="dot" w:pos="9062"/>
            </w:tabs>
            <w:rPr>
              <w:rFonts w:eastAsiaTheme="minorEastAsia"/>
              <w:noProof/>
              <w:lang w:eastAsia="fr-FR"/>
            </w:rPr>
          </w:pPr>
          <w:hyperlink w:anchor="_Toc104480460" w:history="1">
            <w:r w:rsidR="0056512C" w:rsidRPr="004A1685">
              <w:rPr>
                <w:rStyle w:val="Lienhypertexte"/>
                <w:rFonts w:asciiTheme="majorBidi" w:hAnsiTheme="majorBidi"/>
                <w:b/>
                <w:bCs/>
                <w:noProof/>
              </w:rPr>
              <w:t>3-1</w:t>
            </w:r>
            <w:r w:rsidR="0056512C">
              <w:rPr>
                <w:rFonts w:eastAsiaTheme="minorEastAsia"/>
                <w:noProof/>
                <w:lang w:eastAsia="fr-FR"/>
              </w:rPr>
              <w:tab/>
            </w:r>
            <w:r w:rsidR="0056512C" w:rsidRPr="004A1685">
              <w:rPr>
                <w:rStyle w:val="Lienhypertexte"/>
                <w:rFonts w:asciiTheme="majorBidi" w:hAnsiTheme="majorBidi"/>
                <w:b/>
                <w:bCs/>
                <w:noProof/>
              </w:rPr>
              <w:t>L6474 Driver / L6474.C :</w:t>
            </w:r>
            <w:r w:rsidR="0056512C">
              <w:rPr>
                <w:noProof/>
                <w:webHidden/>
              </w:rPr>
              <w:tab/>
            </w:r>
            <w:r w:rsidR="0056512C">
              <w:rPr>
                <w:noProof/>
                <w:webHidden/>
              </w:rPr>
              <w:fldChar w:fldCharType="begin"/>
            </w:r>
            <w:r w:rsidR="0056512C">
              <w:rPr>
                <w:noProof/>
                <w:webHidden/>
              </w:rPr>
              <w:instrText xml:space="preserve"> PAGEREF _Toc104480460 \h </w:instrText>
            </w:r>
            <w:r w:rsidR="0056512C">
              <w:rPr>
                <w:noProof/>
                <w:webHidden/>
              </w:rPr>
            </w:r>
            <w:r w:rsidR="0056512C">
              <w:rPr>
                <w:noProof/>
                <w:webHidden/>
              </w:rPr>
              <w:fldChar w:fldCharType="separate"/>
            </w:r>
            <w:r w:rsidR="0056512C">
              <w:rPr>
                <w:noProof/>
                <w:webHidden/>
              </w:rPr>
              <w:t>38</w:t>
            </w:r>
            <w:r w:rsidR="0056512C">
              <w:rPr>
                <w:noProof/>
                <w:webHidden/>
              </w:rPr>
              <w:fldChar w:fldCharType="end"/>
            </w:r>
          </w:hyperlink>
        </w:p>
        <w:p w14:paraId="57B40AAB" w14:textId="77777777" w:rsidR="0056512C" w:rsidRDefault="009760A0">
          <w:pPr>
            <w:pStyle w:val="TM3"/>
            <w:tabs>
              <w:tab w:val="left" w:pos="1100"/>
              <w:tab w:val="right" w:leader="dot" w:pos="9062"/>
            </w:tabs>
            <w:rPr>
              <w:rFonts w:eastAsiaTheme="minorEastAsia"/>
              <w:noProof/>
              <w:lang w:eastAsia="fr-FR"/>
            </w:rPr>
          </w:pPr>
          <w:hyperlink w:anchor="_Toc104480461" w:history="1">
            <w:r w:rsidR="0056512C" w:rsidRPr="004A1685">
              <w:rPr>
                <w:rStyle w:val="Lienhypertexte"/>
                <w:rFonts w:asciiTheme="majorBidi" w:hAnsiTheme="majorBidi"/>
                <w:b/>
                <w:bCs/>
                <w:noProof/>
              </w:rPr>
              <w:t>3-2</w:t>
            </w:r>
            <w:r w:rsidR="0056512C">
              <w:rPr>
                <w:rFonts w:eastAsiaTheme="minorEastAsia"/>
                <w:noProof/>
                <w:lang w:eastAsia="fr-FR"/>
              </w:rPr>
              <w:tab/>
            </w:r>
            <w:r w:rsidR="0056512C" w:rsidRPr="004A1685">
              <w:rPr>
                <w:rStyle w:val="Lienhypertexte"/>
                <w:rFonts w:asciiTheme="majorBidi" w:hAnsiTheme="majorBidi"/>
                <w:b/>
                <w:bCs/>
                <w:noProof/>
              </w:rPr>
              <w:t>Interruptions</w:t>
            </w:r>
            <w:r w:rsidR="0056512C">
              <w:rPr>
                <w:noProof/>
                <w:webHidden/>
              </w:rPr>
              <w:tab/>
            </w:r>
            <w:r w:rsidR="0056512C">
              <w:rPr>
                <w:noProof/>
                <w:webHidden/>
              </w:rPr>
              <w:fldChar w:fldCharType="begin"/>
            </w:r>
            <w:r w:rsidR="0056512C">
              <w:rPr>
                <w:noProof/>
                <w:webHidden/>
              </w:rPr>
              <w:instrText xml:space="preserve"> PAGEREF _Toc104480461 \h </w:instrText>
            </w:r>
            <w:r w:rsidR="0056512C">
              <w:rPr>
                <w:noProof/>
                <w:webHidden/>
              </w:rPr>
            </w:r>
            <w:r w:rsidR="0056512C">
              <w:rPr>
                <w:noProof/>
                <w:webHidden/>
              </w:rPr>
              <w:fldChar w:fldCharType="separate"/>
            </w:r>
            <w:r w:rsidR="0056512C">
              <w:rPr>
                <w:noProof/>
                <w:webHidden/>
              </w:rPr>
              <w:t>42</w:t>
            </w:r>
            <w:r w:rsidR="0056512C">
              <w:rPr>
                <w:noProof/>
                <w:webHidden/>
              </w:rPr>
              <w:fldChar w:fldCharType="end"/>
            </w:r>
          </w:hyperlink>
        </w:p>
        <w:p w14:paraId="310A269A" w14:textId="77777777" w:rsidR="0056512C" w:rsidRDefault="009760A0">
          <w:pPr>
            <w:pStyle w:val="TM3"/>
            <w:tabs>
              <w:tab w:val="left" w:pos="1100"/>
              <w:tab w:val="right" w:leader="dot" w:pos="9062"/>
            </w:tabs>
            <w:rPr>
              <w:rFonts w:eastAsiaTheme="minorEastAsia"/>
              <w:noProof/>
              <w:lang w:eastAsia="fr-FR"/>
            </w:rPr>
          </w:pPr>
          <w:hyperlink w:anchor="_Toc104480462" w:history="1">
            <w:r w:rsidR="0056512C" w:rsidRPr="004A1685">
              <w:rPr>
                <w:rStyle w:val="Lienhypertexte"/>
                <w:noProof/>
              </w:rPr>
              <w:t>3-3</w:t>
            </w:r>
            <w:r w:rsidR="0056512C">
              <w:rPr>
                <w:rFonts w:eastAsiaTheme="minorEastAsia"/>
                <w:noProof/>
                <w:lang w:eastAsia="fr-FR"/>
              </w:rPr>
              <w:tab/>
            </w:r>
            <w:r w:rsidR="0056512C" w:rsidRPr="004A1685">
              <w:rPr>
                <w:rStyle w:val="Lienhypertexte"/>
                <w:noProof/>
              </w:rPr>
              <w:t>Flux de données :</w:t>
            </w:r>
            <w:r w:rsidR="0056512C">
              <w:rPr>
                <w:noProof/>
                <w:webHidden/>
              </w:rPr>
              <w:tab/>
            </w:r>
            <w:r w:rsidR="0056512C">
              <w:rPr>
                <w:noProof/>
                <w:webHidden/>
              </w:rPr>
              <w:fldChar w:fldCharType="begin"/>
            </w:r>
            <w:r w:rsidR="0056512C">
              <w:rPr>
                <w:noProof/>
                <w:webHidden/>
              </w:rPr>
              <w:instrText xml:space="preserve"> PAGEREF _Toc104480462 \h </w:instrText>
            </w:r>
            <w:r w:rsidR="0056512C">
              <w:rPr>
                <w:noProof/>
                <w:webHidden/>
              </w:rPr>
            </w:r>
            <w:r w:rsidR="0056512C">
              <w:rPr>
                <w:noProof/>
                <w:webHidden/>
              </w:rPr>
              <w:fldChar w:fldCharType="separate"/>
            </w:r>
            <w:r w:rsidR="0056512C">
              <w:rPr>
                <w:noProof/>
                <w:webHidden/>
              </w:rPr>
              <w:t>43</w:t>
            </w:r>
            <w:r w:rsidR="0056512C">
              <w:rPr>
                <w:noProof/>
                <w:webHidden/>
              </w:rPr>
              <w:fldChar w:fldCharType="end"/>
            </w:r>
          </w:hyperlink>
        </w:p>
        <w:p w14:paraId="6D77B723" w14:textId="77777777" w:rsidR="0056512C" w:rsidRDefault="009760A0">
          <w:pPr>
            <w:pStyle w:val="TM3"/>
            <w:tabs>
              <w:tab w:val="left" w:pos="1100"/>
              <w:tab w:val="right" w:leader="dot" w:pos="9062"/>
            </w:tabs>
            <w:rPr>
              <w:rFonts w:eastAsiaTheme="minorEastAsia"/>
              <w:noProof/>
              <w:lang w:eastAsia="fr-FR"/>
            </w:rPr>
          </w:pPr>
          <w:hyperlink w:anchor="_Toc104480463" w:history="1">
            <w:r w:rsidR="0056512C" w:rsidRPr="004A1685">
              <w:rPr>
                <w:rStyle w:val="Lienhypertexte"/>
                <w:noProof/>
              </w:rPr>
              <w:t>3-4</w:t>
            </w:r>
            <w:r w:rsidR="0056512C">
              <w:rPr>
                <w:rFonts w:eastAsiaTheme="minorEastAsia"/>
                <w:noProof/>
                <w:lang w:eastAsia="fr-FR"/>
              </w:rPr>
              <w:tab/>
            </w:r>
            <w:r w:rsidR="0056512C" w:rsidRPr="004A1685">
              <w:rPr>
                <w:rStyle w:val="Lienhypertexte"/>
                <w:noProof/>
              </w:rPr>
              <w:t>Calcule</w:t>
            </w:r>
            <w:r w:rsidR="0056512C">
              <w:rPr>
                <w:noProof/>
                <w:webHidden/>
              </w:rPr>
              <w:tab/>
            </w:r>
            <w:r w:rsidR="0056512C">
              <w:rPr>
                <w:noProof/>
                <w:webHidden/>
              </w:rPr>
              <w:fldChar w:fldCharType="begin"/>
            </w:r>
            <w:r w:rsidR="0056512C">
              <w:rPr>
                <w:noProof/>
                <w:webHidden/>
              </w:rPr>
              <w:instrText xml:space="preserve"> PAGEREF _Toc104480463 \h </w:instrText>
            </w:r>
            <w:r w:rsidR="0056512C">
              <w:rPr>
                <w:noProof/>
                <w:webHidden/>
              </w:rPr>
            </w:r>
            <w:r w:rsidR="0056512C">
              <w:rPr>
                <w:noProof/>
                <w:webHidden/>
              </w:rPr>
              <w:fldChar w:fldCharType="separate"/>
            </w:r>
            <w:r w:rsidR="0056512C">
              <w:rPr>
                <w:noProof/>
                <w:webHidden/>
              </w:rPr>
              <w:t>44</w:t>
            </w:r>
            <w:r w:rsidR="0056512C">
              <w:rPr>
                <w:noProof/>
                <w:webHidden/>
              </w:rPr>
              <w:fldChar w:fldCharType="end"/>
            </w:r>
          </w:hyperlink>
        </w:p>
        <w:p w14:paraId="24B9A7B6" w14:textId="77777777" w:rsidR="0056512C" w:rsidRDefault="009760A0">
          <w:pPr>
            <w:pStyle w:val="TM2"/>
            <w:tabs>
              <w:tab w:val="left" w:pos="660"/>
              <w:tab w:val="right" w:leader="dot" w:pos="9062"/>
            </w:tabs>
            <w:rPr>
              <w:rFonts w:eastAsiaTheme="minorEastAsia"/>
              <w:noProof/>
              <w:lang w:eastAsia="fr-FR"/>
            </w:rPr>
          </w:pPr>
          <w:hyperlink w:anchor="_Toc104480464" w:history="1">
            <w:r w:rsidR="0056512C" w:rsidRPr="004A1685">
              <w:rPr>
                <w:rStyle w:val="Lienhypertexte"/>
                <w:rFonts w:asciiTheme="majorBidi" w:eastAsia="Microsoft JhengHei" w:hAnsiTheme="majorBidi"/>
                <w:b/>
                <w:bCs/>
                <w:noProof/>
              </w:rPr>
              <w:t>4-</w:t>
            </w:r>
            <w:r w:rsidR="0056512C">
              <w:rPr>
                <w:rFonts w:eastAsiaTheme="minorEastAsia"/>
                <w:noProof/>
                <w:lang w:eastAsia="fr-FR"/>
              </w:rPr>
              <w:tab/>
            </w:r>
            <w:r w:rsidR="0056512C" w:rsidRPr="004A1685">
              <w:rPr>
                <w:rStyle w:val="Lienhypertexte"/>
                <w:rFonts w:asciiTheme="majorBidi" w:eastAsia="Microsoft JhengHei" w:hAnsiTheme="majorBidi"/>
                <w:b/>
                <w:bCs/>
                <w:noProof/>
              </w:rPr>
              <w:t>Interface homme machine « IHM »</w:t>
            </w:r>
            <w:r w:rsidR="0056512C">
              <w:rPr>
                <w:noProof/>
                <w:webHidden/>
              </w:rPr>
              <w:tab/>
            </w:r>
            <w:r w:rsidR="0056512C">
              <w:rPr>
                <w:noProof/>
                <w:webHidden/>
              </w:rPr>
              <w:fldChar w:fldCharType="begin"/>
            </w:r>
            <w:r w:rsidR="0056512C">
              <w:rPr>
                <w:noProof/>
                <w:webHidden/>
              </w:rPr>
              <w:instrText xml:space="preserve"> PAGEREF _Toc104480464 \h </w:instrText>
            </w:r>
            <w:r w:rsidR="0056512C">
              <w:rPr>
                <w:noProof/>
                <w:webHidden/>
              </w:rPr>
            </w:r>
            <w:r w:rsidR="0056512C">
              <w:rPr>
                <w:noProof/>
                <w:webHidden/>
              </w:rPr>
              <w:fldChar w:fldCharType="separate"/>
            </w:r>
            <w:r w:rsidR="0056512C">
              <w:rPr>
                <w:noProof/>
                <w:webHidden/>
              </w:rPr>
              <w:t>46</w:t>
            </w:r>
            <w:r w:rsidR="0056512C">
              <w:rPr>
                <w:noProof/>
                <w:webHidden/>
              </w:rPr>
              <w:fldChar w:fldCharType="end"/>
            </w:r>
          </w:hyperlink>
        </w:p>
        <w:p w14:paraId="0163BD79" w14:textId="77777777" w:rsidR="0056512C" w:rsidRDefault="009760A0">
          <w:pPr>
            <w:pStyle w:val="TM2"/>
            <w:tabs>
              <w:tab w:val="left" w:pos="660"/>
              <w:tab w:val="right" w:leader="dot" w:pos="9062"/>
            </w:tabs>
            <w:rPr>
              <w:rFonts w:eastAsiaTheme="minorEastAsia"/>
              <w:noProof/>
              <w:lang w:eastAsia="fr-FR"/>
            </w:rPr>
          </w:pPr>
          <w:hyperlink w:anchor="_Toc104480465" w:history="1">
            <w:r w:rsidR="0056512C" w:rsidRPr="004A1685">
              <w:rPr>
                <w:rStyle w:val="Lienhypertexte"/>
                <w:noProof/>
              </w:rPr>
              <w:t>5-</w:t>
            </w:r>
            <w:r w:rsidR="0056512C">
              <w:rPr>
                <w:rFonts w:eastAsiaTheme="minorEastAsia"/>
                <w:noProof/>
                <w:lang w:eastAsia="fr-FR"/>
              </w:rPr>
              <w:tab/>
            </w:r>
            <w:r w:rsidR="0056512C" w:rsidRPr="004A1685">
              <w:rPr>
                <w:rStyle w:val="Lienhypertexte"/>
                <w:noProof/>
              </w:rPr>
              <w:t>Capteurs et mesures</w:t>
            </w:r>
            <w:r w:rsidR="0056512C">
              <w:rPr>
                <w:noProof/>
                <w:webHidden/>
              </w:rPr>
              <w:tab/>
            </w:r>
            <w:r w:rsidR="0056512C">
              <w:rPr>
                <w:noProof/>
                <w:webHidden/>
              </w:rPr>
              <w:fldChar w:fldCharType="begin"/>
            </w:r>
            <w:r w:rsidR="0056512C">
              <w:rPr>
                <w:noProof/>
                <w:webHidden/>
              </w:rPr>
              <w:instrText xml:space="preserve"> PAGEREF _Toc104480465 \h </w:instrText>
            </w:r>
            <w:r w:rsidR="0056512C">
              <w:rPr>
                <w:noProof/>
                <w:webHidden/>
              </w:rPr>
            </w:r>
            <w:r w:rsidR="0056512C">
              <w:rPr>
                <w:noProof/>
                <w:webHidden/>
              </w:rPr>
              <w:fldChar w:fldCharType="separate"/>
            </w:r>
            <w:r w:rsidR="0056512C">
              <w:rPr>
                <w:noProof/>
                <w:webHidden/>
              </w:rPr>
              <w:t>51</w:t>
            </w:r>
            <w:r w:rsidR="0056512C">
              <w:rPr>
                <w:noProof/>
                <w:webHidden/>
              </w:rPr>
              <w:fldChar w:fldCharType="end"/>
            </w:r>
          </w:hyperlink>
        </w:p>
        <w:p w14:paraId="6A6881F4" w14:textId="77777777" w:rsidR="0056512C" w:rsidRDefault="009760A0">
          <w:pPr>
            <w:pStyle w:val="TM3"/>
            <w:tabs>
              <w:tab w:val="right" w:leader="dot" w:pos="9062"/>
            </w:tabs>
            <w:rPr>
              <w:rFonts w:eastAsiaTheme="minorEastAsia"/>
              <w:noProof/>
              <w:lang w:eastAsia="fr-FR"/>
            </w:rPr>
          </w:pPr>
          <w:hyperlink w:anchor="_Toc104480466" w:history="1">
            <w:r w:rsidR="0056512C" w:rsidRPr="004A1685">
              <w:rPr>
                <w:rStyle w:val="Lienhypertexte"/>
                <w:rFonts w:eastAsia="Calibri"/>
                <w:noProof/>
              </w:rPr>
              <w:t>5-1 Capteur de diamètre</w:t>
            </w:r>
            <w:r w:rsidR="0056512C">
              <w:rPr>
                <w:noProof/>
                <w:webHidden/>
              </w:rPr>
              <w:tab/>
            </w:r>
            <w:r w:rsidR="0056512C">
              <w:rPr>
                <w:noProof/>
                <w:webHidden/>
              </w:rPr>
              <w:fldChar w:fldCharType="begin"/>
            </w:r>
            <w:r w:rsidR="0056512C">
              <w:rPr>
                <w:noProof/>
                <w:webHidden/>
              </w:rPr>
              <w:instrText xml:space="preserve"> PAGEREF _Toc104480466 \h </w:instrText>
            </w:r>
            <w:r w:rsidR="0056512C">
              <w:rPr>
                <w:noProof/>
                <w:webHidden/>
              </w:rPr>
            </w:r>
            <w:r w:rsidR="0056512C">
              <w:rPr>
                <w:noProof/>
                <w:webHidden/>
              </w:rPr>
              <w:fldChar w:fldCharType="separate"/>
            </w:r>
            <w:r w:rsidR="0056512C">
              <w:rPr>
                <w:noProof/>
                <w:webHidden/>
              </w:rPr>
              <w:t>51</w:t>
            </w:r>
            <w:r w:rsidR="0056512C">
              <w:rPr>
                <w:noProof/>
                <w:webHidden/>
              </w:rPr>
              <w:fldChar w:fldCharType="end"/>
            </w:r>
          </w:hyperlink>
        </w:p>
        <w:p w14:paraId="464E53EB" w14:textId="77777777" w:rsidR="0056512C" w:rsidRDefault="009760A0">
          <w:pPr>
            <w:pStyle w:val="TM3"/>
            <w:tabs>
              <w:tab w:val="right" w:leader="dot" w:pos="9062"/>
            </w:tabs>
            <w:rPr>
              <w:rFonts w:eastAsiaTheme="minorEastAsia"/>
              <w:noProof/>
              <w:lang w:eastAsia="fr-FR"/>
            </w:rPr>
          </w:pPr>
          <w:hyperlink w:anchor="_Toc104480467" w:history="1">
            <w:r w:rsidR="0056512C" w:rsidRPr="004A1685">
              <w:rPr>
                <w:rStyle w:val="Lienhypertexte"/>
                <w:rFonts w:eastAsia="Calibri"/>
                <w:noProof/>
              </w:rPr>
              <w:t>5-2 Capteur de position</w:t>
            </w:r>
            <w:r w:rsidR="0056512C">
              <w:rPr>
                <w:noProof/>
                <w:webHidden/>
              </w:rPr>
              <w:tab/>
            </w:r>
            <w:r w:rsidR="0056512C">
              <w:rPr>
                <w:noProof/>
                <w:webHidden/>
              </w:rPr>
              <w:fldChar w:fldCharType="begin"/>
            </w:r>
            <w:r w:rsidR="0056512C">
              <w:rPr>
                <w:noProof/>
                <w:webHidden/>
              </w:rPr>
              <w:instrText xml:space="preserve"> PAGEREF _Toc104480467 \h </w:instrText>
            </w:r>
            <w:r w:rsidR="0056512C">
              <w:rPr>
                <w:noProof/>
                <w:webHidden/>
              </w:rPr>
            </w:r>
            <w:r w:rsidR="0056512C">
              <w:rPr>
                <w:noProof/>
                <w:webHidden/>
              </w:rPr>
              <w:fldChar w:fldCharType="separate"/>
            </w:r>
            <w:r w:rsidR="0056512C">
              <w:rPr>
                <w:noProof/>
                <w:webHidden/>
              </w:rPr>
              <w:t>52</w:t>
            </w:r>
            <w:r w:rsidR="0056512C">
              <w:rPr>
                <w:noProof/>
                <w:webHidden/>
              </w:rPr>
              <w:fldChar w:fldCharType="end"/>
            </w:r>
          </w:hyperlink>
        </w:p>
        <w:p w14:paraId="45F6415A" w14:textId="77777777" w:rsidR="0056512C" w:rsidRDefault="009760A0">
          <w:pPr>
            <w:pStyle w:val="TM3"/>
            <w:tabs>
              <w:tab w:val="right" w:leader="dot" w:pos="9062"/>
            </w:tabs>
            <w:rPr>
              <w:rFonts w:eastAsiaTheme="minorEastAsia"/>
              <w:noProof/>
              <w:lang w:eastAsia="fr-FR"/>
            </w:rPr>
          </w:pPr>
          <w:hyperlink w:anchor="_Toc104480468" w:history="1">
            <w:r w:rsidR="0056512C" w:rsidRPr="004A1685">
              <w:rPr>
                <w:rStyle w:val="Lienhypertexte"/>
                <w:rFonts w:eastAsia="Calibri"/>
                <w:noProof/>
              </w:rPr>
              <w:t>5-3 Capteur de température</w:t>
            </w:r>
            <w:r w:rsidR="0056512C">
              <w:rPr>
                <w:noProof/>
                <w:webHidden/>
              </w:rPr>
              <w:tab/>
            </w:r>
            <w:r w:rsidR="0056512C">
              <w:rPr>
                <w:noProof/>
                <w:webHidden/>
              </w:rPr>
              <w:fldChar w:fldCharType="begin"/>
            </w:r>
            <w:r w:rsidR="0056512C">
              <w:rPr>
                <w:noProof/>
                <w:webHidden/>
              </w:rPr>
              <w:instrText xml:space="preserve"> PAGEREF _Toc104480468 \h </w:instrText>
            </w:r>
            <w:r w:rsidR="0056512C">
              <w:rPr>
                <w:noProof/>
                <w:webHidden/>
              </w:rPr>
            </w:r>
            <w:r w:rsidR="0056512C">
              <w:rPr>
                <w:noProof/>
                <w:webHidden/>
              </w:rPr>
              <w:fldChar w:fldCharType="separate"/>
            </w:r>
            <w:r w:rsidR="0056512C">
              <w:rPr>
                <w:noProof/>
                <w:webHidden/>
              </w:rPr>
              <w:t>53</w:t>
            </w:r>
            <w:r w:rsidR="0056512C">
              <w:rPr>
                <w:noProof/>
                <w:webHidden/>
              </w:rPr>
              <w:fldChar w:fldCharType="end"/>
            </w:r>
          </w:hyperlink>
        </w:p>
        <w:p w14:paraId="1335F184" w14:textId="77777777" w:rsidR="0056512C" w:rsidRDefault="009760A0">
          <w:pPr>
            <w:pStyle w:val="TM3"/>
            <w:tabs>
              <w:tab w:val="right" w:leader="dot" w:pos="9062"/>
            </w:tabs>
            <w:rPr>
              <w:rFonts w:eastAsiaTheme="minorEastAsia"/>
              <w:noProof/>
              <w:lang w:eastAsia="fr-FR"/>
            </w:rPr>
          </w:pPr>
          <w:hyperlink w:anchor="_Toc104480469" w:history="1">
            <w:r w:rsidR="0056512C" w:rsidRPr="004A1685">
              <w:rPr>
                <w:rStyle w:val="Lienhypertexte"/>
                <w:rFonts w:eastAsia="Calibri"/>
                <w:noProof/>
              </w:rPr>
              <w:t>5-4 Capteur de pression</w:t>
            </w:r>
            <w:r w:rsidR="0056512C">
              <w:rPr>
                <w:noProof/>
                <w:webHidden/>
              </w:rPr>
              <w:tab/>
            </w:r>
            <w:r w:rsidR="0056512C">
              <w:rPr>
                <w:noProof/>
                <w:webHidden/>
              </w:rPr>
              <w:fldChar w:fldCharType="begin"/>
            </w:r>
            <w:r w:rsidR="0056512C">
              <w:rPr>
                <w:noProof/>
                <w:webHidden/>
              </w:rPr>
              <w:instrText xml:space="preserve"> PAGEREF _Toc104480469 \h </w:instrText>
            </w:r>
            <w:r w:rsidR="0056512C">
              <w:rPr>
                <w:noProof/>
                <w:webHidden/>
              </w:rPr>
            </w:r>
            <w:r w:rsidR="0056512C">
              <w:rPr>
                <w:noProof/>
                <w:webHidden/>
              </w:rPr>
              <w:fldChar w:fldCharType="separate"/>
            </w:r>
            <w:r w:rsidR="0056512C">
              <w:rPr>
                <w:noProof/>
                <w:webHidden/>
              </w:rPr>
              <w:t>54</w:t>
            </w:r>
            <w:r w:rsidR="0056512C">
              <w:rPr>
                <w:noProof/>
                <w:webHidden/>
              </w:rPr>
              <w:fldChar w:fldCharType="end"/>
            </w:r>
          </w:hyperlink>
        </w:p>
        <w:p w14:paraId="177F03F0" w14:textId="77777777" w:rsidR="0056512C" w:rsidRDefault="009760A0">
          <w:pPr>
            <w:pStyle w:val="TM2"/>
            <w:tabs>
              <w:tab w:val="left" w:pos="660"/>
              <w:tab w:val="right" w:leader="dot" w:pos="9062"/>
            </w:tabs>
            <w:rPr>
              <w:rFonts w:eastAsiaTheme="minorEastAsia"/>
              <w:noProof/>
              <w:lang w:eastAsia="fr-FR"/>
            </w:rPr>
          </w:pPr>
          <w:hyperlink w:anchor="_Toc104480470" w:history="1">
            <w:r w:rsidR="0056512C" w:rsidRPr="004A1685">
              <w:rPr>
                <w:rStyle w:val="Lienhypertexte"/>
                <w:noProof/>
              </w:rPr>
              <w:t>6-</w:t>
            </w:r>
            <w:r w:rsidR="0056512C">
              <w:rPr>
                <w:rFonts w:eastAsiaTheme="minorEastAsia"/>
                <w:noProof/>
                <w:lang w:eastAsia="fr-FR"/>
              </w:rPr>
              <w:tab/>
            </w:r>
            <w:r w:rsidR="0056512C" w:rsidRPr="004A1685">
              <w:rPr>
                <w:rStyle w:val="Lienhypertexte"/>
                <w:noProof/>
              </w:rPr>
              <w:t>Connectivité</w:t>
            </w:r>
            <w:r w:rsidR="0056512C">
              <w:rPr>
                <w:noProof/>
                <w:webHidden/>
              </w:rPr>
              <w:tab/>
            </w:r>
            <w:r w:rsidR="0056512C">
              <w:rPr>
                <w:noProof/>
                <w:webHidden/>
              </w:rPr>
              <w:fldChar w:fldCharType="begin"/>
            </w:r>
            <w:r w:rsidR="0056512C">
              <w:rPr>
                <w:noProof/>
                <w:webHidden/>
              </w:rPr>
              <w:instrText xml:space="preserve"> PAGEREF _Toc104480470 \h </w:instrText>
            </w:r>
            <w:r w:rsidR="0056512C">
              <w:rPr>
                <w:noProof/>
                <w:webHidden/>
              </w:rPr>
            </w:r>
            <w:r w:rsidR="0056512C">
              <w:rPr>
                <w:noProof/>
                <w:webHidden/>
              </w:rPr>
              <w:fldChar w:fldCharType="separate"/>
            </w:r>
            <w:r w:rsidR="0056512C">
              <w:rPr>
                <w:noProof/>
                <w:webHidden/>
              </w:rPr>
              <w:t>54</w:t>
            </w:r>
            <w:r w:rsidR="0056512C">
              <w:rPr>
                <w:noProof/>
                <w:webHidden/>
              </w:rPr>
              <w:fldChar w:fldCharType="end"/>
            </w:r>
          </w:hyperlink>
        </w:p>
        <w:p w14:paraId="7EC6BD64" w14:textId="77777777" w:rsidR="0056512C" w:rsidRDefault="009760A0">
          <w:pPr>
            <w:pStyle w:val="TM3"/>
            <w:tabs>
              <w:tab w:val="right" w:leader="dot" w:pos="9062"/>
            </w:tabs>
            <w:rPr>
              <w:rFonts w:eastAsiaTheme="minorEastAsia"/>
              <w:noProof/>
              <w:lang w:eastAsia="fr-FR"/>
            </w:rPr>
          </w:pPr>
          <w:hyperlink w:anchor="_Toc104480471" w:history="1">
            <w:r w:rsidR="0056512C" w:rsidRPr="004A1685">
              <w:rPr>
                <w:rStyle w:val="Lienhypertexte"/>
                <w:rFonts w:eastAsia="Calibri"/>
                <w:noProof/>
              </w:rPr>
              <w:t>6-1 Solution proposée :</w:t>
            </w:r>
            <w:r w:rsidR="0056512C">
              <w:rPr>
                <w:noProof/>
                <w:webHidden/>
              </w:rPr>
              <w:tab/>
            </w:r>
            <w:r w:rsidR="0056512C">
              <w:rPr>
                <w:noProof/>
                <w:webHidden/>
              </w:rPr>
              <w:fldChar w:fldCharType="begin"/>
            </w:r>
            <w:r w:rsidR="0056512C">
              <w:rPr>
                <w:noProof/>
                <w:webHidden/>
              </w:rPr>
              <w:instrText xml:space="preserve"> PAGEREF _Toc104480471 \h </w:instrText>
            </w:r>
            <w:r w:rsidR="0056512C">
              <w:rPr>
                <w:noProof/>
                <w:webHidden/>
              </w:rPr>
            </w:r>
            <w:r w:rsidR="0056512C">
              <w:rPr>
                <w:noProof/>
                <w:webHidden/>
              </w:rPr>
              <w:fldChar w:fldCharType="separate"/>
            </w:r>
            <w:r w:rsidR="0056512C">
              <w:rPr>
                <w:noProof/>
                <w:webHidden/>
              </w:rPr>
              <w:t>54</w:t>
            </w:r>
            <w:r w:rsidR="0056512C">
              <w:rPr>
                <w:noProof/>
                <w:webHidden/>
              </w:rPr>
              <w:fldChar w:fldCharType="end"/>
            </w:r>
          </w:hyperlink>
        </w:p>
        <w:p w14:paraId="295C8FCE" w14:textId="77777777" w:rsidR="0056512C" w:rsidRDefault="009760A0">
          <w:pPr>
            <w:pStyle w:val="TM3"/>
            <w:tabs>
              <w:tab w:val="right" w:leader="dot" w:pos="9062"/>
            </w:tabs>
            <w:rPr>
              <w:rFonts w:eastAsiaTheme="minorEastAsia"/>
              <w:noProof/>
              <w:lang w:eastAsia="fr-FR"/>
            </w:rPr>
          </w:pPr>
          <w:hyperlink w:anchor="_Toc104480472" w:history="1">
            <w:r w:rsidR="0056512C" w:rsidRPr="004A1685">
              <w:rPr>
                <w:rStyle w:val="Lienhypertexte"/>
                <w:rFonts w:eastAsia="Calibri"/>
                <w:noProof/>
              </w:rPr>
              <w:t>6-2 Architecture et protocoles :</w:t>
            </w:r>
            <w:r w:rsidR="0056512C">
              <w:rPr>
                <w:noProof/>
                <w:webHidden/>
              </w:rPr>
              <w:tab/>
            </w:r>
            <w:r w:rsidR="0056512C">
              <w:rPr>
                <w:noProof/>
                <w:webHidden/>
              </w:rPr>
              <w:fldChar w:fldCharType="begin"/>
            </w:r>
            <w:r w:rsidR="0056512C">
              <w:rPr>
                <w:noProof/>
                <w:webHidden/>
              </w:rPr>
              <w:instrText xml:space="preserve"> PAGEREF _Toc104480472 \h </w:instrText>
            </w:r>
            <w:r w:rsidR="0056512C">
              <w:rPr>
                <w:noProof/>
                <w:webHidden/>
              </w:rPr>
            </w:r>
            <w:r w:rsidR="0056512C">
              <w:rPr>
                <w:noProof/>
                <w:webHidden/>
              </w:rPr>
              <w:fldChar w:fldCharType="separate"/>
            </w:r>
            <w:r w:rsidR="0056512C">
              <w:rPr>
                <w:noProof/>
                <w:webHidden/>
              </w:rPr>
              <w:t>54</w:t>
            </w:r>
            <w:r w:rsidR="0056512C">
              <w:rPr>
                <w:noProof/>
                <w:webHidden/>
              </w:rPr>
              <w:fldChar w:fldCharType="end"/>
            </w:r>
          </w:hyperlink>
        </w:p>
        <w:p w14:paraId="5F0589A8" w14:textId="77777777" w:rsidR="0056512C" w:rsidRDefault="009760A0">
          <w:pPr>
            <w:pStyle w:val="TM3"/>
            <w:tabs>
              <w:tab w:val="right" w:leader="dot" w:pos="9062"/>
            </w:tabs>
            <w:rPr>
              <w:rFonts w:eastAsiaTheme="minorEastAsia"/>
              <w:noProof/>
              <w:lang w:eastAsia="fr-FR"/>
            </w:rPr>
          </w:pPr>
          <w:hyperlink w:anchor="_Toc104480473" w:history="1">
            <w:r w:rsidR="0056512C" w:rsidRPr="004A1685">
              <w:rPr>
                <w:rStyle w:val="Lienhypertexte"/>
                <w:rFonts w:eastAsia="Calibri"/>
                <w:noProof/>
              </w:rPr>
              <w:t>6-3 Implémentation :</w:t>
            </w:r>
            <w:r w:rsidR="0056512C">
              <w:rPr>
                <w:noProof/>
                <w:webHidden/>
              </w:rPr>
              <w:tab/>
            </w:r>
            <w:r w:rsidR="0056512C">
              <w:rPr>
                <w:noProof/>
                <w:webHidden/>
              </w:rPr>
              <w:fldChar w:fldCharType="begin"/>
            </w:r>
            <w:r w:rsidR="0056512C">
              <w:rPr>
                <w:noProof/>
                <w:webHidden/>
              </w:rPr>
              <w:instrText xml:space="preserve"> PAGEREF _Toc104480473 \h </w:instrText>
            </w:r>
            <w:r w:rsidR="0056512C">
              <w:rPr>
                <w:noProof/>
                <w:webHidden/>
              </w:rPr>
            </w:r>
            <w:r w:rsidR="0056512C">
              <w:rPr>
                <w:noProof/>
                <w:webHidden/>
              </w:rPr>
              <w:fldChar w:fldCharType="separate"/>
            </w:r>
            <w:r w:rsidR="0056512C">
              <w:rPr>
                <w:noProof/>
                <w:webHidden/>
              </w:rPr>
              <w:t>54</w:t>
            </w:r>
            <w:r w:rsidR="0056512C">
              <w:rPr>
                <w:noProof/>
                <w:webHidden/>
              </w:rPr>
              <w:fldChar w:fldCharType="end"/>
            </w:r>
          </w:hyperlink>
        </w:p>
        <w:p w14:paraId="727ED83B" w14:textId="77777777" w:rsidR="0056512C" w:rsidRDefault="009760A0">
          <w:pPr>
            <w:pStyle w:val="TM2"/>
            <w:tabs>
              <w:tab w:val="left" w:pos="660"/>
              <w:tab w:val="right" w:leader="dot" w:pos="9062"/>
            </w:tabs>
            <w:rPr>
              <w:rFonts w:eastAsiaTheme="minorEastAsia"/>
              <w:noProof/>
              <w:lang w:eastAsia="fr-FR"/>
            </w:rPr>
          </w:pPr>
          <w:hyperlink w:anchor="_Toc104480474" w:history="1">
            <w:r w:rsidR="0056512C" w:rsidRPr="004A1685">
              <w:rPr>
                <w:rStyle w:val="Lienhypertexte"/>
                <w:noProof/>
              </w:rPr>
              <w:t>7-</w:t>
            </w:r>
            <w:r w:rsidR="0056512C">
              <w:rPr>
                <w:rFonts w:eastAsiaTheme="minorEastAsia"/>
                <w:noProof/>
                <w:lang w:eastAsia="fr-FR"/>
              </w:rPr>
              <w:tab/>
            </w:r>
            <w:r w:rsidR="0056512C" w:rsidRPr="004A1685">
              <w:rPr>
                <w:rStyle w:val="Lienhypertexte"/>
                <w:noProof/>
              </w:rPr>
              <w:t>Taches en cours de développement</w:t>
            </w:r>
            <w:r w:rsidR="0056512C">
              <w:rPr>
                <w:noProof/>
                <w:webHidden/>
              </w:rPr>
              <w:tab/>
            </w:r>
            <w:r w:rsidR="0056512C">
              <w:rPr>
                <w:noProof/>
                <w:webHidden/>
              </w:rPr>
              <w:fldChar w:fldCharType="begin"/>
            </w:r>
            <w:r w:rsidR="0056512C">
              <w:rPr>
                <w:noProof/>
                <w:webHidden/>
              </w:rPr>
              <w:instrText xml:space="preserve"> PAGEREF _Toc104480474 \h </w:instrText>
            </w:r>
            <w:r w:rsidR="0056512C">
              <w:rPr>
                <w:noProof/>
                <w:webHidden/>
              </w:rPr>
            </w:r>
            <w:r w:rsidR="0056512C">
              <w:rPr>
                <w:noProof/>
                <w:webHidden/>
              </w:rPr>
              <w:fldChar w:fldCharType="separate"/>
            </w:r>
            <w:r w:rsidR="0056512C">
              <w:rPr>
                <w:noProof/>
                <w:webHidden/>
              </w:rPr>
              <w:t>56</w:t>
            </w:r>
            <w:r w:rsidR="0056512C">
              <w:rPr>
                <w:noProof/>
                <w:webHidden/>
              </w:rPr>
              <w:fldChar w:fldCharType="end"/>
            </w:r>
          </w:hyperlink>
        </w:p>
        <w:p w14:paraId="073A4659" w14:textId="77777777" w:rsidR="0056512C" w:rsidRDefault="009760A0">
          <w:pPr>
            <w:pStyle w:val="TM2"/>
            <w:tabs>
              <w:tab w:val="left" w:pos="660"/>
              <w:tab w:val="right" w:leader="dot" w:pos="9062"/>
            </w:tabs>
            <w:rPr>
              <w:rFonts w:eastAsiaTheme="minorEastAsia"/>
              <w:noProof/>
              <w:lang w:eastAsia="fr-FR"/>
            </w:rPr>
          </w:pPr>
          <w:hyperlink w:anchor="_Toc104480475" w:history="1">
            <w:r w:rsidR="0056512C" w:rsidRPr="004A1685">
              <w:rPr>
                <w:rStyle w:val="Lienhypertexte"/>
                <w:noProof/>
              </w:rPr>
              <w:t>8-</w:t>
            </w:r>
            <w:r w:rsidR="0056512C">
              <w:rPr>
                <w:rFonts w:eastAsiaTheme="minorEastAsia"/>
                <w:noProof/>
                <w:lang w:eastAsia="fr-FR"/>
              </w:rPr>
              <w:tab/>
            </w:r>
            <w:r w:rsidR="0056512C" w:rsidRPr="004A1685">
              <w:rPr>
                <w:rStyle w:val="Lienhypertexte"/>
                <w:noProof/>
              </w:rPr>
              <w:t>Conclusion</w:t>
            </w:r>
            <w:r w:rsidR="0056512C">
              <w:rPr>
                <w:noProof/>
                <w:webHidden/>
              </w:rPr>
              <w:tab/>
            </w:r>
            <w:r w:rsidR="0056512C">
              <w:rPr>
                <w:noProof/>
                <w:webHidden/>
              </w:rPr>
              <w:fldChar w:fldCharType="begin"/>
            </w:r>
            <w:r w:rsidR="0056512C">
              <w:rPr>
                <w:noProof/>
                <w:webHidden/>
              </w:rPr>
              <w:instrText xml:space="preserve"> PAGEREF _Toc104480475 \h </w:instrText>
            </w:r>
            <w:r w:rsidR="0056512C">
              <w:rPr>
                <w:noProof/>
                <w:webHidden/>
              </w:rPr>
            </w:r>
            <w:r w:rsidR="0056512C">
              <w:rPr>
                <w:noProof/>
                <w:webHidden/>
              </w:rPr>
              <w:fldChar w:fldCharType="separate"/>
            </w:r>
            <w:r w:rsidR="0056512C">
              <w:rPr>
                <w:noProof/>
                <w:webHidden/>
              </w:rPr>
              <w:t>57</w:t>
            </w:r>
            <w:r w:rsidR="0056512C">
              <w:rPr>
                <w:noProof/>
                <w:webHidden/>
              </w:rPr>
              <w:fldChar w:fldCharType="end"/>
            </w:r>
          </w:hyperlink>
        </w:p>
        <w:p w14:paraId="582B5163" w14:textId="77777777" w:rsidR="0C492962" w:rsidRDefault="0C492962" w:rsidP="0C492962">
          <w:pPr>
            <w:pStyle w:val="TM2"/>
            <w:tabs>
              <w:tab w:val="right" w:leader="dot" w:pos="9060"/>
            </w:tabs>
          </w:pPr>
          <w:r>
            <w:fldChar w:fldCharType="end"/>
          </w:r>
        </w:p>
      </w:sdtContent>
    </w:sdt>
    <w:p w14:paraId="10DE3948" w14:textId="77777777" w:rsidR="00725088" w:rsidRPr="00B47BCD" w:rsidRDefault="00725088" w:rsidP="0C492962">
      <w:pPr>
        <w:rPr>
          <w:rFonts w:asciiTheme="majorBidi" w:hAnsiTheme="majorBidi" w:cstheme="majorBidi"/>
          <w:sz w:val="24"/>
          <w:szCs w:val="24"/>
        </w:rPr>
      </w:pPr>
    </w:p>
    <w:p w14:paraId="38482B5D" w14:textId="77777777" w:rsidR="00725088" w:rsidRDefault="00725088">
      <w:pPr>
        <w:sectPr w:rsidR="00725088" w:rsidSect="004C0567">
          <w:pgSz w:w="11906" w:h="16838"/>
          <w:pgMar w:top="1417" w:right="1417" w:bottom="1417" w:left="1417" w:header="708" w:footer="708" w:gutter="0"/>
          <w:cols w:space="708"/>
          <w:docGrid w:linePitch="360"/>
        </w:sectPr>
      </w:pPr>
    </w:p>
    <w:p w14:paraId="43B46F11" w14:textId="77777777" w:rsidR="00725088" w:rsidRDefault="00725088" w:rsidP="00771906">
      <w:pPr>
        <w:pStyle w:val="Titre"/>
      </w:pPr>
      <w:r>
        <w:lastRenderedPageBreak/>
        <w:t xml:space="preserve">Liste des figures </w:t>
      </w:r>
    </w:p>
    <w:p w14:paraId="7C15C8AC" w14:textId="77777777" w:rsidR="00771906" w:rsidRPr="00771906" w:rsidRDefault="00771906" w:rsidP="00771906"/>
    <w:p w14:paraId="6AC06518" w14:textId="77777777" w:rsidR="00B47BCD" w:rsidRDefault="00771906">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103110483" w:history="1">
        <w:r w:rsidR="00B47BCD" w:rsidRPr="00F32B16">
          <w:rPr>
            <w:rStyle w:val="Lienhypertexte"/>
            <w:noProof/>
          </w:rPr>
          <w:t>Figure 1 : Architecture "Pousse seringue"</w:t>
        </w:r>
        <w:r w:rsidR="00B47BCD">
          <w:rPr>
            <w:noProof/>
            <w:webHidden/>
          </w:rPr>
          <w:tab/>
        </w:r>
        <w:r w:rsidR="00B47BCD">
          <w:rPr>
            <w:noProof/>
            <w:webHidden/>
          </w:rPr>
          <w:fldChar w:fldCharType="begin"/>
        </w:r>
        <w:r w:rsidR="00B47BCD">
          <w:rPr>
            <w:noProof/>
            <w:webHidden/>
          </w:rPr>
          <w:instrText xml:space="preserve"> PAGEREF _Toc103110483 \h </w:instrText>
        </w:r>
        <w:r w:rsidR="00B47BCD">
          <w:rPr>
            <w:noProof/>
            <w:webHidden/>
          </w:rPr>
        </w:r>
        <w:r w:rsidR="00B47BCD">
          <w:rPr>
            <w:noProof/>
            <w:webHidden/>
          </w:rPr>
          <w:fldChar w:fldCharType="separate"/>
        </w:r>
        <w:r w:rsidR="00B47BCD">
          <w:rPr>
            <w:noProof/>
            <w:webHidden/>
          </w:rPr>
          <w:t>9</w:t>
        </w:r>
        <w:r w:rsidR="00B47BCD">
          <w:rPr>
            <w:noProof/>
            <w:webHidden/>
          </w:rPr>
          <w:fldChar w:fldCharType="end"/>
        </w:r>
      </w:hyperlink>
    </w:p>
    <w:p w14:paraId="71F3383C" w14:textId="77777777" w:rsidR="00B47BCD" w:rsidRDefault="009760A0">
      <w:pPr>
        <w:pStyle w:val="Tabledesillustrations"/>
        <w:tabs>
          <w:tab w:val="right" w:leader="dot" w:pos="9062"/>
        </w:tabs>
        <w:rPr>
          <w:rFonts w:eastAsiaTheme="minorEastAsia"/>
          <w:noProof/>
          <w:lang w:eastAsia="fr-FR"/>
        </w:rPr>
      </w:pPr>
      <w:hyperlink r:id="rId12" w:anchor="_Toc103110484" w:history="1">
        <w:r w:rsidR="00B47BCD" w:rsidRPr="00F32B16">
          <w:rPr>
            <w:rStyle w:val="Lienhypertexte"/>
            <w:noProof/>
          </w:rPr>
          <w:t>Figure 2 : Carte STM32H7</w:t>
        </w:r>
        <w:r w:rsidR="00B47BCD">
          <w:rPr>
            <w:noProof/>
            <w:webHidden/>
          </w:rPr>
          <w:tab/>
        </w:r>
        <w:r w:rsidR="00B47BCD">
          <w:rPr>
            <w:noProof/>
            <w:webHidden/>
          </w:rPr>
          <w:fldChar w:fldCharType="begin"/>
        </w:r>
        <w:r w:rsidR="00B47BCD">
          <w:rPr>
            <w:noProof/>
            <w:webHidden/>
          </w:rPr>
          <w:instrText xml:space="preserve"> PAGEREF _Toc103110484 \h </w:instrText>
        </w:r>
        <w:r w:rsidR="00B47BCD">
          <w:rPr>
            <w:noProof/>
            <w:webHidden/>
          </w:rPr>
        </w:r>
        <w:r w:rsidR="00B47BCD">
          <w:rPr>
            <w:noProof/>
            <w:webHidden/>
          </w:rPr>
          <w:fldChar w:fldCharType="separate"/>
        </w:r>
        <w:r w:rsidR="00B47BCD">
          <w:rPr>
            <w:noProof/>
            <w:webHidden/>
          </w:rPr>
          <w:t>9</w:t>
        </w:r>
        <w:r w:rsidR="00B47BCD">
          <w:rPr>
            <w:noProof/>
            <w:webHidden/>
          </w:rPr>
          <w:fldChar w:fldCharType="end"/>
        </w:r>
      </w:hyperlink>
    </w:p>
    <w:p w14:paraId="1AC152EE" w14:textId="77777777" w:rsidR="00B47BCD" w:rsidRDefault="009760A0">
      <w:pPr>
        <w:pStyle w:val="Tabledesillustrations"/>
        <w:tabs>
          <w:tab w:val="right" w:leader="dot" w:pos="9062"/>
        </w:tabs>
        <w:rPr>
          <w:rFonts w:eastAsiaTheme="minorEastAsia"/>
          <w:noProof/>
          <w:lang w:eastAsia="fr-FR"/>
        </w:rPr>
      </w:pPr>
      <w:hyperlink r:id="rId13" w:anchor="_Toc103110485" w:history="1">
        <w:r w:rsidR="00B47BCD" w:rsidRPr="00F32B16">
          <w:rPr>
            <w:rStyle w:val="Lienhypertexte"/>
            <w:noProof/>
          </w:rPr>
          <w:t>Figure 3: Moteur PAS à PAS (NEMAI17)</w:t>
        </w:r>
        <w:r w:rsidR="00B47BCD">
          <w:rPr>
            <w:noProof/>
            <w:webHidden/>
          </w:rPr>
          <w:tab/>
        </w:r>
        <w:r w:rsidR="00B47BCD">
          <w:rPr>
            <w:noProof/>
            <w:webHidden/>
          </w:rPr>
          <w:fldChar w:fldCharType="begin"/>
        </w:r>
        <w:r w:rsidR="00B47BCD">
          <w:rPr>
            <w:noProof/>
            <w:webHidden/>
          </w:rPr>
          <w:instrText xml:space="preserve"> PAGEREF _Toc103110485 \h </w:instrText>
        </w:r>
        <w:r w:rsidR="00B47BCD">
          <w:rPr>
            <w:noProof/>
            <w:webHidden/>
          </w:rPr>
        </w:r>
        <w:r w:rsidR="00B47BCD">
          <w:rPr>
            <w:noProof/>
            <w:webHidden/>
          </w:rPr>
          <w:fldChar w:fldCharType="separate"/>
        </w:r>
        <w:r w:rsidR="00B47BCD">
          <w:rPr>
            <w:noProof/>
            <w:webHidden/>
          </w:rPr>
          <w:t>10</w:t>
        </w:r>
        <w:r w:rsidR="00B47BCD">
          <w:rPr>
            <w:noProof/>
            <w:webHidden/>
          </w:rPr>
          <w:fldChar w:fldCharType="end"/>
        </w:r>
      </w:hyperlink>
    </w:p>
    <w:p w14:paraId="05973521" w14:textId="77777777" w:rsidR="00B47BCD" w:rsidRDefault="009760A0">
      <w:pPr>
        <w:pStyle w:val="Tabledesillustrations"/>
        <w:tabs>
          <w:tab w:val="right" w:leader="dot" w:pos="9062"/>
        </w:tabs>
        <w:rPr>
          <w:rFonts w:eastAsiaTheme="minorEastAsia"/>
          <w:noProof/>
          <w:lang w:eastAsia="fr-FR"/>
        </w:rPr>
      </w:pPr>
      <w:hyperlink r:id="rId14" w:anchor="_Toc103110486" w:history="1">
        <w:r w:rsidR="00B47BCD" w:rsidRPr="00F32B16">
          <w:rPr>
            <w:rStyle w:val="Lienhypertexte"/>
            <w:noProof/>
          </w:rPr>
          <w:t>Figure 4 : DRIVER L6474</w:t>
        </w:r>
        <w:r w:rsidR="00B47BCD">
          <w:rPr>
            <w:noProof/>
            <w:webHidden/>
          </w:rPr>
          <w:tab/>
        </w:r>
        <w:r w:rsidR="00B47BCD">
          <w:rPr>
            <w:noProof/>
            <w:webHidden/>
          </w:rPr>
          <w:fldChar w:fldCharType="begin"/>
        </w:r>
        <w:r w:rsidR="00B47BCD">
          <w:rPr>
            <w:noProof/>
            <w:webHidden/>
          </w:rPr>
          <w:instrText xml:space="preserve"> PAGEREF _Toc103110486 \h </w:instrText>
        </w:r>
        <w:r w:rsidR="00B47BCD">
          <w:rPr>
            <w:noProof/>
            <w:webHidden/>
          </w:rPr>
        </w:r>
        <w:r w:rsidR="00B47BCD">
          <w:rPr>
            <w:noProof/>
            <w:webHidden/>
          </w:rPr>
          <w:fldChar w:fldCharType="separate"/>
        </w:r>
        <w:r w:rsidR="00B47BCD">
          <w:rPr>
            <w:noProof/>
            <w:webHidden/>
          </w:rPr>
          <w:t>10</w:t>
        </w:r>
        <w:r w:rsidR="00B47BCD">
          <w:rPr>
            <w:noProof/>
            <w:webHidden/>
          </w:rPr>
          <w:fldChar w:fldCharType="end"/>
        </w:r>
      </w:hyperlink>
    </w:p>
    <w:p w14:paraId="14DDDD1A" w14:textId="77777777" w:rsidR="00B47BCD" w:rsidRDefault="009760A0">
      <w:pPr>
        <w:pStyle w:val="Tabledesillustrations"/>
        <w:tabs>
          <w:tab w:val="right" w:leader="dot" w:pos="9062"/>
        </w:tabs>
        <w:rPr>
          <w:rFonts w:eastAsiaTheme="minorEastAsia"/>
          <w:noProof/>
          <w:lang w:eastAsia="fr-FR"/>
        </w:rPr>
      </w:pPr>
      <w:hyperlink r:id="rId15" w:anchor="_Toc103110487" w:history="1">
        <w:r w:rsidR="00B47BCD" w:rsidRPr="00F32B16">
          <w:rPr>
            <w:rStyle w:val="Lienhypertexte"/>
            <w:noProof/>
          </w:rPr>
          <w:t>Figure 5 : LCD TFT 4.3</w:t>
        </w:r>
        <w:r w:rsidR="00B47BCD">
          <w:rPr>
            <w:noProof/>
            <w:webHidden/>
          </w:rPr>
          <w:tab/>
        </w:r>
        <w:r w:rsidR="00B47BCD">
          <w:rPr>
            <w:noProof/>
            <w:webHidden/>
          </w:rPr>
          <w:fldChar w:fldCharType="begin"/>
        </w:r>
        <w:r w:rsidR="00B47BCD">
          <w:rPr>
            <w:noProof/>
            <w:webHidden/>
          </w:rPr>
          <w:instrText xml:space="preserve"> PAGEREF _Toc103110487 \h </w:instrText>
        </w:r>
        <w:r w:rsidR="00B47BCD">
          <w:rPr>
            <w:noProof/>
            <w:webHidden/>
          </w:rPr>
        </w:r>
        <w:r w:rsidR="00B47BCD">
          <w:rPr>
            <w:noProof/>
            <w:webHidden/>
          </w:rPr>
          <w:fldChar w:fldCharType="separate"/>
        </w:r>
        <w:r w:rsidR="00B47BCD">
          <w:rPr>
            <w:noProof/>
            <w:webHidden/>
          </w:rPr>
          <w:t>10</w:t>
        </w:r>
        <w:r w:rsidR="00B47BCD">
          <w:rPr>
            <w:noProof/>
            <w:webHidden/>
          </w:rPr>
          <w:fldChar w:fldCharType="end"/>
        </w:r>
      </w:hyperlink>
    </w:p>
    <w:p w14:paraId="1E77E512" w14:textId="77777777" w:rsidR="00B47BCD" w:rsidRDefault="009760A0">
      <w:pPr>
        <w:pStyle w:val="Tabledesillustrations"/>
        <w:tabs>
          <w:tab w:val="right" w:leader="dot" w:pos="9062"/>
        </w:tabs>
        <w:rPr>
          <w:rFonts w:eastAsiaTheme="minorEastAsia"/>
          <w:noProof/>
          <w:lang w:eastAsia="fr-FR"/>
        </w:rPr>
      </w:pPr>
      <w:hyperlink r:id="rId16" w:anchor="_Toc103110488" w:history="1">
        <w:r w:rsidR="00B47BCD" w:rsidRPr="00F32B16">
          <w:rPr>
            <w:rStyle w:val="Lienhypertexte"/>
            <w:noProof/>
          </w:rPr>
          <w:t>Figure 6 : Node MCU ESP8266</w:t>
        </w:r>
        <w:r w:rsidR="00B47BCD">
          <w:rPr>
            <w:noProof/>
            <w:webHidden/>
          </w:rPr>
          <w:tab/>
        </w:r>
        <w:r w:rsidR="00B47BCD">
          <w:rPr>
            <w:noProof/>
            <w:webHidden/>
          </w:rPr>
          <w:fldChar w:fldCharType="begin"/>
        </w:r>
        <w:r w:rsidR="00B47BCD">
          <w:rPr>
            <w:noProof/>
            <w:webHidden/>
          </w:rPr>
          <w:instrText xml:space="preserve"> PAGEREF _Toc103110488 \h </w:instrText>
        </w:r>
        <w:r w:rsidR="00B47BCD">
          <w:rPr>
            <w:noProof/>
            <w:webHidden/>
          </w:rPr>
        </w:r>
        <w:r w:rsidR="00B47BCD">
          <w:rPr>
            <w:noProof/>
            <w:webHidden/>
          </w:rPr>
          <w:fldChar w:fldCharType="separate"/>
        </w:r>
        <w:r w:rsidR="00B47BCD">
          <w:rPr>
            <w:noProof/>
            <w:webHidden/>
          </w:rPr>
          <w:t>11</w:t>
        </w:r>
        <w:r w:rsidR="00B47BCD">
          <w:rPr>
            <w:noProof/>
            <w:webHidden/>
          </w:rPr>
          <w:fldChar w:fldCharType="end"/>
        </w:r>
      </w:hyperlink>
    </w:p>
    <w:p w14:paraId="789BA6F9" w14:textId="77777777" w:rsidR="00B47BCD" w:rsidRDefault="009760A0">
      <w:pPr>
        <w:pStyle w:val="Tabledesillustrations"/>
        <w:tabs>
          <w:tab w:val="right" w:leader="dot" w:pos="9062"/>
        </w:tabs>
        <w:rPr>
          <w:rFonts w:eastAsiaTheme="minorEastAsia"/>
          <w:noProof/>
          <w:lang w:eastAsia="fr-FR"/>
        </w:rPr>
      </w:pPr>
      <w:hyperlink r:id="rId17" w:anchor="_Toc103110489" w:history="1">
        <w:r w:rsidR="00B47BCD" w:rsidRPr="00F32B16">
          <w:rPr>
            <w:rStyle w:val="Lienhypertexte"/>
            <w:noProof/>
          </w:rPr>
          <w:t>Figure 7 : Capteur de position (3590S-2-103L)</w:t>
        </w:r>
        <w:r w:rsidR="00B47BCD">
          <w:rPr>
            <w:noProof/>
            <w:webHidden/>
          </w:rPr>
          <w:tab/>
        </w:r>
        <w:r w:rsidR="00B47BCD">
          <w:rPr>
            <w:noProof/>
            <w:webHidden/>
          </w:rPr>
          <w:fldChar w:fldCharType="begin"/>
        </w:r>
        <w:r w:rsidR="00B47BCD">
          <w:rPr>
            <w:noProof/>
            <w:webHidden/>
          </w:rPr>
          <w:instrText xml:space="preserve"> PAGEREF _Toc103110489 \h </w:instrText>
        </w:r>
        <w:r w:rsidR="00B47BCD">
          <w:rPr>
            <w:noProof/>
            <w:webHidden/>
          </w:rPr>
        </w:r>
        <w:r w:rsidR="00B47BCD">
          <w:rPr>
            <w:noProof/>
            <w:webHidden/>
          </w:rPr>
          <w:fldChar w:fldCharType="separate"/>
        </w:r>
        <w:r w:rsidR="00B47BCD">
          <w:rPr>
            <w:noProof/>
            <w:webHidden/>
          </w:rPr>
          <w:t>11</w:t>
        </w:r>
        <w:r w:rsidR="00B47BCD">
          <w:rPr>
            <w:noProof/>
            <w:webHidden/>
          </w:rPr>
          <w:fldChar w:fldCharType="end"/>
        </w:r>
      </w:hyperlink>
    </w:p>
    <w:p w14:paraId="06618A95" w14:textId="77777777" w:rsidR="00B47BCD" w:rsidRDefault="009760A0">
      <w:pPr>
        <w:pStyle w:val="Tabledesillustrations"/>
        <w:tabs>
          <w:tab w:val="right" w:leader="dot" w:pos="9062"/>
        </w:tabs>
        <w:rPr>
          <w:rFonts w:eastAsiaTheme="minorEastAsia"/>
          <w:noProof/>
          <w:lang w:eastAsia="fr-FR"/>
        </w:rPr>
      </w:pPr>
      <w:hyperlink r:id="rId18" w:anchor="_Toc103110490" w:history="1">
        <w:r w:rsidR="00B47BCD" w:rsidRPr="00F32B16">
          <w:rPr>
            <w:rStyle w:val="Lienhypertexte"/>
            <w:noProof/>
          </w:rPr>
          <w:t>Figure 8 : Capteur de diamètre (PTL01-15W0-103B1)</w:t>
        </w:r>
        <w:r w:rsidR="00B47BCD">
          <w:rPr>
            <w:noProof/>
            <w:webHidden/>
          </w:rPr>
          <w:tab/>
        </w:r>
        <w:r w:rsidR="00B47BCD">
          <w:rPr>
            <w:noProof/>
            <w:webHidden/>
          </w:rPr>
          <w:fldChar w:fldCharType="begin"/>
        </w:r>
        <w:r w:rsidR="00B47BCD">
          <w:rPr>
            <w:noProof/>
            <w:webHidden/>
          </w:rPr>
          <w:instrText xml:space="preserve"> PAGEREF _Toc103110490 \h </w:instrText>
        </w:r>
        <w:r w:rsidR="00B47BCD">
          <w:rPr>
            <w:noProof/>
            <w:webHidden/>
          </w:rPr>
        </w:r>
        <w:r w:rsidR="00B47BCD">
          <w:rPr>
            <w:noProof/>
            <w:webHidden/>
          </w:rPr>
          <w:fldChar w:fldCharType="separate"/>
        </w:r>
        <w:r w:rsidR="00B47BCD">
          <w:rPr>
            <w:noProof/>
            <w:webHidden/>
          </w:rPr>
          <w:t>11</w:t>
        </w:r>
        <w:r w:rsidR="00B47BCD">
          <w:rPr>
            <w:noProof/>
            <w:webHidden/>
          </w:rPr>
          <w:fldChar w:fldCharType="end"/>
        </w:r>
      </w:hyperlink>
    </w:p>
    <w:p w14:paraId="670E2DCC" w14:textId="77777777" w:rsidR="00B47BCD" w:rsidRDefault="009760A0">
      <w:pPr>
        <w:pStyle w:val="Tabledesillustrations"/>
        <w:tabs>
          <w:tab w:val="right" w:leader="dot" w:pos="9062"/>
        </w:tabs>
        <w:rPr>
          <w:rFonts w:eastAsiaTheme="minorEastAsia"/>
          <w:noProof/>
          <w:lang w:eastAsia="fr-FR"/>
        </w:rPr>
      </w:pPr>
      <w:hyperlink r:id="rId19" w:anchor="_Toc103110491" w:history="1">
        <w:r w:rsidR="00B47BCD" w:rsidRPr="00F32B16">
          <w:rPr>
            <w:rStyle w:val="Lienhypertexte"/>
            <w:noProof/>
          </w:rPr>
          <w:t>Figure 9 : Capteur de proximité (OPB745WZ)</w:t>
        </w:r>
        <w:r w:rsidR="00B47BCD">
          <w:rPr>
            <w:noProof/>
            <w:webHidden/>
          </w:rPr>
          <w:tab/>
        </w:r>
        <w:r w:rsidR="00B47BCD">
          <w:rPr>
            <w:noProof/>
            <w:webHidden/>
          </w:rPr>
          <w:fldChar w:fldCharType="begin"/>
        </w:r>
        <w:r w:rsidR="00B47BCD">
          <w:rPr>
            <w:noProof/>
            <w:webHidden/>
          </w:rPr>
          <w:instrText xml:space="preserve"> PAGEREF _Toc103110491 \h </w:instrText>
        </w:r>
        <w:r w:rsidR="00B47BCD">
          <w:rPr>
            <w:noProof/>
            <w:webHidden/>
          </w:rPr>
        </w:r>
        <w:r w:rsidR="00B47BCD">
          <w:rPr>
            <w:noProof/>
            <w:webHidden/>
          </w:rPr>
          <w:fldChar w:fldCharType="separate"/>
        </w:r>
        <w:r w:rsidR="00B47BCD">
          <w:rPr>
            <w:noProof/>
            <w:webHidden/>
          </w:rPr>
          <w:t>11</w:t>
        </w:r>
        <w:r w:rsidR="00B47BCD">
          <w:rPr>
            <w:noProof/>
            <w:webHidden/>
          </w:rPr>
          <w:fldChar w:fldCharType="end"/>
        </w:r>
      </w:hyperlink>
    </w:p>
    <w:p w14:paraId="25FFE9BD" w14:textId="77777777" w:rsidR="00B47BCD" w:rsidRDefault="009760A0">
      <w:pPr>
        <w:pStyle w:val="Tabledesillustrations"/>
        <w:tabs>
          <w:tab w:val="right" w:leader="dot" w:pos="9062"/>
        </w:tabs>
        <w:rPr>
          <w:rFonts w:eastAsiaTheme="minorEastAsia"/>
          <w:noProof/>
          <w:lang w:eastAsia="fr-FR"/>
        </w:rPr>
      </w:pPr>
      <w:hyperlink r:id="rId20" w:anchor="_Toc103110492" w:history="1">
        <w:r w:rsidR="00B47BCD" w:rsidRPr="00F32B16">
          <w:rPr>
            <w:rStyle w:val="Lienhypertexte"/>
            <w:noProof/>
          </w:rPr>
          <w:t>Figure 10 : Capteur jauge de contrain</w:t>
        </w:r>
        <w:r w:rsidR="00B47BCD" w:rsidRPr="00F32B16">
          <w:rPr>
            <w:rStyle w:val="Lienhypertexte"/>
            <w:noProof/>
          </w:rPr>
          <w:t>t</w:t>
        </w:r>
        <w:r w:rsidR="00B47BCD" w:rsidRPr="00F32B16">
          <w:rPr>
            <w:rStyle w:val="Lienhypertexte"/>
            <w:noProof/>
          </w:rPr>
          <w:t>e (FSS020WNST)</w:t>
        </w:r>
        <w:r w:rsidR="00B47BCD">
          <w:rPr>
            <w:noProof/>
            <w:webHidden/>
          </w:rPr>
          <w:tab/>
        </w:r>
        <w:r w:rsidR="00B47BCD">
          <w:rPr>
            <w:noProof/>
            <w:webHidden/>
          </w:rPr>
          <w:fldChar w:fldCharType="begin"/>
        </w:r>
        <w:r w:rsidR="00B47BCD">
          <w:rPr>
            <w:noProof/>
            <w:webHidden/>
          </w:rPr>
          <w:instrText xml:space="preserve"> PAGEREF _Toc103110492 \h </w:instrText>
        </w:r>
        <w:r w:rsidR="00B47BCD">
          <w:rPr>
            <w:noProof/>
            <w:webHidden/>
          </w:rPr>
        </w:r>
        <w:r w:rsidR="00B47BCD">
          <w:rPr>
            <w:noProof/>
            <w:webHidden/>
          </w:rPr>
          <w:fldChar w:fldCharType="separate"/>
        </w:r>
        <w:r w:rsidR="00B47BCD">
          <w:rPr>
            <w:noProof/>
            <w:webHidden/>
          </w:rPr>
          <w:t>12</w:t>
        </w:r>
        <w:r w:rsidR="00B47BCD">
          <w:rPr>
            <w:noProof/>
            <w:webHidden/>
          </w:rPr>
          <w:fldChar w:fldCharType="end"/>
        </w:r>
      </w:hyperlink>
    </w:p>
    <w:p w14:paraId="65B6D073" w14:textId="77777777" w:rsidR="00B47BCD" w:rsidRDefault="009760A0">
      <w:pPr>
        <w:pStyle w:val="Tabledesillustrations"/>
        <w:tabs>
          <w:tab w:val="right" w:leader="dot" w:pos="9062"/>
        </w:tabs>
        <w:rPr>
          <w:rFonts w:eastAsiaTheme="minorEastAsia"/>
          <w:noProof/>
          <w:lang w:eastAsia="fr-FR"/>
        </w:rPr>
      </w:pPr>
      <w:hyperlink r:id="rId21" w:anchor="_Toc103110493" w:history="1">
        <w:r w:rsidR="00B47BCD" w:rsidRPr="00F32B16">
          <w:rPr>
            <w:rStyle w:val="Lienhypertexte"/>
            <w:noProof/>
          </w:rPr>
          <w:t>Figure 11 : Adaptation Analogique(AD620)</w:t>
        </w:r>
        <w:r w:rsidR="00B47BCD">
          <w:rPr>
            <w:noProof/>
            <w:webHidden/>
          </w:rPr>
          <w:tab/>
        </w:r>
        <w:r w:rsidR="00B47BCD">
          <w:rPr>
            <w:noProof/>
            <w:webHidden/>
          </w:rPr>
          <w:fldChar w:fldCharType="begin"/>
        </w:r>
        <w:r w:rsidR="00B47BCD">
          <w:rPr>
            <w:noProof/>
            <w:webHidden/>
          </w:rPr>
          <w:instrText xml:space="preserve"> PAGEREF _Toc103110493 \h </w:instrText>
        </w:r>
        <w:r w:rsidR="00B47BCD">
          <w:rPr>
            <w:noProof/>
            <w:webHidden/>
          </w:rPr>
        </w:r>
        <w:r w:rsidR="00B47BCD">
          <w:rPr>
            <w:noProof/>
            <w:webHidden/>
          </w:rPr>
          <w:fldChar w:fldCharType="separate"/>
        </w:r>
        <w:r w:rsidR="00B47BCD">
          <w:rPr>
            <w:noProof/>
            <w:webHidden/>
          </w:rPr>
          <w:t>12</w:t>
        </w:r>
        <w:r w:rsidR="00B47BCD">
          <w:rPr>
            <w:noProof/>
            <w:webHidden/>
          </w:rPr>
          <w:fldChar w:fldCharType="end"/>
        </w:r>
      </w:hyperlink>
    </w:p>
    <w:p w14:paraId="3167AEFC" w14:textId="77777777" w:rsidR="00B47BCD" w:rsidRDefault="009760A0">
      <w:pPr>
        <w:pStyle w:val="Tabledesillustrations"/>
        <w:tabs>
          <w:tab w:val="right" w:leader="dot" w:pos="9062"/>
        </w:tabs>
        <w:rPr>
          <w:rFonts w:eastAsiaTheme="minorEastAsia"/>
          <w:noProof/>
          <w:lang w:eastAsia="fr-FR"/>
        </w:rPr>
      </w:pPr>
      <w:hyperlink r:id="rId22" w:anchor="_Toc103110494" w:history="1">
        <w:r w:rsidR="00B47BCD" w:rsidRPr="00F32B16">
          <w:rPr>
            <w:rStyle w:val="Lienhypertexte"/>
            <w:noProof/>
          </w:rPr>
          <w:t>Figure 12: Module alimentation (KMF0.2113.11)</w:t>
        </w:r>
        <w:r w:rsidR="00B47BCD">
          <w:rPr>
            <w:noProof/>
            <w:webHidden/>
          </w:rPr>
          <w:tab/>
        </w:r>
        <w:r w:rsidR="00B47BCD">
          <w:rPr>
            <w:noProof/>
            <w:webHidden/>
          </w:rPr>
          <w:fldChar w:fldCharType="begin"/>
        </w:r>
        <w:r w:rsidR="00B47BCD">
          <w:rPr>
            <w:noProof/>
            <w:webHidden/>
          </w:rPr>
          <w:instrText xml:space="preserve"> PAGEREF _Toc103110494 \h </w:instrText>
        </w:r>
        <w:r w:rsidR="00B47BCD">
          <w:rPr>
            <w:noProof/>
            <w:webHidden/>
          </w:rPr>
        </w:r>
        <w:r w:rsidR="00B47BCD">
          <w:rPr>
            <w:noProof/>
            <w:webHidden/>
          </w:rPr>
          <w:fldChar w:fldCharType="separate"/>
        </w:r>
        <w:r w:rsidR="00B47BCD">
          <w:rPr>
            <w:noProof/>
            <w:webHidden/>
          </w:rPr>
          <w:t>12</w:t>
        </w:r>
        <w:r w:rsidR="00B47BCD">
          <w:rPr>
            <w:noProof/>
            <w:webHidden/>
          </w:rPr>
          <w:fldChar w:fldCharType="end"/>
        </w:r>
      </w:hyperlink>
    </w:p>
    <w:p w14:paraId="71B0BFE7" w14:textId="77777777" w:rsidR="00B47BCD" w:rsidRDefault="009760A0">
      <w:pPr>
        <w:pStyle w:val="Tabledesillustrations"/>
        <w:tabs>
          <w:tab w:val="right" w:leader="dot" w:pos="9062"/>
        </w:tabs>
        <w:rPr>
          <w:rFonts w:eastAsiaTheme="minorEastAsia"/>
          <w:noProof/>
          <w:lang w:eastAsia="fr-FR"/>
        </w:rPr>
      </w:pPr>
      <w:hyperlink r:id="rId23" w:anchor="_Toc103110495" w:history="1">
        <w:r w:rsidR="00B47BCD" w:rsidRPr="00F32B16">
          <w:rPr>
            <w:rStyle w:val="Lienhypertexte"/>
            <w:noProof/>
          </w:rPr>
          <w:t>Figure 13 : Batterie (RRC2054)</w:t>
        </w:r>
        <w:r w:rsidR="00B47BCD">
          <w:rPr>
            <w:noProof/>
            <w:webHidden/>
          </w:rPr>
          <w:tab/>
        </w:r>
        <w:r w:rsidR="00B47BCD">
          <w:rPr>
            <w:noProof/>
            <w:webHidden/>
          </w:rPr>
          <w:fldChar w:fldCharType="begin"/>
        </w:r>
        <w:r w:rsidR="00B47BCD">
          <w:rPr>
            <w:noProof/>
            <w:webHidden/>
          </w:rPr>
          <w:instrText xml:space="preserve"> PAGEREF _Toc103110495 \h </w:instrText>
        </w:r>
        <w:r w:rsidR="00B47BCD">
          <w:rPr>
            <w:noProof/>
            <w:webHidden/>
          </w:rPr>
        </w:r>
        <w:r w:rsidR="00B47BCD">
          <w:rPr>
            <w:noProof/>
            <w:webHidden/>
          </w:rPr>
          <w:fldChar w:fldCharType="separate"/>
        </w:r>
        <w:r w:rsidR="00B47BCD">
          <w:rPr>
            <w:noProof/>
            <w:webHidden/>
          </w:rPr>
          <w:t>12</w:t>
        </w:r>
        <w:r w:rsidR="00B47BCD">
          <w:rPr>
            <w:noProof/>
            <w:webHidden/>
          </w:rPr>
          <w:fldChar w:fldCharType="end"/>
        </w:r>
      </w:hyperlink>
    </w:p>
    <w:p w14:paraId="24BEF043" w14:textId="77777777" w:rsidR="00B47BCD" w:rsidRDefault="009760A0">
      <w:pPr>
        <w:pStyle w:val="Tabledesillustrations"/>
        <w:tabs>
          <w:tab w:val="right" w:leader="dot" w:pos="9062"/>
        </w:tabs>
        <w:rPr>
          <w:rFonts w:eastAsiaTheme="minorEastAsia"/>
          <w:noProof/>
          <w:lang w:eastAsia="fr-FR"/>
        </w:rPr>
      </w:pPr>
      <w:hyperlink r:id="rId24" w:anchor="_Toc103110496" w:history="1">
        <w:r w:rsidR="00B47BCD" w:rsidRPr="00F32B16">
          <w:rPr>
            <w:rStyle w:val="Lienhypertexte"/>
            <w:noProof/>
          </w:rPr>
          <w:t>Figure 14: Buzzer (458-1402-ND)</w:t>
        </w:r>
        <w:r w:rsidR="00B47BCD">
          <w:rPr>
            <w:noProof/>
            <w:webHidden/>
          </w:rPr>
          <w:tab/>
        </w:r>
        <w:r w:rsidR="00B47BCD">
          <w:rPr>
            <w:noProof/>
            <w:webHidden/>
          </w:rPr>
          <w:fldChar w:fldCharType="begin"/>
        </w:r>
        <w:r w:rsidR="00B47BCD">
          <w:rPr>
            <w:noProof/>
            <w:webHidden/>
          </w:rPr>
          <w:instrText xml:space="preserve"> PAGEREF _Toc103110496 \h </w:instrText>
        </w:r>
        <w:r w:rsidR="00B47BCD">
          <w:rPr>
            <w:noProof/>
            <w:webHidden/>
          </w:rPr>
        </w:r>
        <w:r w:rsidR="00B47BCD">
          <w:rPr>
            <w:noProof/>
            <w:webHidden/>
          </w:rPr>
          <w:fldChar w:fldCharType="separate"/>
        </w:r>
        <w:r w:rsidR="00B47BCD">
          <w:rPr>
            <w:noProof/>
            <w:webHidden/>
          </w:rPr>
          <w:t>13</w:t>
        </w:r>
        <w:r w:rsidR="00B47BCD">
          <w:rPr>
            <w:noProof/>
            <w:webHidden/>
          </w:rPr>
          <w:fldChar w:fldCharType="end"/>
        </w:r>
      </w:hyperlink>
    </w:p>
    <w:p w14:paraId="4C14112E" w14:textId="77777777" w:rsidR="00B47BCD" w:rsidRDefault="009760A0">
      <w:pPr>
        <w:pStyle w:val="Tabledesillustrations"/>
        <w:tabs>
          <w:tab w:val="right" w:leader="dot" w:pos="9062"/>
        </w:tabs>
        <w:rPr>
          <w:rFonts w:eastAsiaTheme="minorEastAsia"/>
          <w:noProof/>
          <w:lang w:eastAsia="fr-FR"/>
        </w:rPr>
      </w:pPr>
      <w:hyperlink r:id="rId25" w:anchor="_Toc103110497" w:history="1">
        <w:r w:rsidR="00B47BCD" w:rsidRPr="00F32B16">
          <w:rPr>
            <w:rStyle w:val="Lienhypertexte"/>
            <w:noProof/>
          </w:rPr>
          <w:t>Figure 15 : Memory Card Connector ( SD-RSMT-2-MQ-WF )</w:t>
        </w:r>
        <w:r w:rsidR="00B47BCD">
          <w:rPr>
            <w:noProof/>
            <w:webHidden/>
          </w:rPr>
          <w:tab/>
        </w:r>
        <w:r w:rsidR="00B47BCD">
          <w:rPr>
            <w:noProof/>
            <w:webHidden/>
          </w:rPr>
          <w:fldChar w:fldCharType="begin"/>
        </w:r>
        <w:r w:rsidR="00B47BCD">
          <w:rPr>
            <w:noProof/>
            <w:webHidden/>
          </w:rPr>
          <w:instrText xml:space="preserve"> PAGEREF _Toc103110497 \h </w:instrText>
        </w:r>
        <w:r w:rsidR="00B47BCD">
          <w:rPr>
            <w:noProof/>
            <w:webHidden/>
          </w:rPr>
        </w:r>
        <w:r w:rsidR="00B47BCD">
          <w:rPr>
            <w:noProof/>
            <w:webHidden/>
          </w:rPr>
          <w:fldChar w:fldCharType="separate"/>
        </w:r>
        <w:r w:rsidR="00B47BCD">
          <w:rPr>
            <w:noProof/>
            <w:webHidden/>
          </w:rPr>
          <w:t>13</w:t>
        </w:r>
        <w:r w:rsidR="00B47BCD">
          <w:rPr>
            <w:noProof/>
            <w:webHidden/>
          </w:rPr>
          <w:fldChar w:fldCharType="end"/>
        </w:r>
      </w:hyperlink>
    </w:p>
    <w:p w14:paraId="38E3FF8E" w14:textId="77777777" w:rsidR="00B47BCD" w:rsidRDefault="009760A0">
      <w:pPr>
        <w:pStyle w:val="Tabledesillustrations"/>
        <w:tabs>
          <w:tab w:val="right" w:leader="dot" w:pos="9062"/>
        </w:tabs>
        <w:rPr>
          <w:rFonts w:eastAsiaTheme="minorEastAsia"/>
          <w:noProof/>
          <w:lang w:eastAsia="fr-FR"/>
        </w:rPr>
      </w:pPr>
      <w:hyperlink r:id="rId26" w:anchor="_Toc103110498" w:history="1">
        <w:r w:rsidR="00B47BCD" w:rsidRPr="00F32B16">
          <w:rPr>
            <w:rStyle w:val="Lienhypertexte"/>
            <w:noProof/>
          </w:rPr>
          <w:t>Figure 16 : état des taches</w:t>
        </w:r>
        <w:r w:rsidR="00B47BCD">
          <w:rPr>
            <w:noProof/>
            <w:webHidden/>
          </w:rPr>
          <w:tab/>
        </w:r>
        <w:r w:rsidR="00B47BCD">
          <w:rPr>
            <w:noProof/>
            <w:webHidden/>
          </w:rPr>
          <w:fldChar w:fldCharType="begin"/>
        </w:r>
        <w:r w:rsidR="00B47BCD">
          <w:rPr>
            <w:noProof/>
            <w:webHidden/>
          </w:rPr>
          <w:instrText xml:space="preserve"> PAGEREF _Toc103110498 \h </w:instrText>
        </w:r>
        <w:r w:rsidR="00B47BCD">
          <w:rPr>
            <w:noProof/>
            <w:webHidden/>
          </w:rPr>
        </w:r>
        <w:r w:rsidR="00B47BCD">
          <w:rPr>
            <w:noProof/>
            <w:webHidden/>
          </w:rPr>
          <w:fldChar w:fldCharType="separate"/>
        </w:r>
        <w:r w:rsidR="00B47BCD">
          <w:rPr>
            <w:noProof/>
            <w:webHidden/>
          </w:rPr>
          <w:t>19</w:t>
        </w:r>
        <w:r w:rsidR="00B47BCD">
          <w:rPr>
            <w:noProof/>
            <w:webHidden/>
          </w:rPr>
          <w:fldChar w:fldCharType="end"/>
        </w:r>
      </w:hyperlink>
    </w:p>
    <w:p w14:paraId="1DCFCF5E" w14:textId="77777777" w:rsidR="00B47BCD" w:rsidRDefault="009760A0">
      <w:pPr>
        <w:pStyle w:val="Tabledesillustrations"/>
        <w:tabs>
          <w:tab w:val="right" w:leader="dot" w:pos="9062"/>
        </w:tabs>
        <w:rPr>
          <w:rFonts w:eastAsiaTheme="minorEastAsia"/>
          <w:noProof/>
          <w:lang w:eastAsia="fr-FR"/>
        </w:rPr>
      </w:pPr>
      <w:hyperlink r:id="rId27" w:anchor="_Toc103110499" w:history="1">
        <w:r w:rsidR="00B47BCD" w:rsidRPr="00F32B16">
          <w:rPr>
            <w:rStyle w:val="Lienhypertexte"/>
            <w:noProof/>
          </w:rPr>
          <w:t>Figure 17 : l'utilisation de Queuse RTOS</w:t>
        </w:r>
        <w:r w:rsidR="00B47BCD">
          <w:rPr>
            <w:noProof/>
            <w:webHidden/>
          </w:rPr>
          <w:tab/>
        </w:r>
        <w:r w:rsidR="00B47BCD">
          <w:rPr>
            <w:noProof/>
            <w:webHidden/>
          </w:rPr>
          <w:fldChar w:fldCharType="begin"/>
        </w:r>
        <w:r w:rsidR="00B47BCD">
          <w:rPr>
            <w:noProof/>
            <w:webHidden/>
          </w:rPr>
          <w:instrText xml:space="preserve"> PAGEREF _Toc103110499 \h </w:instrText>
        </w:r>
        <w:r w:rsidR="00B47BCD">
          <w:rPr>
            <w:noProof/>
            <w:webHidden/>
          </w:rPr>
        </w:r>
        <w:r w:rsidR="00B47BCD">
          <w:rPr>
            <w:noProof/>
            <w:webHidden/>
          </w:rPr>
          <w:fldChar w:fldCharType="separate"/>
        </w:r>
        <w:r w:rsidR="00B47BCD">
          <w:rPr>
            <w:noProof/>
            <w:webHidden/>
          </w:rPr>
          <w:t>20</w:t>
        </w:r>
        <w:r w:rsidR="00B47BCD">
          <w:rPr>
            <w:noProof/>
            <w:webHidden/>
          </w:rPr>
          <w:fldChar w:fldCharType="end"/>
        </w:r>
      </w:hyperlink>
    </w:p>
    <w:p w14:paraId="48530863" w14:textId="77777777" w:rsidR="00B47BCD" w:rsidRDefault="009760A0">
      <w:pPr>
        <w:pStyle w:val="Tabledesillustrations"/>
        <w:tabs>
          <w:tab w:val="right" w:leader="dot" w:pos="9062"/>
        </w:tabs>
        <w:rPr>
          <w:rFonts w:eastAsiaTheme="minorEastAsia"/>
          <w:noProof/>
          <w:lang w:eastAsia="fr-FR"/>
        </w:rPr>
      </w:pPr>
      <w:hyperlink r:id="rId28" w:anchor="_Toc103110500" w:history="1">
        <w:r w:rsidR="00B47BCD" w:rsidRPr="00F32B16">
          <w:rPr>
            <w:rStyle w:val="Lienhypertexte"/>
            <w:noProof/>
          </w:rPr>
          <w:t>Figure 18 : Modèle de conception modèle-vue-présentateur</w:t>
        </w:r>
        <w:r w:rsidR="00B47BCD">
          <w:rPr>
            <w:noProof/>
            <w:webHidden/>
          </w:rPr>
          <w:tab/>
        </w:r>
        <w:r w:rsidR="00B47BCD">
          <w:rPr>
            <w:noProof/>
            <w:webHidden/>
          </w:rPr>
          <w:fldChar w:fldCharType="begin"/>
        </w:r>
        <w:r w:rsidR="00B47BCD">
          <w:rPr>
            <w:noProof/>
            <w:webHidden/>
          </w:rPr>
          <w:instrText xml:space="preserve"> PAGEREF _Toc103110500 \h </w:instrText>
        </w:r>
        <w:r w:rsidR="00B47BCD">
          <w:rPr>
            <w:noProof/>
            <w:webHidden/>
          </w:rPr>
        </w:r>
        <w:r w:rsidR="00B47BCD">
          <w:rPr>
            <w:noProof/>
            <w:webHidden/>
          </w:rPr>
          <w:fldChar w:fldCharType="separate"/>
        </w:r>
        <w:r w:rsidR="00B47BCD">
          <w:rPr>
            <w:noProof/>
            <w:webHidden/>
          </w:rPr>
          <w:t>29</w:t>
        </w:r>
        <w:r w:rsidR="00B47BCD">
          <w:rPr>
            <w:noProof/>
            <w:webHidden/>
          </w:rPr>
          <w:fldChar w:fldCharType="end"/>
        </w:r>
      </w:hyperlink>
    </w:p>
    <w:p w14:paraId="3475A37E" w14:textId="77777777" w:rsidR="00B47BCD" w:rsidRDefault="009760A0">
      <w:pPr>
        <w:pStyle w:val="Tabledesillustrations"/>
        <w:tabs>
          <w:tab w:val="right" w:leader="dot" w:pos="9062"/>
        </w:tabs>
        <w:rPr>
          <w:rFonts w:eastAsiaTheme="minorEastAsia"/>
          <w:noProof/>
          <w:lang w:eastAsia="fr-FR"/>
        </w:rPr>
      </w:pPr>
      <w:hyperlink r:id="rId29" w:anchor="_Toc103110501" w:history="1">
        <w:r w:rsidR="00B47BCD" w:rsidRPr="00F32B16">
          <w:rPr>
            <w:rStyle w:val="Lienhypertexte"/>
            <w:noProof/>
          </w:rPr>
          <w:t>Figure 19 : Modèle-Vue-Présentateur et communication externe</w:t>
        </w:r>
        <w:r w:rsidR="00B47BCD">
          <w:rPr>
            <w:noProof/>
            <w:webHidden/>
          </w:rPr>
          <w:tab/>
        </w:r>
        <w:r w:rsidR="00B47BCD">
          <w:rPr>
            <w:noProof/>
            <w:webHidden/>
          </w:rPr>
          <w:fldChar w:fldCharType="begin"/>
        </w:r>
        <w:r w:rsidR="00B47BCD">
          <w:rPr>
            <w:noProof/>
            <w:webHidden/>
          </w:rPr>
          <w:instrText xml:space="preserve"> PAGEREF _Toc103110501 \h </w:instrText>
        </w:r>
        <w:r w:rsidR="00B47BCD">
          <w:rPr>
            <w:noProof/>
            <w:webHidden/>
          </w:rPr>
        </w:r>
        <w:r w:rsidR="00B47BCD">
          <w:rPr>
            <w:noProof/>
            <w:webHidden/>
          </w:rPr>
          <w:fldChar w:fldCharType="separate"/>
        </w:r>
        <w:r w:rsidR="00B47BCD">
          <w:rPr>
            <w:noProof/>
            <w:webHidden/>
          </w:rPr>
          <w:t>30</w:t>
        </w:r>
        <w:r w:rsidR="00B47BCD">
          <w:rPr>
            <w:noProof/>
            <w:webHidden/>
          </w:rPr>
          <w:fldChar w:fldCharType="end"/>
        </w:r>
      </w:hyperlink>
    </w:p>
    <w:p w14:paraId="200DF756" w14:textId="77777777" w:rsidR="00725088" w:rsidRDefault="00771906">
      <w:r>
        <w:fldChar w:fldCharType="end"/>
      </w:r>
    </w:p>
    <w:p w14:paraId="52D65A8F" w14:textId="77777777" w:rsidR="00725088" w:rsidRDefault="00725088"/>
    <w:p w14:paraId="045D0242" w14:textId="77777777" w:rsidR="00725088" w:rsidRDefault="00725088"/>
    <w:p w14:paraId="7F2C5D70" w14:textId="77777777" w:rsidR="00725088" w:rsidRDefault="00725088"/>
    <w:p w14:paraId="64098C1E" w14:textId="77777777" w:rsidR="00725088" w:rsidRDefault="00725088"/>
    <w:p w14:paraId="5D51539B" w14:textId="77777777" w:rsidR="00725088" w:rsidRDefault="00725088"/>
    <w:p w14:paraId="1401530E" w14:textId="77777777" w:rsidR="00725088" w:rsidRDefault="00725088"/>
    <w:p w14:paraId="11DBE93A" w14:textId="77777777" w:rsidR="00725088" w:rsidRDefault="00725088"/>
    <w:p w14:paraId="3C8EFED5" w14:textId="77777777" w:rsidR="00725088" w:rsidRDefault="00725088"/>
    <w:p w14:paraId="54D30406" w14:textId="77777777" w:rsidR="00725088" w:rsidRDefault="00725088"/>
    <w:p w14:paraId="3E4E416E" w14:textId="77777777" w:rsidR="00725088" w:rsidRDefault="00725088"/>
    <w:p w14:paraId="5B30FE56" w14:textId="77777777" w:rsidR="00725088" w:rsidRDefault="00725088"/>
    <w:p w14:paraId="019A203C" w14:textId="77777777" w:rsidR="00725088" w:rsidRDefault="00725088"/>
    <w:p w14:paraId="10D33BFF" w14:textId="77777777" w:rsidR="00725088" w:rsidRDefault="00725088"/>
    <w:p w14:paraId="12B160D6" w14:textId="77777777" w:rsidR="00725088" w:rsidRDefault="00725088"/>
    <w:p w14:paraId="39DC9D63" w14:textId="77777777" w:rsidR="00725088" w:rsidRDefault="00725088"/>
    <w:p w14:paraId="5F8EC487" w14:textId="77777777" w:rsidR="00725088" w:rsidRDefault="00725088"/>
    <w:p w14:paraId="0316643C" w14:textId="77777777" w:rsidR="00725088" w:rsidRDefault="00725088">
      <w:pPr>
        <w:sectPr w:rsidR="00725088" w:rsidSect="004C0567">
          <w:headerReference w:type="default" r:id="rId30"/>
          <w:footerReference w:type="default" r:id="rId31"/>
          <w:pgSz w:w="11906" w:h="16838"/>
          <w:pgMar w:top="1417" w:right="1417" w:bottom="1417" w:left="1417" w:header="708" w:footer="708" w:gutter="0"/>
          <w:cols w:space="708"/>
          <w:docGrid w:linePitch="360"/>
        </w:sectPr>
      </w:pPr>
    </w:p>
    <w:p w14:paraId="0D100893" w14:textId="77777777" w:rsidR="00725088" w:rsidRDefault="00725088" w:rsidP="00771906">
      <w:pPr>
        <w:pStyle w:val="Titre"/>
      </w:pPr>
      <w:r>
        <w:lastRenderedPageBreak/>
        <w:t xml:space="preserve">Liste des tableaux </w:t>
      </w:r>
    </w:p>
    <w:p w14:paraId="3B259A6A" w14:textId="77777777" w:rsidR="00771906" w:rsidRDefault="00771906">
      <w:pPr>
        <w:pStyle w:val="Tabledesillustrations"/>
        <w:tabs>
          <w:tab w:val="right" w:leader="dot" w:pos="9062"/>
        </w:tabs>
        <w:rPr>
          <w:rFonts w:eastAsiaTheme="minorEastAsia"/>
          <w:noProof/>
          <w:lang w:eastAsia="fr-FR"/>
        </w:rPr>
      </w:pPr>
      <w:r>
        <w:fldChar w:fldCharType="begin"/>
      </w:r>
      <w:r>
        <w:instrText xml:space="preserve"> TOC \h \z \c "Tableau" </w:instrText>
      </w:r>
      <w:r>
        <w:fldChar w:fldCharType="separate"/>
      </w:r>
      <w:hyperlink w:anchor="_Toc103091289" w:history="1">
        <w:r w:rsidRPr="00A5402C">
          <w:rPr>
            <w:rStyle w:val="Lienhypertexte"/>
            <w:noProof/>
          </w:rPr>
          <w:t>Tableau 1 : liste des composants</w:t>
        </w:r>
        <w:r>
          <w:rPr>
            <w:noProof/>
            <w:webHidden/>
          </w:rPr>
          <w:tab/>
        </w:r>
        <w:r>
          <w:rPr>
            <w:noProof/>
            <w:webHidden/>
          </w:rPr>
          <w:fldChar w:fldCharType="begin"/>
        </w:r>
        <w:r>
          <w:rPr>
            <w:noProof/>
            <w:webHidden/>
          </w:rPr>
          <w:instrText xml:space="preserve"> PAGEREF _Toc103091289 \h </w:instrText>
        </w:r>
        <w:r>
          <w:rPr>
            <w:noProof/>
            <w:webHidden/>
          </w:rPr>
        </w:r>
        <w:r>
          <w:rPr>
            <w:noProof/>
            <w:webHidden/>
          </w:rPr>
          <w:fldChar w:fldCharType="separate"/>
        </w:r>
        <w:r>
          <w:rPr>
            <w:noProof/>
            <w:webHidden/>
          </w:rPr>
          <w:t>7</w:t>
        </w:r>
        <w:r>
          <w:rPr>
            <w:noProof/>
            <w:webHidden/>
          </w:rPr>
          <w:fldChar w:fldCharType="end"/>
        </w:r>
      </w:hyperlink>
    </w:p>
    <w:p w14:paraId="2CA1A905" w14:textId="77777777" w:rsidR="00725088" w:rsidRDefault="00771906">
      <w:r>
        <w:fldChar w:fldCharType="end"/>
      </w:r>
    </w:p>
    <w:p w14:paraId="50DDEB2C" w14:textId="77777777" w:rsidR="00725088" w:rsidRDefault="00725088"/>
    <w:p w14:paraId="6C93E653" w14:textId="77777777" w:rsidR="00725088" w:rsidRDefault="00725088"/>
    <w:p w14:paraId="00F7FB36" w14:textId="77777777" w:rsidR="00725088" w:rsidRDefault="00725088"/>
    <w:p w14:paraId="446D003D" w14:textId="77777777" w:rsidR="00725088" w:rsidRDefault="00725088"/>
    <w:p w14:paraId="24AEF1CA" w14:textId="77777777" w:rsidR="00725088" w:rsidRDefault="00725088"/>
    <w:p w14:paraId="667E9837" w14:textId="77777777" w:rsidR="00725088" w:rsidRDefault="00725088"/>
    <w:p w14:paraId="21A25AE9" w14:textId="77777777" w:rsidR="00725088" w:rsidRDefault="00725088"/>
    <w:p w14:paraId="6C8669D1" w14:textId="77777777" w:rsidR="00725088" w:rsidRDefault="00725088"/>
    <w:p w14:paraId="7B967A92" w14:textId="77777777" w:rsidR="00725088" w:rsidRDefault="00725088"/>
    <w:p w14:paraId="56E938C9" w14:textId="77777777" w:rsidR="00725088" w:rsidRDefault="00725088"/>
    <w:p w14:paraId="4C3459B3" w14:textId="77777777" w:rsidR="00725088" w:rsidRDefault="00725088"/>
    <w:p w14:paraId="0F620A56" w14:textId="77777777" w:rsidR="00725088" w:rsidRDefault="00725088"/>
    <w:p w14:paraId="3F3344B5" w14:textId="77777777" w:rsidR="00725088" w:rsidRDefault="00725088"/>
    <w:p w14:paraId="2CDFA7D3" w14:textId="77777777" w:rsidR="00725088" w:rsidRDefault="00725088"/>
    <w:p w14:paraId="1B361BDA" w14:textId="77777777" w:rsidR="00725088" w:rsidRDefault="00725088"/>
    <w:p w14:paraId="05D737A4" w14:textId="77777777" w:rsidR="00725088" w:rsidRDefault="00725088"/>
    <w:p w14:paraId="2C7E3FF5" w14:textId="77777777" w:rsidR="00725088" w:rsidRDefault="00725088"/>
    <w:p w14:paraId="02686862" w14:textId="77777777" w:rsidR="00725088" w:rsidRDefault="00725088"/>
    <w:p w14:paraId="7A792AED" w14:textId="77777777" w:rsidR="00725088" w:rsidRDefault="00725088"/>
    <w:p w14:paraId="1570B034" w14:textId="77777777" w:rsidR="00725088" w:rsidRDefault="00725088"/>
    <w:p w14:paraId="1F2466E0" w14:textId="77777777" w:rsidR="00725088" w:rsidRDefault="00725088"/>
    <w:p w14:paraId="528B6AC1" w14:textId="77777777" w:rsidR="00725088" w:rsidRDefault="00725088"/>
    <w:p w14:paraId="498B3D9D" w14:textId="77777777" w:rsidR="00725088" w:rsidRDefault="00725088"/>
    <w:p w14:paraId="7DC77F28" w14:textId="77777777" w:rsidR="00725088" w:rsidRDefault="00725088"/>
    <w:p w14:paraId="69661A8A" w14:textId="77777777" w:rsidR="00725088" w:rsidRDefault="00725088"/>
    <w:p w14:paraId="0D150776" w14:textId="77777777" w:rsidR="00725088" w:rsidRDefault="00725088"/>
    <w:p w14:paraId="7ACBFFD9" w14:textId="77777777" w:rsidR="00725088" w:rsidRDefault="00725088"/>
    <w:p w14:paraId="7F231AB2" w14:textId="77777777" w:rsidR="00725088" w:rsidRDefault="00725088"/>
    <w:p w14:paraId="00C40A0A" w14:textId="77777777" w:rsidR="00725088" w:rsidRDefault="00725088">
      <w:pPr>
        <w:sectPr w:rsidR="00725088" w:rsidSect="004C0567">
          <w:headerReference w:type="default" r:id="rId32"/>
          <w:footerReference w:type="default" r:id="rId33"/>
          <w:pgSz w:w="11906" w:h="16838"/>
          <w:pgMar w:top="1417" w:right="1417" w:bottom="1417" w:left="1417" w:header="708" w:footer="708" w:gutter="0"/>
          <w:cols w:space="708"/>
          <w:docGrid w:linePitch="360"/>
        </w:sectPr>
      </w:pPr>
    </w:p>
    <w:p w14:paraId="7BC1E058" w14:textId="63997BA3" w:rsidR="00725088" w:rsidRDefault="0C492962" w:rsidP="00725088">
      <w:pPr>
        <w:pStyle w:val="Titre1"/>
      </w:pPr>
      <w:bookmarkStart w:id="0" w:name="_Toc104480424"/>
      <w:r>
        <w:lastRenderedPageBreak/>
        <w:t>Introduction Générale</w:t>
      </w:r>
      <w:bookmarkEnd w:id="0"/>
      <w:r>
        <w:t xml:space="preserve"> </w:t>
      </w:r>
    </w:p>
    <w:p w14:paraId="57C89172" w14:textId="77777777" w:rsidR="00725088" w:rsidRDefault="00725088" w:rsidP="00725088"/>
    <w:p w14:paraId="4480A2FF" w14:textId="77777777" w:rsidR="00725088" w:rsidRDefault="00725088" w:rsidP="00725088"/>
    <w:p w14:paraId="15F9EFA6" w14:textId="77777777" w:rsidR="00725088" w:rsidRDefault="00725088" w:rsidP="00725088"/>
    <w:p w14:paraId="306B7312" w14:textId="77777777" w:rsidR="00725088" w:rsidRDefault="00725088" w:rsidP="00725088"/>
    <w:p w14:paraId="252A431F" w14:textId="77777777" w:rsidR="00725088" w:rsidRDefault="00725088" w:rsidP="00725088"/>
    <w:p w14:paraId="615DBDF9" w14:textId="77777777" w:rsidR="00725088" w:rsidRDefault="00725088" w:rsidP="00725088"/>
    <w:p w14:paraId="644DDEC2" w14:textId="77777777" w:rsidR="00725088" w:rsidRDefault="00725088" w:rsidP="00725088"/>
    <w:p w14:paraId="1A67A87F" w14:textId="77777777" w:rsidR="00725088" w:rsidRDefault="00725088" w:rsidP="00725088"/>
    <w:p w14:paraId="15B7D8D2" w14:textId="77777777" w:rsidR="00725088" w:rsidRDefault="00725088" w:rsidP="00725088"/>
    <w:p w14:paraId="4905AB1C" w14:textId="77777777" w:rsidR="00725088" w:rsidRDefault="00725088" w:rsidP="00725088"/>
    <w:p w14:paraId="79821B33" w14:textId="77777777" w:rsidR="00725088" w:rsidRDefault="00725088" w:rsidP="00725088"/>
    <w:p w14:paraId="0F5A5F0E" w14:textId="77777777" w:rsidR="00725088" w:rsidRDefault="00725088" w:rsidP="00725088"/>
    <w:p w14:paraId="18FD4261" w14:textId="77777777" w:rsidR="00725088" w:rsidRDefault="00725088" w:rsidP="00725088"/>
    <w:p w14:paraId="46E82FBF" w14:textId="77777777" w:rsidR="00725088" w:rsidRDefault="00725088" w:rsidP="00725088"/>
    <w:p w14:paraId="547C882E" w14:textId="77777777" w:rsidR="00725088" w:rsidRDefault="00725088" w:rsidP="00725088"/>
    <w:p w14:paraId="488125BA" w14:textId="77777777" w:rsidR="00725088" w:rsidRDefault="00725088" w:rsidP="00725088"/>
    <w:p w14:paraId="1D912252" w14:textId="77777777" w:rsidR="00725088" w:rsidRDefault="00725088" w:rsidP="00725088"/>
    <w:p w14:paraId="63DE5DC8" w14:textId="77777777" w:rsidR="00725088" w:rsidRDefault="00725088" w:rsidP="00725088"/>
    <w:p w14:paraId="64C0B21F" w14:textId="77777777" w:rsidR="00725088" w:rsidRDefault="00725088" w:rsidP="00725088"/>
    <w:p w14:paraId="4F7E41C0" w14:textId="77777777" w:rsidR="00725088" w:rsidRDefault="00725088" w:rsidP="00725088"/>
    <w:p w14:paraId="39AD5192" w14:textId="77777777" w:rsidR="00725088" w:rsidRDefault="00725088" w:rsidP="00725088"/>
    <w:p w14:paraId="491F1A51" w14:textId="77777777" w:rsidR="00725088" w:rsidRDefault="00725088" w:rsidP="00725088"/>
    <w:p w14:paraId="49416BD1" w14:textId="77777777" w:rsidR="00725088" w:rsidRDefault="00725088" w:rsidP="00725088"/>
    <w:p w14:paraId="6DD21B52" w14:textId="77777777" w:rsidR="00725088" w:rsidRDefault="00725088" w:rsidP="00725088"/>
    <w:p w14:paraId="306F164C" w14:textId="77777777" w:rsidR="00725088" w:rsidRDefault="00725088" w:rsidP="00725088"/>
    <w:p w14:paraId="30B71EAD" w14:textId="77777777" w:rsidR="00725088" w:rsidRDefault="00725088" w:rsidP="00725088"/>
    <w:p w14:paraId="7C20AE1B" w14:textId="77777777" w:rsidR="00725088" w:rsidRDefault="00725088" w:rsidP="00725088"/>
    <w:p w14:paraId="0CC44B28" w14:textId="77777777" w:rsidR="00725088" w:rsidRDefault="00725088" w:rsidP="00725088"/>
    <w:p w14:paraId="6183EF0F" w14:textId="77777777" w:rsidR="00725088" w:rsidRDefault="00725088" w:rsidP="00725088"/>
    <w:p w14:paraId="1D76EEC3" w14:textId="77777777" w:rsidR="00725088" w:rsidRDefault="00725088" w:rsidP="00725088">
      <w:pPr>
        <w:sectPr w:rsidR="00725088" w:rsidSect="004C0567">
          <w:headerReference w:type="default" r:id="rId34"/>
          <w:footerReference w:type="default" r:id="rId35"/>
          <w:pgSz w:w="11906" w:h="16838"/>
          <w:pgMar w:top="1417" w:right="1417" w:bottom="1417" w:left="1417" w:header="708" w:footer="708" w:gutter="0"/>
          <w:cols w:space="708"/>
          <w:docGrid w:linePitch="360"/>
        </w:sectPr>
      </w:pPr>
    </w:p>
    <w:p w14:paraId="007E8009" w14:textId="532D1E8D" w:rsidR="00725088" w:rsidRPr="002E0A41" w:rsidRDefault="0C492962" w:rsidP="002E0A41">
      <w:pPr>
        <w:pStyle w:val="Style3"/>
        <w:rPr>
          <w:rStyle w:val="Style3Car"/>
          <w:b/>
          <w:bCs/>
          <w:color w:val="auto"/>
        </w:rPr>
      </w:pPr>
      <w:bookmarkStart w:id="1" w:name="_Toc104480425"/>
      <w:r w:rsidRPr="002E0A41">
        <w:lastRenderedPageBreak/>
        <w:t>Chapitre 1</w:t>
      </w:r>
      <w:r w:rsidR="009F7A1F" w:rsidRPr="002E0A41">
        <w:t xml:space="preserve"> : </w:t>
      </w:r>
      <w:r w:rsidR="00AE2BCB" w:rsidRPr="002E0A41">
        <w:t xml:space="preserve">CONCEPT GENERALE DE PROJET : </w:t>
      </w:r>
      <w:r w:rsidRPr="002E0A41">
        <w:rPr>
          <w:rStyle w:val="Style3Car"/>
          <w:b/>
          <w:bCs/>
          <w:color w:val="auto"/>
        </w:rPr>
        <w:t>Introduction :</w:t>
      </w:r>
      <w:bookmarkEnd w:id="1"/>
      <w:r w:rsidR="009F7A1F" w:rsidRPr="002E0A41">
        <w:rPr>
          <w:rStyle w:val="Style3Car"/>
          <w:b/>
          <w:bCs/>
          <w:color w:val="auto"/>
        </w:rPr>
        <w:t xml:space="preserve"> </w:t>
      </w:r>
    </w:p>
    <w:p w14:paraId="62BFBB28" w14:textId="6BB555AC" w:rsidR="00B550AE" w:rsidRPr="002E0A41" w:rsidRDefault="53863600" w:rsidP="002E0A41">
      <w:pPr>
        <w:pStyle w:val="Style1"/>
        <w:rPr>
          <w:rFonts w:eastAsia="Microsoft JhengHei"/>
        </w:rPr>
      </w:pPr>
      <w:r w:rsidRPr="53863600">
        <w:rPr>
          <w:rFonts w:eastAsia="Microsoft JhengHei"/>
        </w:rPr>
        <w:t xml:space="preserve">      Le premier chapitre de ce rapport vise à mettre le projet dans son cadre général. Nous commençons tout d’abord par présenter l’entreprise d’accueil. Puis, nous d´écrivons la problématique en spécifiant les besoins qui nous ont incités à réaliser note projet. Ensuite, nous analysons les solutions existantes afin d’identifier leurs imperfections. Enfin, nous proposons nos solutions envisagées d’une manière claire et méthodique.</w:t>
      </w:r>
    </w:p>
    <w:p w14:paraId="50200EFF" w14:textId="2478C74B" w:rsidR="00B550AE" w:rsidRPr="002E0A41" w:rsidRDefault="00893A0F" w:rsidP="00893A0F">
      <w:pPr>
        <w:pStyle w:val="Style3"/>
        <w:numPr>
          <w:ilvl w:val="0"/>
          <w:numId w:val="19"/>
        </w:numPr>
      </w:pPr>
      <w:bookmarkStart w:id="2" w:name="_Toc104480426"/>
      <w:r w:rsidRPr="005D7AA9">
        <w:rPr>
          <w:rFonts w:cstheme="minorHAnsi"/>
          <w:bCs/>
          <w:sz w:val="32"/>
          <w:szCs w:val="32"/>
        </w:rPr>
        <w:t xml:space="preserve">Présentation de la société d’accueil : </w:t>
      </w:r>
      <w:bookmarkStart w:id="3" w:name="_Hlk101357142"/>
      <w:r w:rsidRPr="005D7AA9">
        <w:rPr>
          <w:rFonts w:cstheme="minorHAnsi"/>
          <w:bCs/>
          <w:sz w:val="32"/>
          <w:szCs w:val="32"/>
        </w:rPr>
        <w:t>MEDIWAVE</w:t>
      </w:r>
      <w:bookmarkEnd w:id="2"/>
      <w:bookmarkEnd w:id="3"/>
      <w:r w:rsidRPr="005D7AA9">
        <w:rPr>
          <w:rFonts w:cstheme="minorHAnsi"/>
          <w:bCs/>
          <w:sz w:val="32"/>
          <w:szCs w:val="32"/>
        </w:rPr>
        <w:t> </w:t>
      </w:r>
      <w:r w:rsidR="00B550AE" w:rsidRPr="002E0A41">
        <w:t xml:space="preserve"> </w:t>
      </w:r>
    </w:p>
    <w:p w14:paraId="354EC079" w14:textId="0CE2EC25" w:rsidR="00893A0F" w:rsidRPr="00893A0F" w:rsidRDefault="00893A0F" w:rsidP="00893A0F">
      <w:pPr>
        <w:pStyle w:val="Style1"/>
        <w:ind w:firstLine="360"/>
      </w:pPr>
      <w:r w:rsidRPr="00893A0F">
        <w:t xml:space="preserve">L’électronique excite aujourd’hui dans divers domaines et secteurs. Pour cela, la présence des systèmes embarqués est devenue un critère de base pour assurer le bon développement d’une société ou d’une industrie. A ce propos le secteur industriel envisage une grande croissance grâce aux progrès technologique notamment dans le domaine robotique et celui de l’automatisation des machines. Cet aspect encourage plusieurs sociétés à s’investir dans la recherche et le développement des solutions afin d’améliorer le processus de production.  </w:t>
      </w:r>
      <w:r w:rsidRPr="00893A0F">
        <w:rPr>
          <w:b/>
          <w:bCs/>
        </w:rPr>
        <w:t>MEDIWAVE</w:t>
      </w:r>
      <w:r w:rsidRPr="00893A0F">
        <w:t xml:space="preserve">      est un excellent exemple des industries qui ont su profiter des bienfaits de la technologie. Elle a été mise en exploitation depuis MAI 2020.elle est située à Sousse sous la direction générale de </w:t>
      </w:r>
      <w:r w:rsidRPr="00893A0F">
        <w:rPr>
          <w:b/>
          <w:bCs/>
        </w:rPr>
        <w:t>Mr Farid KAMEL</w:t>
      </w:r>
      <w:r w:rsidRPr="00893A0F">
        <w:t>. Son domaine d’activité est principalement l’étude, la conception et la réalisation des machines industrielles spéciales.</w:t>
      </w:r>
    </w:p>
    <w:p w14:paraId="6E3E1AE7" w14:textId="57587DA8" w:rsidR="00440CDC" w:rsidRDefault="00893A0F" w:rsidP="00893A0F">
      <w:pPr>
        <w:pStyle w:val="Style3"/>
        <w:numPr>
          <w:ilvl w:val="0"/>
          <w:numId w:val="19"/>
        </w:numPr>
      </w:pPr>
      <w:bookmarkStart w:id="4" w:name="_Toc104480427"/>
      <w:r w:rsidRPr="003359CA">
        <w:rPr>
          <w:rFonts w:cstheme="minorHAnsi"/>
          <w:bCs/>
          <w:sz w:val="32"/>
          <w:szCs w:val="32"/>
        </w:rPr>
        <w:t>Différents services</w:t>
      </w:r>
      <w:bookmarkEnd w:id="4"/>
      <w:r w:rsidRPr="003359CA">
        <w:rPr>
          <w:rFonts w:cstheme="minorHAnsi"/>
          <w:bCs/>
          <w:sz w:val="32"/>
          <w:szCs w:val="32"/>
        </w:rPr>
        <w:t> </w:t>
      </w:r>
    </w:p>
    <w:p w14:paraId="3FF531D5" w14:textId="3533B2A5" w:rsidR="00893A0F" w:rsidRPr="00893A0F" w:rsidRDefault="00893A0F" w:rsidP="00893A0F">
      <w:pPr>
        <w:rPr>
          <w:rFonts w:ascii="Times New Roman" w:hAnsi="Times New Roman" w:cs="Times New Roman"/>
          <w:color w:val="1F4E79" w:themeColor="accent1" w:themeShade="80"/>
        </w:rPr>
      </w:pPr>
      <w:r>
        <w:rPr>
          <w:rStyle w:val="Style1Car"/>
        </w:rPr>
        <w:t>« </w:t>
      </w:r>
      <w:r w:rsidRPr="00893A0F">
        <w:rPr>
          <w:rStyle w:val="Style1Car"/>
        </w:rPr>
        <w:t>MEDIWAVE</w:t>
      </w:r>
      <w:r>
        <w:rPr>
          <w:rStyle w:val="Style1Car"/>
        </w:rPr>
        <w:t> »</w:t>
      </w:r>
      <w:r w:rsidRPr="00893A0F">
        <w:rPr>
          <w:rStyle w:val="Style1Car"/>
        </w:rPr>
        <w:t xml:space="preserve"> regroupe plusieurs services</w:t>
      </w:r>
      <w:r w:rsidRPr="00893A0F">
        <w:rPr>
          <w:rFonts w:ascii="Times New Roman" w:hAnsi="Times New Roman" w:cs="Times New Roman"/>
          <w:color w:val="1F4E79" w:themeColor="accent1" w:themeShade="80"/>
          <w:sz w:val="28"/>
          <w:szCs w:val="28"/>
        </w:rPr>
        <w:t> :</w:t>
      </w:r>
    </w:p>
    <w:p w14:paraId="23D222EF" w14:textId="03CAD7AE" w:rsidR="00893A0F" w:rsidRDefault="00893A0F" w:rsidP="00010AC7">
      <w:pPr>
        <w:pStyle w:val="Style1"/>
        <w:numPr>
          <w:ilvl w:val="0"/>
          <w:numId w:val="64"/>
        </w:numPr>
        <w:rPr>
          <w:rStyle w:val="Rfrenceintense"/>
          <w:smallCaps w:val="0"/>
          <w:spacing w:val="0"/>
          <w:u w:val="none"/>
        </w:rPr>
      </w:pPr>
      <w:r>
        <w:rPr>
          <w:rStyle w:val="Rfrenceintense"/>
          <w:smallCaps w:val="0"/>
          <w:spacing w:val="0"/>
          <w:u w:val="none"/>
        </w:rPr>
        <w:t>Etude, conception et mise en œuvre de solutions</w:t>
      </w:r>
      <w:r w:rsidR="00E73A1F">
        <w:rPr>
          <w:rStyle w:val="Rfrenceintense"/>
          <w:smallCaps w:val="0"/>
          <w:spacing w:val="0"/>
          <w:u w:val="none"/>
        </w:rPr>
        <w:t xml:space="preserve"> </w:t>
      </w:r>
      <w:r>
        <w:rPr>
          <w:rStyle w:val="Rfrenceintense"/>
          <w:smallCaps w:val="0"/>
          <w:spacing w:val="0"/>
          <w:u w:val="none"/>
        </w:rPr>
        <w:t>médicales</w:t>
      </w:r>
    </w:p>
    <w:p w14:paraId="7C3B3025" w14:textId="60E1DD0B" w:rsidR="00893A0F" w:rsidRPr="00893A0F" w:rsidRDefault="00893A0F" w:rsidP="00893A0F">
      <w:pPr>
        <w:pStyle w:val="Style1"/>
      </w:pPr>
      <w:r>
        <w:t xml:space="preserve">     </w:t>
      </w:r>
      <w:r w:rsidRPr="00893A0F">
        <w:t xml:space="preserve">C’est une conception des produits en trois dimensions avec des logicielle bien spécifiques CAP. </w:t>
      </w:r>
      <w:r>
        <w:t>« </w:t>
      </w:r>
      <w:r w:rsidRPr="00893A0F">
        <w:t>MEDIWAVE</w:t>
      </w:r>
      <w:r>
        <w:t> »</w:t>
      </w:r>
      <w:r w:rsidRPr="00893A0F">
        <w:t xml:space="preserve"> élabore des dessins techniques, qui sont une étape indispensable située entre la conception et la réalisation du produit final.la création haut de gamme est facilitée par l’utilisation d’outils spécialisés dans la mécanique.</w:t>
      </w:r>
    </w:p>
    <w:p w14:paraId="05B2FDF8" w14:textId="77777777" w:rsidR="00893A0F" w:rsidRPr="00893A0F" w:rsidRDefault="00E73A1F" w:rsidP="00010AC7">
      <w:pPr>
        <w:pStyle w:val="Style1"/>
        <w:numPr>
          <w:ilvl w:val="0"/>
          <w:numId w:val="63"/>
        </w:numPr>
        <w:rPr>
          <w:b/>
          <w:bCs/>
        </w:rPr>
      </w:pPr>
      <w:r>
        <w:rPr>
          <w:b/>
          <w:bCs/>
        </w:rPr>
        <w:t xml:space="preserve">Conception des appareils médicaux spéciaux </w:t>
      </w:r>
    </w:p>
    <w:p w14:paraId="3EC5D6C1" w14:textId="77777777" w:rsidR="00893A0F" w:rsidRPr="005D7AA9" w:rsidRDefault="00893A0F" w:rsidP="00893A0F">
      <w:pPr>
        <w:pStyle w:val="Style1"/>
      </w:pPr>
      <w:r>
        <w:lastRenderedPageBreak/>
        <w:t xml:space="preserve">  Cette partie on globe l’étude, la conception et la construction de machines industrielles </w:t>
      </w:r>
      <w:ins w:id="5" w:author="hp" w:date="2019-02-19T17:01:00Z">
        <w:r>
          <w:t xml:space="preserve">           </w:t>
        </w:r>
      </w:ins>
      <w:r>
        <w:t>spéciales et tout autre outil de production en série répondant aux besoins des clients.</w:t>
      </w:r>
    </w:p>
    <w:p w14:paraId="46CC84C7" w14:textId="74E00AD7" w:rsidR="00893A0F" w:rsidRPr="00893A0F" w:rsidRDefault="00E73A1F" w:rsidP="00010AC7">
      <w:pPr>
        <w:pStyle w:val="Style1"/>
        <w:numPr>
          <w:ilvl w:val="0"/>
          <w:numId w:val="63"/>
        </w:numPr>
        <w:rPr>
          <w:rStyle w:val="Rfrenceintense"/>
          <w:smallCaps w:val="0"/>
          <w:spacing w:val="0"/>
          <w:u w:val="none"/>
        </w:rPr>
      </w:pPr>
      <w:r>
        <w:rPr>
          <w:rStyle w:val="Rfrenceintense"/>
          <w:smallCaps w:val="0"/>
          <w:spacing w:val="0"/>
          <w:u w:val="none"/>
        </w:rPr>
        <w:t>Usinage mécanique </w:t>
      </w:r>
    </w:p>
    <w:p w14:paraId="54333F25" w14:textId="10B0BEEE" w:rsidR="00893A0F" w:rsidRPr="00893A0F" w:rsidRDefault="00893A0F" w:rsidP="00893A0F">
      <w:pPr>
        <w:pStyle w:val="Style1"/>
        <w:rPr>
          <w:rStyle w:val="Rfrenceintense"/>
          <w:b w:val="0"/>
          <w:bCs w:val="0"/>
          <w:smallCaps w:val="0"/>
          <w:spacing w:val="0"/>
          <w:u w:val="none"/>
        </w:rPr>
      </w:pPr>
      <w:r>
        <w:rPr>
          <w:rStyle w:val="Rfrenceintense"/>
          <w:b w:val="0"/>
          <w:bCs w:val="0"/>
          <w:smallCaps w:val="0"/>
          <w:spacing w:val="0"/>
          <w:u w:val="none"/>
        </w:rPr>
        <w:t>MEDWAVE se caractérise par la fabrication de divers outils, notamment les petits moulent d’injection, les outils de soudage, les outils de montage et les outils de commande.</w:t>
      </w:r>
    </w:p>
    <w:p w14:paraId="5DE5D83F" w14:textId="50D5493E" w:rsidR="00893A0F" w:rsidRPr="00893A0F" w:rsidRDefault="00893A0F" w:rsidP="00010AC7">
      <w:pPr>
        <w:pStyle w:val="Style1"/>
        <w:numPr>
          <w:ilvl w:val="0"/>
          <w:numId w:val="63"/>
        </w:numPr>
        <w:rPr>
          <w:rStyle w:val="Rfrenceintense"/>
          <w:smallCaps w:val="0"/>
          <w:spacing w:val="0"/>
          <w:u w:val="none"/>
        </w:rPr>
      </w:pPr>
      <w:r w:rsidRPr="00893A0F">
        <w:rPr>
          <w:rStyle w:val="Rfrenceintense"/>
          <w:smallCaps w:val="0"/>
          <w:spacing w:val="0"/>
          <w:u w:val="none"/>
        </w:rPr>
        <w:t>Electr</w:t>
      </w:r>
      <w:r w:rsidR="00E73A1F">
        <w:rPr>
          <w:rStyle w:val="Rfrenceintense"/>
          <w:smallCaps w:val="0"/>
          <w:spacing w:val="0"/>
          <w:u w:val="none"/>
        </w:rPr>
        <w:t>icité et électronique médicale </w:t>
      </w:r>
    </w:p>
    <w:p w14:paraId="57CC75F5" w14:textId="6537AC19" w:rsidR="00893A0F" w:rsidRPr="00893A0F" w:rsidRDefault="00893A0F" w:rsidP="00893A0F">
      <w:pPr>
        <w:pStyle w:val="Style1"/>
      </w:pPr>
      <w:r w:rsidRPr="00893A0F">
        <w:t>C’est la conception des armoires électrique. Une étude complète de l’architecteur des différents rése</w:t>
      </w:r>
      <w:r>
        <w:t>aux (dimensionnement câbles, ICC</w:t>
      </w:r>
      <w:r w:rsidRPr="00893A0F">
        <w:t>, protection) se fait afin d’assurer le meilleur rapport qualité/prix. Le domaine de fabrication de la société est large et englobe : la gestion de production et de commande, la gestion des alarmes et surveillance des défauts, la supervision et les réseaux de courant forts ou faibles. La conception électronique consiste à la réalisation d’ensembles électronique consiste à la réalisation d’ensembles électroniques médicale et des cartes électroniques médicale d’après un cahier des charges.</w:t>
      </w:r>
    </w:p>
    <w:p w14:paraId="59D62DDD" w14:textId="22D02FD4" w:rsidR="00893A0F" w:rsidRPr="00893A0F" w:rsidRDefault="00E73A1F" w:rsidP="00010AC7">
      <w:pPr>
        <w:pStyle w:val="Style1"/>
        <w:numPr>
          <w:ilvl w:val="0"/>
          <w:numId w:val="63"/>
        </w:numPr>
        <w:rPr>
          <w:rStyle w:val="Rfrenceintense"/>
          <w:smallCaps w:val="0"/>
          <w:spacing w:val="0"/>
          <w:u w:val="none"/>
        </w:rPr>
      </w:pPr>
      <w:r>
        <w:rPr>
          <w:rStyle w:val="Rfrenceintense"/>
          <w:smallCaps w:val="0"/>
          <w:spacing w:val="0"/>
          <w:u w:val="none"/>
        </w:rPr>
        <w:t>Maintenance médicale </w:t>
      </w:r>
    </w:p>
    <w:p w14:paraId="1A568433" w14:textId="2E5605E7" w:rsidR="001F4612" w:rsidRPr="00E73A1F" w:rsidRDefault="00893A0F" w:rsidP="00E73A1F">
      <w:pPr>
        <w:pStyle w:val="Style1"/>
      </w:pPr>
      <w:r w:rsidRPr="00893A0F">
        <w:t>Le domaine de la maintenance est vaste et peut être effectue en électronique, automatisme, mécanique, hydraulique, pneumatique et contr</w:t>
      </w:r>
      <w:r w:rsidR="00E73A1F">
        <w:t>at de maintenance clés en main.</w:t>
      </w:r>
    </w:p>
    <w:p w14:paraId="35A69240" w14:textId="5CC17584" w:rsidR="00AE717B" w:rsidRPr="0018277F" w:rsidRDefault="0018277F" w:rsidP="00E73A1F">
      <w:pPr>
        <w:pStyle w:val="Style3"/>
        <w:numPr>
          <w:ilvl w:val="0"/>
          <w:numId w:val="19"/>
        </w:numPr>
      </w:pPr>
      <w:bookmarkStart w:id="6" w:name="_Toc104480428"/>
      <w:r>
        <w:rPr>
          <w:rStyle w:val="Style4Car"/>
          <w:b/>
          <w:color w:val="auto"/>
        </w:rPr>
        <w:t>Cadre générale</w:t>
      </w:r>
      <w:r w:rsidR="005A182E" w:rsidRPr="0018277F">
        <w:rPr>
          <w:rStyle w:val="Style4Car"/>
          <w:b/>
          <w:color w:val="auto"/>
        </w:rPr>
        <w:t> :</w:t>
      </w:r>
      <w:bookmarkEnd w:id="6"/>
      <w:r w:rsidR="005A182E" w:rsidRPr="0018277F">
        <w:t xml:space="preserve"> </w:t>
      </w:r>
    </w:p>
    <w:p w14:paraId="7738AD9A" w14:textId="2479FA46" w:rsidR="00725088" w:rsidRDefault="00E73A1F" w:rsidP="00E73A1F">
      <w:pPr>
        <w:pStyle w:val="Style4"/>
        <w:rPr>
          <w:rFonts w:ascii="Microsoft JhengHei" w:eastAsia="Microsoft JhengHei" w:hAnsi="Microsoft JhengHei" w:cs="Microsoft JhengHei"/>
          <w:color w:val="000000" w:themeColor="text1"/>
        </w:rPr>
      </w:pPr>
      <w:bookmarkStart w:id="7" w:name="_Toc104480429"/>
      <w:r>
        <w:t xml:space="preserve">3-1 </w:t>
      </w:r>
      <w:r w:rsidRPr="008840A0">
        <w:t>Définition de la pousse seringue électrique</w:t>
      </w:r>
      <w:bookmarkEnd w:id="7"/>
      <w:r w:rsidRPr="008840A0">
        <w:t> </w:t>
      </w:r>
      <w:r>
        <w:rPr>
          <w:rFonts w:ascii="Microsoft JhengHei" w:eastAsia="Microsoft JhengHei" w:hAnsi="Microsoft JhengHei" w:cs="Microsoft JhengHei"/>
          <w:color w:val="000000" w:themeColor="text1"/>
        </w:rPr>
        <w:t xml:space="preserve"> </w:t>
      </w:r>
    </w:p>
    <w:p w14:paraId="237CA077" w14:textId="77777777" w:rsidR="00E73A1F" w:rsidRPr="00E73A1F" w:rsidRDefault="00E73A1F" w:rsidP="00E73A1F">
      <w:pPr>
        <w:pStyle w:val="Style1"/>
        <w:ind w:firstLine="708"/>
      </w:pPr>
      <w:r w:rsidRPr="00E73A1F">
        <w:t xml:space="preserve">Un pousse-seringue ou seringue auto pulsée (SAP) ou encore pousse-seringue électrique (PSE) est un dispositif médical de classe </w:t>
      </w:r>
      <w:proofErr w:type="spellStart"/>
      <w:r w:rsidRPr="00E73A1F">
        <w:t>IIb</w:t>
      </w:r>
      <w:proofErr w:type="spellEnd"/>
      <w:r w:rsidRPr="00E73A1F">
        <w:t xml:space="preserve"> utilisé pour administrer de faibles quantités de fluide (avec ou sans médicament) à un patient à travers une seringue allant de 1cc jusqu'à un volume de 100cc. On le retrouve également en chimie ou en recherche biomédicale. On les retrouve majoritairement dans les services de soins des Centres Hospitaliers. Facile d'utilisation, leur programmation rapide permet aux personnels soignants de lancer une perfusion en quelques secondes, de manière complètement sécurisée et ainsi permettre la bonne observance médicamenteuse pour les patients.</w:t>
      </w:r>
    </w:p>
    <w:p w14:paraId="7F24B9B6" w14:textId="77777777" w:rsidR="00E73A1F" w:rsidRPr="00E73A1F" w:rsidRDefault="00E73A1F" w:rsidP="00E73A1F">
      <w:pPr>
        <w:pStyle w:val="Style1"/>
        <w:ind w:firstLine="708"/>
      </w:pPr>
      <w:r w:rsidRPr="00E73A1F">
        <w:lastRenderedPageBreak/>
        <w:t>Un pousse seringue électrique (PSE) est par définition un appareil qui permet d'obtenir un débit constant d'un médicament avec une vitesse déterminée. La vitesse de déplacement du piston de la seringue varie selon une programmation définie par l'utilisateur. On peut utiliser plusieurs modèles et tailles de seringue. (La figure I.1) illustre un modèle de pousse seringue électrique</w:t>
      </w:r>
    </w:p>
    <w:p w14:paraId="3EF57C12" w14:textId="40CA5326" w:rsidR="00E73A1F" w:rsidRPr="00E73A1F" w:rsidRDefault="00E73A1F" w:rsidP="00E73A1F">
      <w:pPr>
        <w:pStyle w:val="Style1"/>
        <w:ind w:firstLine="708"/>
      </w:pPr>
      <w:r w:rsidRPr="00E73A1F">
        <w:t>L'utilité des pousse-seringues est d'administrer des médicaments en continu, avec un débit stable permettant l'obtention d'une concentration stable sur la durée d'administration. Cela permet d'éviter des périodes pendant lesquelles le taux de médicaments dans le sang est trop élevé ou trop faible. Ils sont largement utilisés pour l'administration d'anticancéreux, d'insuline, d'antibiotiques, d'antalgiques et d'amines vasopressives dans de nombreuses spécialités médicales : anesthésie-réanimation, chirurgie, infectiologie, soins palliatifs...</w:t>
      </w:r>
    </w:p>
    <w:p w14:paraId="6AA5893E" w14:textId="0AAB219C" w:rsidR="00E73A1F" w:rsidRDefault="00E73A1F" w:rsidP="00E73A1F">
      <w:pPr>
        <w:jc w:val="both"/>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754496" behindDoc="0" locked="0" layoutInCell="1" allowOverlap="1" wp14:anchorId="11FBBA3F" wp14:editId="6E20230C">
            <wp:simplePos x="0" y="0"/>
            <wp:positionH relativeFrom="margin">
              <wp:align>center</wp:align>
            </wp:positionH>
            <wp:positionV relativeFrom="paragraph">
              <wp:posOffset>90170</wp:posOffset>
            </wp:positionV>
            <wp:extent cx="2857500" cy="1562100"/>
            <wp:effectExtent l="0" t="0" r="0" b="0"/>
            <wp:wrapNone/>
            <wp:docPr id="1338072772" name="Image 133807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1562100"/>
                    </a:xfrm>
                    <a:prstGeom prst="rect">
                      <a:avLst/>
                    </a:prstGeom>
                    <a:noFill/>
                    <a:ln>
                      <a:noFill/>
                    </a:ln>
                  </pic:spPr>
                </pic:pic>
              </a:graphicData>
            </a:graphic>
          </wp:anchor>
        </w:drawing>
      </w:r>
    </w:p>
    <w:p w14:paraId="76830D2B" w14:textId="1386043B" w:rsidR="00E73A1F" w:rsidRDefault="00E73A1F" w:rsidP="00E73A1F">
      <w:pPr>
        <w:pStyle w:val="Style1"/>
        <w:rPr>
          <w:rFonts w:eastAsia="Microsoft JhengHei"/>
        </w:rPr>
      </w:pPr>
    </w:p>
    <w:p w14:paraId="12ADB535" w14:textId="3CAAB301" w:rsidR="00E73A1F" w:rsidRDefault="00E73A1F" w:rsidP="00E73A1F">
      <w:pPr>
        <w:pStyle w:val="Style1"/>
        <w:rPr>
          <w:rFonts w:eastAsia="Microsoft JhengHei"/>
        </w:rPr>
      </w:pPr>
    </w:p>
    <w:p w14:paraId="6AFA91E4" w14:textId="77777777" w:rsidR="00E73A1F" w:rsidRDefault="00E73A1F" w:rsidP="00E73A1F">
      <w:pPr>
        <w:pStyle w:val="Style1"/>
        <w:rPr>
          <w:rFonts w:eastAsia="Microsoft JhengHei"/>
        </w:rPr>
      </w:pPr>
    </w:p>
    <w:p w14:paraId="29BBCA78" w14:textId="62351B56" w:rsidR="00E73A1F" w:rsidRDefault="00A23C66" w:rsidP="00E73A1F">
      <w:pPr>
        <w:pStyle w:val="Style1"/>
        <w:rPr>
          <w:rFonts w:eastAsia="Microsoft JhengHei"/>
        </w:rPr>
      </w:pPr>
      <w:r>
        <w:rPr>
          <w:noProof/>
          <w:lang w:eastAsia="fr-FR"/>
        </w:rPr>
        <mc:AlternateContent>
          <mc:Choice Requires="wps">
            <w:drawing>
              <wp:anchor distT="0" distB="0" distL="114300" distR="114300" simplePos="0" relativeHeight="251756544" behindDoc="0" locked="0" layoutInCell="1" allowOverlap="1" wp14:anchorId="3073C097" wp14:editId="27ACB255">
                <wp:simplePos x="0" y="0"/>
                <wp:positionH relativeFrom="column">
                  <wp:posOffset>1632585</wp:posOffset>
                </wp:positionH>
                <wp:positionV relativeFrom="paragraph">
                  <wp:posOffset>335280</wp:posOffset>
                </wp:positionV>
                <wp:extent cx="2857500" cy="635"/>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14:paraId="2F19960C" w14:textId="25C2F793" w:rsidR="00C36EB8" w:rsidRPr="00A23C66" w:rsidRDefault="00C36EB8" w:rsidP="00E73A1F">
                            <w:pPr>
                              <w:pStyle w:val="Lgende"/>
                              <w:rPr>
                                <w:rFonts w:ascii="Times New Roman" w:hAnsi="Times New Roman" w:cs="Times New Roman"/>
                                <w:i w:val="0"/>
                                <w:iCs w:val="0"/>
                                <w:noProof/>
                                <w:color w:val="auto"/>
                                <w:sz w:val="28"/>
                                <w:szCs w:val="28"/>
                              </w:rPr>
                            </w:pPr>
                            <w:r w:rsidRPr="00A23C66">
                              <w:rPr>
                                <w:rFonts w:ascii="Times New Roman" w:hAnsi="Times New Roman" w:cs="Times New Roman"/>
                                <w:i w:val="0"/>
                                <w:iCs w:val="0"/>
                                <w:color w:val="auto"/>
                                <w:sz w:val="20"/>
                                <w:szCs w:val="20"/>
                              </w:rPr>
                              <w:t xml:space="preserve">Figure </w:t>
                            </w:r>
                            <w:r w:rsidRPr="00A23C66">
                              <w:rPr>
                                <w:rFonts w:ascii="Times New Roman" w:hAnsi="Times New Roman" w:cs="Times New Roman"/>
                                <w:i w:val="0"/>
                                <w:iCs w:val="0"/>
                                <w:color w:val="auto"/>
                                <w:sz w:val="20"/>
                                <w:szCs w:val="20"/>
                              </w:rPr>
                              <w:fldChar w:fldCharType="begin"/>
                            </w:r>
                            <w:r w:rsidRPr="00A23C66">
                              <w:rPr>
                                <w:rFonts w:ascii="Times New Roman" w:hAnsi="Times New Roman" w:cs="Times New Roman"/>
                                <w:i w:val="0"/>
                                <w:iCs w:val="0"/>
                                <w:color w:val="auto"/>
                                <w:sz w:val="20"/>
                                <w:szCs w:val="20"/>
                              </w:rPr>
                              <w:instrText xml:space="preserve"> SEQ Figure \* ARABIC </w:instrText>
                            </w:r>
                            <w:r w:rsidRPr="00A23C66">
                              <w:rPr>
                                <w:rFonts w:ascii="Times New Roman" w:hAnsi="Times New Roman" w:cs="Times New Roman"/>
                                <w:i w:val="0"/>
                                <w:iCs w:val="0"/>
                                <w:color w:val="auto"/>
                                <w:sz w:val="20"/>
                                <w:szCs w:val="20"/>
                              </w:rPr>
                              <w:fldChar w:fldCharType="separate"/>
                            </w:r>
                            <w:r w:rsidR="00CB4075">
                              <w:rPr>
                                <w:rFonts w:ascii="Times New Roman" w:hAnsi="Times New Roman" w:cs="Times New Roman"/>
                                <w:i w:val="0"/>
                                <w:iCs w:val="0"/>
                                <w:noProof/>
                                <w:color w:val="auto"/>
                                <w:sz w:val="20"/>
                                <w:szCs w:val="20"/>
                              </w:rPr>
                              <w:t>1</w:t>
                            </w:r>
                            <w:r w:rsidRPr="00A23C66">
                              <w:rPr>
                                <w:rFonts w:ascii="Times New Roman" w:hAnsi="Times New Roman" w:cs="Times New Roman"/>
                                <w:i w:val="0"/>
                                <w:iCs w:val="0"/>
                                <w:color w:val="auto"/>
                                <w:sz w:val="20"/>
                                <w:szCs w:val="20"/>
                              </w:rPr>
                              <w:fldChar w:fldCharType="end"/>
                            </w:r>
                            <w:r w:rsidRPr="00A23C66">
                              <w:rPr>
                                <w:rFonts w:ascii="Times New Roman" w:hAnsi="Times New Roman" w:cs="Times New Roman"/>
                                <w:i w:val="0"/>
                                <w:iCs w:val="0"/>
                                <w:color w:val="auto"/>
                                <w:sz w:val="20"/>
                                <w:szCs w:val="20"/>
                              </w:rPr>
                              <w:t xml:space="preserve">: </w:t>
                            </w:r>
                            <w:r w:rsidR="00A23C66" w:rsidRPr="00A23C66">
                              <w:rPr>
                                <w:rFonts w:ascii="Times New Roman" w:hAnsi="Times New Roman" w:cs="Times New Roman"/>
                                <w:i w:val="0"/>
                                <w:iCs w:val="0"/>
                                <w:color w:val="auto"/>
                                <w:sz w:val="20"/>
                                <w:szCs w:val="20"/>
                              </w:rPr>
                              <w:t xml:space="preserve">modèle </w:t>
                            </w:r>
                            <w:r w:rsidRPr="00A23C66">
                              <w:rPr>
                                <w:rFonts w:ascii="Times New Roman" w:hAnsi="Times New Roman" w:cs="Times New Roman"/>
                                <w:i w:val="0"/>
                                <w:iCs w:val="0"/>
                                <w:color w:val="auto"/>
                                <w:sz w:val="20"/>
                                <w:szCs w:val="20"/>
                              </w:rPr>
                              <w:t>de pousse se</w:t>
                            </w:r>
                            <w:r w:rsidR="00A23C66" w:rsidRPr="00A23C66">
                              <w:rPr>
                                <w:rFonts w:ascii="Times New Roman" w:hAnsi="Times New Roman" w:cs="Times New Roman"/>
                                <w:i w:val="0"/>
                                <w:iCs w:val="0"/>
                                <w:color w:val="auto"/>
                                <w:sz w:val="20"/>
                                <w:szCs w:val="20"/>
                              </w:rPr>
                              <w:t>ringue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3C097" id="Zone de texte 23" o:spid="_x0000_s1028" type="#_x0000_t202" style="position:absolute;margin-left:128.55pt;margin-top:26.4pt;width:22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" stroked="f">
                <v:textbox style="mso-fit-shape-to-text:t" inset="0,0,0,0">
                  <w:txbxContent>
                    <w:p w14:paraId="2F19960C" w14:textId="25C2F793" w:rsidR="00C36EB8" w:rsidRPr="00A23C66" w:rsidRDefault="00C36EB8" w:rsidP="00E73A1F">
                      <w:pPr>
                        <w:pStyle w:val="Lgende"/>
                        <w:rPr>
                          <w:rFonts w:ascii="Times New Roman" w:hAnsi="Times New Roman" w:cs="Times New Roman"/>
                          <w:i w:val="0"/>
                          <w:iCs w:val="0"/>
                          <w:noProof/>
                          <w:color w:val="auto"/>
                          <w:sz w:val="28"/>
                          <w:szCs w:val="28"/>
                        </w:rPr>
                      </w:pPr>
                      <w:r w:rsidRPr="00A23C66">
                        <w:rPr>
                          <w:rFonts w:ascii="Times New Roman" w:hAnsi="Times New Roman" w:cs="Times New Roman"/>
                          <w:i w:val="0"/>
                          <w:iCs w:val="0"/>
                          <w:color w:val="auto"/>
                          <w:sz w:val="20"/>
                          <w:szCs w:val="20"/>
                        </w:rPr>
                        <w:t xml:space="preserve">Figure </w:t>
                      </w:r>
                      <w:r w:rsidRPr="00A23C66">
                        <w:rPr>
                          <w:rFonts w:ascii="Times New Roman" w:hAnsi="Times New Roman" w:cs="Times New Roman"/>
                          <w:i w:val="0"/>
                          <w:iCs w:val="0"/>
                          <w:color w:val="auto"/>
                          <w:sz w:val="20"/>
                          <w:szCs w:val="20"/>
                        </w:rPr>
                        <w:fldChar w:fldCharType="begin"/>
                      </w:r>
                      <w:r w:rsidRPr="00A23C66">
                        <w:rPr>
                          <w:rFonts w:ascii="Times New Roman" w:hAnsi="Times New Roman" w:cs="Times New Roman"/>
                          <w:i w:val="0"/>
                          <w:iCs w:val="0"/>
                          <w:color w:val="auto"/>
                          <w:sz w:val="20"/>
                          <w:szCs w:val="20"/>
                        </w:rPr>
                        <w:instrText xml:space="preserve"> SEQ Figure \* ARABIC </w:instrText>
                      </w:r>
                      <w:r w:rsidRPr="00A23C66">
                        <w:rPr>
                          <w:rFonts w:ascii="Times New Roman" w:hAnsi="Times New Roman" w:cs="Times New Roman"/>
                          <w:i w:val="0"/>
                          <w:iCs w:val="0"/>
                          <w:color w:val="auto"/>
                          <w:sz w:val="20"/>
                          <w:szCs w:val="20"/>
                        </w:rPr>
                        <w:fldChar w:fldCharType="separate"/>
                      </w:r>
                      <w:r w:rsidR="00CB4075">
                        <w:rPr>
                          <w:rFonts w:ascii="Times New Roman" w:hAnsi="Times New Roman" w:cs="Times New Roman"/>
                          <w:i w:val="0"/>
                          <w:iCs w:val="0"/>
                          <w:noProof/>
                          <w:color w:val="auto"/>
                          <w:sz w:val="20"/>
                          <w:szCs w:val="20"/>
                        </w:rPr>
                        <w:t>1</w:t>
                      </w:r>
                      <w:r w:rsidRPr="00A23C66">
                        <w:rPr>
                          <w:rFonts w:ascii="Times New Roman" w:hAnsi="Times New Roman" w:cs="Times New Roman"/>
                          <w:i w:val="0"/>
                          <w:iCs w:val="0"/>
                          <w:color w:val="auto"/>
                          <w:sz w:val="20"/>
                          <w:szCs w:val="20"/>
                        </w:rPr>
                        <w:fldChar w:fldCharType="end"/>
                      </w:r>
                      <w:r w:rsidRPr="00A23C66">
                        <w:rPr>
                          <w:rFonts w:ascii="Times New Roman" w:hAnsi="Times New Roman" w:cs="Times New Roman"/>
                          <w:i w:val="0"/>
                          <w:iCs w:val="0"/>
                          <w:color w:val="auto"/>
                          <w:sz w:val="20"/>
                          <w:szCs w:val="20"/>
                        </w:rPr>
                        <w:t xml:space="preserve">: </w:t>
                      </w:r>
                      <w:r w:rsidR="00A23C66" w:rsidRPr="00A23C66">
                        <w:rPr>
                          <w:rFonts w:ascii="Times New Roman" w:hAnsi="Times New Roman" w:cs="Times New Roman"/>
                          <w:i w:val="0"/>
                          <w:iCs w:val="0"/>
                          <w:color w:val="auto"/>
                          <w:sz w:val="20"/>
                          <w:szCs w:val="20"/>
                        </w:rPr>
                        <w:t xml:space="preserve">modèle </w:t>
                      </w:r>
                      <w:r w:rsidRPr="00A23C66">
                        <w:rPr>
                          <w:rFonts w:ascii="Times New Roman" w:hAnsi="Times New Roman" w:cs="Times New Roman"/>
                          <w:i w:val="0"/>
                          <w:iCs w:val="0"/>
                          <w:color w:val="auto"/>
                          <w:sz w:val="20"/>
                          <w:szCs w:val="20"/>
                        </w:rPr>
                        <w:t>de pousse se</w:t>
                      </w:r>
                      <w:r w:rsidR="00A23C66" w:rsidRPr="00A23C66">
                        <w:rPr>
                          <w:rFonts w:ascii="Times New Roman" w:hAnsi="Times New Roman" w:cs="Times New Roman"/>
                          <w:i w:val="0"/>
                          <w:iCs w:val="0"/>
                          <w:color w:val="auto"/>
                          <w:sz w:val="20"/>
                          <w:szCs w:val="20"/>
                        </w:rPr>
                        <w:t>ringue</w:t>
                      </w:r>
                    </w:p>
                  </w:txbxContent>
                </v:textbox>
              </v:shape>
            </w:pict>
          </mc:Fallback>
        </mc:AlternateContent>
      </w:r>
    </w:p>
    <w:p w14:paraId="24533423" w14:textId="77777777" w:rsidR="00E73A1F" w:rsidRDefault="00E73A1F" w:rsidP="00E73A1F">
      <w:pPr>
        <w:pStyle w:val="Style1"/>
        <w:rPr>
          <w:rFonts w:eastAsia="Microsoft JhengHei"/>
        </w:rPr>
      </w:pPr>
    </w:p>
    <w:p w14:paraId="32DD4AA7" w14:textId="1BB7E758" w:rsidR="00725088" w:rsidRDefault="00E73A1F" w:rsidP="00E73A1F">
      <w:pPr>
        <w:pStyle w:val="Style4"/>
        <w:rPr>
          <w:rFonts w:eastAsia="Calibri Light"/>
        </w:rPr>
      </w:pPr>
      <w:bookmarkStart w:id="8" w:name="_Toc104480430"/>
      <w:r>
        <w:rPr>
          <w:rFonts w:eastAsia="Calibri Light"/>
        </w:rPr>
        <w:t>3-2 Le principe de fonctionnement</w:t>
      </w:r>
      <w:bookmarkEnd w:id="8"/>
      <w:r>
        <w:rPr>
          <w:rFonts w:eastAsia="Calibri Light"/>
        </w:rPr>
        <w:t xml:space="preserve"> </w:t>
      </w:r>
    </w:p>
    <w:p w14:paraId="15A650E2" w14:textId="2879B5CF" w:rsidR="00A23C66" w:rsidRDefault="00E73A1F" w:rsidP="00A23C66">
      <w:pPr>
        <w:pStyle w:val="Style1"/>
        <w:ind w:firstLine="708"/>
        <w:rPr>
          <w:rFonts w:eastAsia="Cambria"/>
        </w:rPr>
      </w:pPr>
      <w:r>
        <w:rPr>
          <w:noProof/>
          <w:lang w:eastAsia="fr-FR"/>
        </w:rPr>
        <mc:AlternateContent>
          <mc:Choice Requires="wps">
            <w:drawing>
              <wp:anchor distT="0" distB="0" distL="114300" distR="114300" simplePos="0" relativeHeight="251759616" behindDoc="0" locked="0" layoutInCell="1" allowOverlap="1" wp14:anchorId="64CDB636" wp14:editId="40D4BDEC">
                <wp:simplePos x="0" y="0"/>
                <wp:positionH relativeFrom="column">
                  <wp:posOffset>862330</wp:posOffset>
                </wp:positionH>
                <wp:positionV relativeFrom="paragraph">
                  <wp:posOffset>4980305</wp:posOffset>
                </wp:positionV>
                <wp:extent cx="4276725" cy="635"/>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a:effectLst/>
                      </wps:spPr>
                      <wps:txbx>
                        <w:txbxContent>
                          <w:p w14:paraId="4CBA95A5" w14:textId="1E215E0D" w:rsidR="00C36EB8" w:rsidRPr="00BC11CA" w:rsidRDefault="00C36EB8" w:rsidP="00E73A1F">
                            <w:pPr>
                              <w:pStyle w:val="Lgende"/>
                              <w:jc w:val="center"/>
                              <w:rPr>
                                <w:rFonts w:ascii="Times New Roman" w:eastAsia="Cambria" w:hAnsi="Times New Roman" w:cs="Times New Roman"/>
                                <w:noProof/>
                                <w:color w:val="000000"/>
                                <w:sz w:val="24"/>
                                <w:szCs w:val="24"/>
                              </w:rPr>
                            </w:pPr>
                            <w:r>
                              <w:t xml:space="preserve">Figure </w:t>
                            </w:r>
                            <w:fldSimple w:instr=" SEQ Figure \* ARABIC ">
                              <w:r w:rsidR="00CB4075">
                                <w:rPr>
                                  <w:noProof/>
                                </w:rPr>
                                <w:t>2</w:t>
                              </w:r>
                            </w:fldSimple>
                            <w:r>
                              <w:t xml:space="preserve"> </w:t>
                            </w:r>
                            <w:r w:rsidRPr="00DB7EA3">
                              <w:t>Principe de pousse seringue électrique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DB636" id="Zone de texte 35" o:spid="_x0000_s1029" type="#_x0000_t202" style="position:absolute;left:0;text-align:left;margin-left:67.9pt;margin-top:392.15pt;width:336.7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" stroked="f">
                <v:textbox style="mso-fit-shape-to-text:t" inset="0,0,0,0">
                  <w:txbxContent>
                    <w:p w14:paraId="4CBA95A5" w14:textId="1E215E0D" w:rsidR="00C36EB8" w:rsidRPr="00BC11CA" w:rsidRDefault="00C36EB8" w:rsidP="00E73A1F">
                      <w:pPr>
                        <w:pStyle w:val="Lgende"/>
                        <w:jc w:val="center"/>
                        <w:rPr>
                          <w:rFonts w:ascii="Times New Roman" w:eastAsia="Cambria" w:hAnsi="Times New Roman" w:cs="Times New Roman"/>
                          <w:noProof/>
                          <w:color w:val="000000"/>
                          <w:sz w:val="24"/>
                          <w:szCs w:val="24"/>
                        </w:rPr>
                      </w:pPr>
                      <w:r>
                        <w:t xml:space="preserve">Figure </w:t>
                      </w:r>
                      <w:fldSimple w:instr=" SEQ Figure \* ARABIC ">
                        <w:r w:rsidR="00CB4075">
                          <w:rPr>
                            <w:noProof/>
                          </w:rPr>
                          <w:t>2</w:t>
                        </w:r>
                      </w:fldSimple>
                      <w:r>
                        <w:t xml:space="preserve"> </w:t>
                      </w:r>
                      <w:r w:rsidRPr="00DB7EA3">
                        <w:t>Principe de pousse seringue électrique</w:t>
                      </w:r>
                    </w:p>
                  </w:txbxContent>
                </v:textbox>
              </v:shape>
            </w:pict>
          </mc:Fallback>
        </mc:AlternateContent>
      </w:r>
      <w:r>
        <w:rPr>
          <w:rFonts w:eastAsia="Cambria"/>
        </w:rPr>
        <w:t xml:space="preserve">Le système combine des parties électriques et mécaniques.   La partie mécanique sert de support pour les différents types de seringues. Elle comprend un berceau et un piston qui vont recevoir le corps de la seringue. Le berceau est généralement muni d'un capteur et d'une encoche pour verrouiller la seringue. La collerette du piston se fixe sur le chariot du piston de seringue au moyen de griffes. Il comprend également un système de capteurs qui vont permettre de vérifier la bonne position de fixation du piston. Le piston du PSE se déplace grâce à un système de vis sans fin qui va littéralement pousser le contenu de la seringue vers le circuit patient. Cette partie mécanique est mue par un moteur électrique alimenté soit par le secteur, soit par une batterie. L'utilisation d'une batterie est primordiale pour la sécurité, </w:t>
      </w:r>
    </w:p>
    <w:p w14:paraId="3A8438B5" w14:textId="2EE0A025" w:rsidR="00A23C66" w:rsidRDefault="00A23C66" w:rsidP="00A23C66">
      <w:pPr>
        <w:pStyle w:val="Style1"/>
        <w:rPr>
          <w:rFonts w:eastAsia="Cambria"/>
        </w:rPr>
      </w:pPr>
      <w:r>
        <w:rPr>
          <w:noProof/>
        </w:rPr>
        <w:lastRenderedPageBreak/>
        <mc:AlternateContent>
          <mc:Choice Requires="wps">
            <w:drawing>
              <wp:anchor distT="0" distB="0" distL="114300" distR="114300" simplePos="0" relativeHeight="251787264" behindDoc="0" locked="0" layoutInCell="1" allowOverlap="1" wp14:anchorId="40F93744" wp14:editId="0450C827">
                <wp:simplePos x="0" y="0"/>
                <wp:positionH relativeFrom="column">
                  <wp:posOffset>1490980</wp:posOffset>
                </wp:positionH>
                <wp:positionV relativeFrom="paragraph">
                  <wp:posOffset>1321435</wp:posOffset>
                </wp:positionV>
                <wp:extent cx="4276725" cy="635"/>
                <wp:effectExtent l="0" t="0" r="9525" b="0"/>
                <wp:wrapSquare wrapText="bothSides"/>
                <wp:docPr id="233486585" name="Zone de texte 233486585"/>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wps:spPr>
                      <wps:txbx>
                        <w:txbxContent>
                          <w:p w14:paraId="0B5CB054" w14:textId="470F8098" w:rsidR="00A23C66" w:rsidRPr="00A23C66" w:rsidRDefault="00A23C66" w:rsidP="00A23C66">
                            <w:pPr>
                              <w:pStyle w:val="Lgende"/>
                              <w:rPr>
                                <w:rFonts w:ascii="Times New Roman" w:eastAsia="Cambria" w:hAnsi="Times New Roman" w:cs="Times New Roman"/>
                                <w:i w:val="0"/>
                                <w:iCs w:val="0"/>
                                <w:noProof/>
                                <w:color w:val="auto"/>
                                <w:sz w:val="20"/>
                                <w:szCs w:val="20"/>
                              </w:rPr>
                            </w:pPr>
                            <w:r w:rsidRPr="00A23C66">
                              <w:rPr>
                                <w:rFonts w:ascii="Times New Roman" w:hAnsi="Times New Roman" w:cs="Times New Roman"/>
                                <w:i w:val="0"/>
                                <w:iCs w:val="0"/>
                                <w:color w:val="auto"/>
                                <w:sz w:val="20"/>
                                <w:szCs w:val="20"/>
                              </w:rPr>
                              <w:t xml:space="preserve">Figure </w:t>
                            </w:r>
                            <w:r w:rsidRPr="00A23C66">
                              <w:rPr>
                                <w:rFonts w:ascii="Times New Roman" w:hAnsi="Times New Roman" w:cs="Times New Roman"/>
                                <w:i w:val="0"/>
                                <w:iCs w:val="0"/>
                                <w:color w:val="auto"/>
                                <w:sz w:val="20"/>
                                <w:szCs w:val="20"/>
                              </w:rPr>
                              <w:fldChar w:fldCharType="begin"/>
                            </w:r>
                            <w:r w:rsidRPr="00A23C66">
                              <w:rPr>
                                <w:rFonts w:ascii="Times New Roman" w:hAnsi="Times New Roman" w:cs="Times New Roman"/>
                                <w:i w:val="0"/>
                                <w:iCs w:val="0"/>
                                <w:color w:val="auto"/>
                                <w:sz w:val="20"/>
                                <w:szCs w:val="20"/>
                              </w:rPr>
                              <w:instrText xml:space="preserve"> SEQ Figure \* ARABIC </w:instrText>
                            </w:r>
                            <w:r w:rsidRPr="00A23C66">
                              <w:rPr>
                                <w:rFonts w:ascii="Times New Roman" w:hAnsi="Times New Roman" w:cs="Times New Roman"/>
                                <w:i w:val="0"/>
                                <w:iCs w:val="0"/>
                                <w:color w:val="auto"/>
                                <w:sz w:val="20"/>
                                <w:szCs w:val="20"/>
                              </w:rPr>
                              <w:fldChar w:fldCharType="separate"/>
                            </w:r>
                            <w:r w:rsidR="00CB4075">
                              <w:rPr>
                                <w:rFonts w:ascii="Times New Roman" w:hAnsi="Times New Roman" w:cs="Times New Roman"/>
                                <w:i w:val="0"/>
                                <w:iCs w:val="0"/>
                                <w:noProof/>
                                <w:color w:val="auto"/>
                                <w:sz w:val="20"/>
                                <w:szCs w:val="20"/>
                              </w:rPr>
                              <w:t>3</w:t>
                            </w:r>
                            <w:r w:rsidRPr="00A23C66">
                              <w:rPr>
                                <w:rFonts w:ascii="Times New Roman" w:hAnsi="Times New Roman" w:cs="Times New Roman"/>
                                <w:i w:val="0"/>
                                <w:iCs w:val="0"/>
                                <w:color w:val="auto"/>
                                <w:sz w:val="20"/>
                                <w:szCs w:val="20"/>
                              </w:rPr>
                              <w:fldChar w:fldCharType="end"/>
                            </w:r>
                            <w:r w:rsidRPr="00A23C66">
                              <w:rPr>
                                <w:rFonts w:ascii="Times New Roman" w:hAnsi="Times New Roman" w:cs="Times New Roman"/>
                                <w:i w:val="0"/>
                                <w:iCs w:val="0"/>
                                <w:color w:val="auto"/>
                                <w:sz w:val="20"/>
                                <w:szCs w:val="20"/>
                              </w:rPr>
                              <w:t>: partie mécanique de pousse seringue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93744" id="Zone de texte 233486585" o:spid="_x0000_s1030" type="#_x0000_t202" style="position:absolute;margin-left:117.4pt;margin-top:104.05pt;width:336.7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GhGgIAAD8EAAAOAAAAZHJzL2Uyb0RvYy54bWysU02P2jAQvVfqf7B8LwHaZV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T9HZ2O73hTJJv9vEm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" stroked="f">
                <v:textbox style="mso-fit-shape-to-text:t" inset="0,0,0,0">
                  <w:txbxContent>
                    <w:p w14:paraId="0B5CB054" w14:textId="470F8098" w:rsidR="00A23C66" w:rsidRPr="00A23C66" w:rsidRDefault="00A23C66" w:rsidP="00A23C66">
                      <w:pPr>
                        <w:pStyle w:val="Lgende"/>
                        <w:rPr>
                          <w:rFonts w:ascii="Times New Roman" w:eastAsia="Cambria" w:hAnsi="Times New Roman" w:cs="Times New Roman"/>
                          <w:i w:val="0"/>
                          <w:iCs w:val="0"/>
                          <w:noProof/>
                          <w:color w:val="auto"/>
                          <w:sz w:val="20"/>
                          <w:szCs w:val="20"/>
                        </w:rPr>
                      </w:pPr>
                      <w:r w:rsidRPr="00A23C66">
                        <w:rPr>
                          <w:rFonts w:ascii="Times New Roman" w:hAnsi="Times New Roman" w:cs="Times New Roman"/>
                          <w:i w:val="0"/>
                          <w:iCs w:val="0"/>
                          <w:color w:val="auto"/>
                          <w:sz w:val="20"/>
                          <w:szCs w:val="20"/>
                        </w:rPr>
                        <w:t xml:space="preserve">Figure </w:t>
                      </w:r>
                      <w:r w:rsidRPr="00A23C66">
                        <w:rPr>
                          <w:rFonts w:ascii="Times New Roman" w:hAnsi="Times New Roman" w:cs="Times New Roman"/>
                          <w:i w:val="0"/>
                          <w:iCs w:val="0"/>
                          <w:color w:val="auto"/>
                          <w:sz w:val="20"/>
                          <w:szCs w:val="20"/>
                        </w:rPr>
                        <w:fldChar w:fldCharType="begin"/>
                      </w:r>
                      <w:r w:rsidRPr="00A23C66">
                        <w:rPr>
                          <w:rFonts w:ascii="Times New Roman" w:hAnsi="Times New Roman" w:cs="Times New Roman"/>
                          <w:i w:val="0"/>
                          <w:iCs w:val="0"/>
                          <w:color w:val="auto"/>
                          <w:sz w:val="20"/>
                          <w:szCs w:val="20"/>
                        </w:rPr>
                        <w:instrText xml:space="preserve"> SEQ Figure \* ARABIC </w:instrText>
                      </w:r>
                      <w:r w:rsidRPr="00A23C66">
                        <w:rPr>
                          <w:rFonts w:ascii="Times New Roman" w:hAnsi="Times New Roman" w:cs="Times New Roman"/>
                          <w:i w:val="0"/>
                          <w:iCs w:val="0"/>
                          <w:color w:val="auto"/>
                          <w:sz w:val="20"/>
                          <w:szCs w:val="20"/>
                        </w:rPr>
                        <w:fldChar w:fldCharType="separate"/>
                      </w:r>
                      <w:r w:rsidR="00CB4075">
                        <w:rPr>
                          <w:rFonts w:ascii="Times New Roman" w:hAnsi="Times New Roman" w:cs="Times New Roman"/>
                          <w:i w:val="0"/>
                          <w:iCs w:val="0"/>
                          <w:noProof/>
                          <w:color w:val="auto"/>
                          <w:sz w:val="20"/>
                          <w:szCs w:val="20"/>
                        </w:rPr>
                        <w:t>3</w:t>
                      </w:r>
                      <w:r w:rsidRPr="00A23C66">
                        <w:rPr>
                          <w:rFonts w:ascii="Times New Roman" w:hAnsi="Times New Roman" w:cs="Times New Roman"/>
                          <w:i w:val="0"/>
                          <w:iCs w:val="0"/>
                          <w:color w:val="auto"/>
                          <w:sz w:val="20"/>
                          <w:szCs w:val="20"/>
                        </w:rPr>
                        <w:fldChar w:fldCharType="end"/>
                      </w:r>
                      <w:r w:rsidRPr="00A23C66">
                        <w:rPr>
                          <w:rFonts w:ascii="Times New Roman" w:hAnsi="Times New Roman" w:cs="Times New Roman"/>
                          <w:i w:val="0"/>
                          <w:iCs w:val="0"/>
                          <w:color w:val="auto"/>
                          <w:sz w:val="20"/>
                          <w:szCs w:val="20"/>
                        </w:rPr>
                        <w:t>: partie mécanique de pousse seringue</w:t>
                      </w:r>
                    </w:p>
                  </w:txbxContent>
                </v:textbox>
                <w10:wrap type="square"/>
              </v:shape>
            </w:pict>
          </mc:Fallback>
        </mc:AlternateContent>
      </w:r>
      <w:r>
        <w:rPr>
          <w:rFonts w:ascii="Times New Roman" w:eastAsia="Cambria" w:hAnsi="Times New Roman" w:cs="Times New Roman"/>
          <w:noProof/>
          <w:color w:val="000000"/>
          <w:lang w:eastAsia="fr-FR"/>
        </w:rPr>
        <w:drawing>
          <wp:anchor distT="0" distB="0" distL="114300" distR="114300" simplePos="0" relativeHeight="251757568" behindDoc="0" locked="0" layoutInCell="1" allowOverlap="1" wp14:anchorId="546C17AA" wp14:editId="438C5088">
            <wp:simplePos x="0" y="0"/>
            <wp:positionH relativeFrom="column">
              <wp:posOffset>748030</wp:posOffset>
            </wp:positionH>
            <wp:positionV relativeFrom="paragraph">
              <wp:posOffset>0</wp:posOffset>
            </wp:positionV>
            <wp:extent cx="4276725" cy="1266825"/>
            <wp:effectExtent l="0" t="0" r="9525" b="9525"/>
            <wp:wrapTopAndBottom/>
            <wp:docPr id="1338072771" name="Image 133807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6725" cy="1266825"/>
                    </a:xfrm>
                    <a:prstGeom prst="rect">
                      <a:avLst/>
                    </a:prstGeom>
                    <a:noFill/>
                    <a:ln>
                      <a:noFill/>
                    </a:ln>
                  </pic:spPr>
                </pic:pic>
              </a:graphicData>
            </a:graphic>
          </wp:anchor>
        </w:drawing>
      </w:r>
    </w:p>
    <w:p w14:paraId="73EEDB3F" w14:textId="5508E421" w:rsidR="53863600" w:rsidRPr="00DC67D9" w:rsidRDefault="00A23C66" w:rsidP="00DC67D9">
      <w:pPr>
        <w:pStyle w:val="Style1"/>
        <w:ind w:firstLine="708"/>
        <w:rPr>
          <w:rFonts w:eastAsia="Cambria"/>
        </w:rPr>
      </w:pPr>
      <w:r>
        <w:rPr>
          <w:rFonts w:eastAsia="Cambria"/>
        </w:rPr>
        <w:t>P</w:t>
      </w:r>
      <w:r w:rsidR="00E73A1F">
        <w:rPr>
          <w:rFonts w:eastAsia="Cambria"/>
        </w:rPr>
        <w:t xml:space="preserve">uisqu'elle permet une administration continue, même en cas de coupure de courant. Enfin la partie électronique, gère l'ensemble des autres éléments. </w:t>
      </w:r>
      <w:bookmarkStart w:id="9" w:name="_heading=h.4d34og8"/>
      <w:bookmarkEnd w:id="9"/>
      <w:r w:rsidR="00E73A1F">
        <w:rPr>
          <w:rFonts w:eastAsia="Cambria"/>
        </w:rPr>
        <w:t>Cette partie fonctionne aujourd'hui comme un véritable petit ordinateur capable non seulement de vérifier les débits, les pressions, mais également d'effectuer de nombreux calculs de doses en fonction de protocoles divers.</w:t>
      </w:r>
    </w:p>
    <w:p w14:paraId="590E36AD" w14:textId="0F2E646F" w:rsidR="00E73A1F" w:rsidRDefault="53863600" w:rsidP="53863600">
      <w:pPr>
        <w:pStyle w:val="Style4"/>
        <w:rPr>
          <w:rFonts w:ascii="Times New Roman" w:hAnsi="Times New Roman" w:cs="Times New Roman"/>
          <w:sz w:val="24"/>
        </w:rPr>
      </w:pPr>
      <w:bookmarkStart w:id="10" w:name="_Toc104480431"/>
      <w:r w:rsidRPr="53863600">
        <w:rPr>
          <w:rFonts w:eastAsia="Calibri Light"/>
        </w:rPr>
        <w:t xml:space="preserve">3-3 </w:t>
      </w:r>
      <w:r>
        <w:t>Les d</w:t>
      </w:r>
      <w:r w:rsidR="00DC67D9">
        <w:t>if</w:t>
      </w:r>
      <w:r>
        <w:t>férents types des Pousse seringues électriques</w:t>
      </w:r>
      <w:bookmarkEnd w:id="10"/>
      <w:r w:rsidRPr="53863600">
        <w:rPr>
          <w:rFonts w:ascii="Times New Roman" w:hAnsi="Times New Roman" w:cs="Times New Roman"/>
          <w:sz w:val="24"/>
        </w:rPr>
        <w:t> </w:t>
      </w:r>
    </w:p>
    <w:p w14:paraId="3B5A057B" w14:textId="5E304119" w:rsidR="00E73A1F" w:rsidRDefault="00E73A1F" w:rsidP="00E73A1F">
      <w:pPr>
        <w:pStyle w:val="Style1"/>
        <w:ind w:firstLine="360"/>
      </w:pPr>
      <w:r>
        <w:t>Il existe des pousse-seringues à une simple ou plusieurs voies (généralement deux) ce qui permet une injection en différents sites de différents médicaments à un même patient.</w:t>
      </w:r>
    </w:p>
    <w:p w14:paraId="07911122" w14:textId="76FE3658" w:rsidR="00E73A1F" w:rsidRDefault="00E73A1F" w:rsidP="00010AC7">
      <w:pPr>
        <w:pStyle w:val="Paragraphedeliste"/>
        <w:numPr>
          <w:ilvl w:val="0"/>
          <w:numId w:val="65"/>
        </w:numPr>
        <w:spacing w:line="240" w:lineRule="auto"/>
        <w:rPr>
          <w:rFonts w:ascii="Times New Roman" w:eastAsia="Cambria" w:hAnsi="Times New Roman" w:cs="Times New Roman"/>
          <w:b/>
          <w:bCs/>
          <w:color w:val="000000"/>
        </w:rPr>
      </w:pPr>
      <w:r>
        <w:rPr>
          <w:rFonts w:ascii="Times New Roman" w:hAnsi="Times New Roman" w:cs="Times New Roman"/>
          <w:b/>
          <w:bCs/>
        </w:rPr>
        <w:t xml:space="preserve">Pousse seringue à simple voie : </w:t>
      </w:r>
    </w:p>
    <w:p w14:paraId="7D0C4D7E" w14:textId="7BE96DA1" w:rsidR="00DC67D9" w:rsidRDefault="00E73A1F" w:rsidP="00731627">
      <w:pPr>
        <w:pStyle w:val="Style1"/>
        <w:ind w:firstLine="360"/>
      </w:pPr>
      <w:r>
        <w:t>Une Pousse Seringue à simple voie ou mono voie c’est un dispositif qui permet d’injecter une seule solution à la fois par exemple : Dopamine, le support de ce dernier peut acquérir une seule seringue de n’importe quel dosage, on les trouve généralement dans les Blocs Opératoire.</w:t>
      </w:r>
    </w:p>
    <w:p w14:paraId="50C53154" w14:textId="512F8352" w:rsidR="00E73A1F" w:rsidRDefault="00E73A1F" w:rsidP="00010AC7">
      <w:pPr>
        <w:pStyle w:val="Paragraphedeliste"/>
        <w:numPr>
          <w:ilvl w:val="0"/>
          <w:numId w:val="65"/>
        </w:numPr>
        <w:spacing w:line="240" w:lineRule="auto"/>
        <w:rPr>
          <w:rFonts w:ascii="Times New Roman" w:eastAsia="Cambria" w:hAnsi="Times New Roman" w:cs="Times New Roman"/>
          <w:b/>
          <w:bCs/>
          <w:color w:val="000000"/>
          <w:sz w:val="24"/>
          <w:szCs w:val="24"/>
        </w:rPr>
      </w:pPr>
      <w:r>
        <w:rPr>
          <w:rFonts w:ascii="Times New Roman" w:hAnsi="Times New Roman" w:cs="Times New Roman"/>
          <w:b/>
          <w:bCs/>
        </w:rPr>
        <w:t xml:space="preserve">Pousse seringue à double voie : </w:t>
      </w:r>
    </w:p>
    <w:p w14:paraId="38025482" w14:textId="3F970BFA" w:rsidR="00E73A1F" w:rsidRDefault="00E73A1F" w:rsidP="00E73A1F">
      <w:pPr>
        <w:pStyle w:val="Style1"/>
        <w:rPr>
          <w:rFonts w:ascii="Times New Roman" w:eastAsia="Cambria" w:hAnsi="Times New Roman" w:cs="Times New Roman"/>
          <w:b/>
          <w:noProof/>
          <w:color w:val="000000"/>
          <w:lang w:eastAsia="fr-FR"/>
        </w:rPr>
      </w:pPr>
      <w:r>
        <w:rPr>
          <w:noProof/>
          <w:lang w:eastAsia="fr-FR"/>
        </w:rPr>
        <mc:AlternateContent>
          <mc:Choice Requires="wps">
            <w:drawing>
              <wp:anchor distT="0" distB="0" distL="114300" distR="114300" simplePos="0" relativeHeight="251762688" behindDoc="0" locked="0" layoutInCell="1" allowOverlap="1" wp14:anchorId="5A7395E2" wp14:editId="1D28F255">
                <wp:simplePos x="0" y="0"/>
                <wp:positionH relativeFrom="column">
                  <wp:posOffset>1280160</wp:posOffset>
                </wp:positionH>
                <wp:positionV relativeFrom="paragraph">
                  <wp:posOffset>2525395</wp:posOffset>
                </wp:positionV>
                <wp:extent cx="3200400" cy="63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14:paraId="2E597FFB" w14:textId="79C33A4F" w:rsidR="00C36EB8" w:rsidRPr="00436780" w:rsidRDefault="00C36EB8" w:rsidP="00E73A1F">
                            <w:pPr>
                              <w:pStyle w:val="Lgende"/>
                              <w:jc w:val="center"/>
                              <w:rPr>
                                <w:rFonts w:ascii="Times New Roman" w:eastAsia="Cambria" w:hAnsi="Times New Roman" w:cs="Times New Roman"/>
                                <w:b/>
                                <w:noProof/>
                                <w:color w:val="00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395E2" id="Zone de texte 36" o:spid="_x0000_s1031" type="#_x0000_t202" style="position:absolute;margin-left:100.8pt;margin-top:198.85pt;width:252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" stroked="f">
                <v:textbox style="mso-fit-shape-to-text:t" inset="0,0,0,0">
                  <w:txbxContent>
                    <w:p w14:paraId="2E597FFB" w14:textId="79C33A4F" w:rsidR="00C36EB8" w:rsidRPr="00436780" w:rsidRDefault="00C36EB8" w:rsidP="00E73A1F">
                      <w:pPr>
                        <w:pStyle w:val="Lgende"/>
                        <w:jc w:val="center"/>
                        <w:rPr>
                          <w:rFonts w:ascii="Times New Roman" w:eastAsia="Cambria" w:hAnsi="Times New Roman" w:cs="Times New Roman"/>
                          <w:b/>
                          <w:noProof/>
                          <w:color w:val="000000"/>
                          <w:sz w:val="24"/>
                          <w:szCs w:val="24"/>
                        </w:rPr>
                      </w:pPr>
                    </w:p>
                  </w:txbxContent>
                </v:textbox>
              </v:shape>
            </w:pict>
          </mc:Fallback>
        </mc:AlternateContent>
      </w:r>
      <w:r>
        <w:t>Il existe des pousses seringues double voies monobloc. Ils intègrent les mêmes contraintes qu’un pousse-seringue standard (simple voie). Mais ce dernier peut acquérir et gérer deux seringues avec deux solutions il permet de faire la fusion des solutions ou bien gérer chaque seringue indépendamment.</w:t>
      </w:r>
      <w:r w:rsidRPr="00E73A1F">
        <w:rPr>
          <w:rFonts w:ascii="Times New Roman" w:eastAsia="Cambria" w:hAnsi="Times New Roman" w:cs="Times New Roman"/>
          <w:b/>
          <w:noProof/>
          <w:color w:val="000000"/>
          <w:lang w:eastAsia="fr-FR"/>
        </w:rPr>
        <w:t xml:space="preserve"> </w:t>
      </w:r>
    </w:p>
    <w:p w14:paraId="20B34BD7" w14:textId="475A6EDA" w:rsidR="00CB4075" w:rsidRDefault="00CB4075" w:rsidP="00E73A1F">
      <w:pPr>
        <w:pStyle w:val="Style1"/>
        <w:rPr>
          <w:rFonts w:ascii="Times New Roman" w:eastAsia="Cambria" w:hAnsi="Times New Roman" w:cs="Times New Roman"/>
          <w:b/>
          <w:noProof/>
          <w:color w:val="000000"/>
          <w:lang w:eastAsia="fr-FR"/>
        </w:rPr>
      </w:pPr>
    </w:p>
    <w:p w14:paraId="735B7C3B" w14:textId="17B9D7E0" w:rsidR="00CB4075" w:rsidRDefault="00CB4075" w:rsidP="00E73A1F">
      <w:pPr>
        <w:pStyle w:val="Style1"/>
        <w:rPr>
          <w:rFonts w:ascii="Times New Roman" w:eastAsia="Cambria" w:hAnsi="Times New Roman" w:cs="Times New Roman"/>
          <w:b/>
          <w:noProof/>
          <w:color w:val="000000"/>
          <w:lang w:eastAsia="fr-FR"/>
        </w:rPr>
      </w:pPr>
    </w:p>
    <w:p w14:paraId="4F9B6A57" w14:textId="184B6DC4" w:rsidR="00CB4075" w:rsidRDefault="00CB4075" w:rsidP="00E73A1F">
      <w:pPr>
        <w:pStyle w:val="Style1"/>
        <w:rPr>
          <w:rFonts w:ascii="Times New Roman" w:eastAsia="Cambria" w:hAnsi="Times New Roman" w:cs="Times New Roman"/>
          <w:b/>
          <w:noProof/>
          <w:color w:val="000000"/>
          <w:lang w:eastAsia="fr-FR"/>
        </w:rPr>
      </w:pPr>
    </w:p>
    <w:p w14:paraId="070DDA0B" w14:textId="449835ED" w:rsidR="00E73A1F" w:rsidRPr="00CB4075" w:rsidRDefault="00CB4075" w:rsidP="00CB4075">
      <w:pPr>
        <w:pStyle w:val="Lgende"/>
        <w:jc w:val="center"/>
        <w:rPr>
          <w:rFonts w:ascii="Times New Roman" w:eastAsia="Cambria" w:hAnsi="Times New Roman" w:cs="Times New Roman"/>
          <w:b/>
          <w:i w:val="0"/>
          <w:iCs w:val="0"/>
          <w:noProof/>
          <w:color w:val="auto"/>
          <w:sz w:val="20"/>
          <w:szCs w:val="20"/>
          <w:lang w:eastAsia="fr-FR"/>
        </w:rPr>
      </w:pPr>
      <w:r w:rsidRPr="00CB4075">
        <w:rPr>
          <w:rFonts w:ascii="Times New Roman" w:hAnsi="Times New Roman" w:cs="Times New Roman"/>
          <w:i w:val="0"/>
          <w:iCs w:val="0"/>
          <w:color w:val="auto"/>
          <w:sz w:val="20"/>
          <w:szCs w:val="20"/>
        </w:rPr>
        <w:lastRenderedPageBreak/>
        <w:t xml:space="preserve">Figure </w:t>
      </w:r>
      <w:r w:rsidRPr="00CB4075">
        <w:rPr>
          <w:rFonts w:ascii="Times New Roman" w:hAnsi="Times New Roman" w:cs="Times New Roman"/>
          <w:i w:val="0"/>
          <w:iCs w:val="0"/>
          <w:color w:val="auto"/>
          <w:sz w:val="20"/>
          <w:szCs w:val="20"/>
        </w:rPr>
        <w:fldChar w:fldCharType="begin"/>
      </w:r>
      <w:r w:rsidRPr="00CB4075">
        <w:rPr>
          <w:rFonts w:ascii="Times New Roman" w:hAnsi="Times New Roman" w:cs="Times New Roman"/>
          <w:i w:val="0"/>
          <w:iCs w:val="0"/>
          <w:color w:val="auto"/>
          <w:sz w:val="20"/>
          <w:szCs w:val="20"/>
        </w:rPr>
        <w:instrText xml:space="preserve"> SEQ Figure \* ARABIC </w:instrText>
      </w:r>
      <w:r w:rsidRPr="00CB4075">
        <w:rPr>
          <w:rFonts w:ascii="Times New Roman" w:hAnsi="Times New Roman" w:cs="Times New Roman"/>
          <w:i w:val="0"/>
          <w:iCs w:val="0"/>
          <w:color w:val="auto"/>
          <w:sz w:val="20"/>
          <w:szCs w:val="20"/>
        </w:rPr>
        <w:fldChar w:fldCharType="separate"/>
      </w:r>
      <w:r w:rsidRPr="00CB4075">
        <w:rPr>
          <w:rFonts w:ascii="Times New Roman" w:hAnsi="Times New Roman" w:cs="Times New Roman"/>
          <w:i w:val="0"/>
          <w:iCs w:val="0"/>
          <w:noProof/>
          <w:color w:val="auto"/>
          <w:sz w:val="20"/>
          <w:szCs w:val="20"/>
        </w:rPr>
        <w:t>4</w:t>
      </w:r>
      <w:r w:rsidRPr="00CB4075">
        <w:rPr>
          <w:rFonts w:ascii="Times New Roman" w:hAnsi="Times New Roman" w:cs="Times New Roman"/>
          <w:i w:val="0"/>
          <w:iCs w:val="0"/>
          <w:color w:val="auto"/>
          <w:sz w:val="20"/>
          <w:szCs w:val="20"/>
        </w:rPr>
        <w:fldChar w:fldCharType="end"/>
      </w:r>
      <w:r w:rsidRPr="00CB4075">
        <w:rPr>
          <w:rFonts w:ascii="Times New Roman" w:hAnsi="Times New Roman" w:cs="Times New Roman"/>
          <w:i w:val="0"/>
          <w:iCs w:val="0"/>
          <w:color w:val="auto"/>
          <w:sz w:val="20"/>
          <w:szCs w:val="20"/>
        </w:rPr>
        <w:t>: pousse seringue à double voie</w:t>
      </w:r>
      <w:r w:rsidRPr="00CB4075">
        <w:rPr>
          <w:rFonts w:ascii="Times New Roman" w:eastAsia="Calibri Light" w:hAnsi="Times New Roman" w:cs="Times New Roman"/>
          <w:i w:val="0"/>
          <w:iCs w:val="0"/>
          <w:noProof/>
          <w:color w:val="auto"/>
          <w:sz w:val="20"/>
          <w:szCs w:val="20"/>
        </w:rPr>
        <w:drawing>
          <wp:anchor distT="0" distB="0" distL="114300" distR="114300" simplePos="0" relativeHeight="251788288" behindDoc="0" locked="0" layoutInCell="1" allowOverlap="1" wp14:anchorId="4D07A215" wp14:editId="4703811D">
            <wp:simplePos x="0" y="0"/>
            <wp:positionH relativeFrom="column">
              <wp:posOffset>1395730</wp:posOffset>
            </wp:positionH>
            <wp:positionV relativeFrom="paragraph">
              <wp:posOffset>33655</wp:posOffset>
            </wp:positionV>
            <wp:extent cx="2762885" cy="2247900"/>
            <wp:effectExtent l="0" t="0" r="0" b="0"/>
            <wp:wrapTopAndBottom/>
            <wp:docPr id="233486587" name="Image 23348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86587" name="Image 23348658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2885" cy="2247900"/>
                    </a:xfrm>
                    <a:prstGeom prst="rect">
                      <a:avLst/>
                    </a:prstGeom>
                  </pic:spPr>
                </pic:pic>
              </a:graphicData>
            </a:graphic>
            <wp14:sizeRelV relativeFrom="margin">
              <wp14:pctHeight>0</wp14:pctHeight>
            </wp14:sizeRelV>
          </wp:anchor>
        </w:drawing>
      </w:r>
    </w:p>
    <w:p w14:paraId="7DFA441A" w14:textId="23C1FEE4" w:rsidR="00E73A1F" w:rsidRDefault="53863600" w:rsidP="53863600">
      <w:pPr>
        <w:pStyle w:val="Style4"/>
        <w:rPr>
          <w:rFonts w:ascii="Times New Roman" w:hAnsi="Times New Roman" w:cs="Times New Roman"/>
          <w:szCs w:val="32"/>
        </w:rPr>
      </w:pPr>
      <w:bookmarkStart w:id="11" w:name="_Toc104480432"/>
      <w:r w:rsidRPr="53863600">
        <w:rPr>
          <w:rFonts w:eastAsia="Calibri Light"/>
          <w:szCs w:val="32"/>
        </w:rPr>
        <w:t xml:space="preserve">3-4 </w:t>
      </w:r>
      <w:r w:rsidRPr="53863600">
        <w:rPr>
          <w:rFonts w:ascii="Times New Roman" w:hAnsi="Times New Roman" w:cs="Times New Roman"/>
          <w:szCs w:val="32"/>
        </w:rPr>
        <w:t>Les Différents modes d’administration des Pousse Seringues connectés</w:t>
      </w:r>
      <w:bookmarkEnd w:id="11"/>
    </w:p>
    <w:p w14:paraId="3DF47123" w14:textId="77777777" w:rsidR="00960D6E" w:rsidRDefault="00960D6E" w:rsidP="00960D6E">
      <w:pPr>
        <w:pStyle w:val="Style1"/>
      </w:pPr>
      <w:r>
        <w:t>Un pousse seringue peut fonctionner selon un ou plusieurs modes :</w:t>
      </w:r>
    </w:p>
    <w:p w14:paraId="65A53164" w14:textId="3D0A9209" w:rsidR="00960D6E" w:rsidRDefault="00960D6E" w:rsidP="00010AC7">
      <w:pPr>
        <w:pStyle w:val="Style1"/>
        <w:numPr>
          <w:ilvl w:val="0"/>
          <w:numId w:val="66"/>
        </w:numPr>
        <w:spacing w:line="240" w:lineRule="auto"/>
      </w:pPr>
      <w:r>
        <w:t>Le mode "</w:t>
      </w:r>
      <w:r>
        <w:rPr>
          <w:b/>
          <w:bCs/>
        </w:rPr>
        <w:t>PERFUSION CONTINUE</w:t>
      </w:r>
      <w:r w:rsidRPr="00BC4A43">
        <w:rPr>
          <w:b/>
          <w:bCs/>
        </w:rPr>
        <w:t>"</w:t>
      </w:r>
      <w:r>
        <w:t xml:space="preserve"> qui permet de régler la quantité à injecter ainsi que le débit.</w:t>
      </w:r>
    </w:p>
    <w:p w14:paraId="0D64B5D4" w14:textId="014EF77B" w:rsidR="00960D6E" w:rsidRDefault="00960D6E" w:rsidP="00010AC7">
      <w:pPr>
        <w:pStyle w:val="Style1"/>
        <w:numPr>
          <w:ilvl w:val="0"/>
          <w:numId w:val="66"/>
        </w:numPr>
        <w:spacing w:line="240" w:lineRule="auto"/>
      </w:pPr>
      <w:r>
        <w:t>Le mode "</w:t>
      </w:r>
      <w:r w:rsidRPr="00BC4A43">
        <w:rPr>
          <w:b/>
          <w:bCs/>
        </w:rPr>
        <w:t>AIVT</w:t>
      </w:r>
      <w:r>
        <w:t xml:space="preserve">" (Anesthésie Intra Veineuse Totale) qui permet de régler le débit ainsi que la posologie en fonction de l'âge, du poids et du sexe du patient. C'est le pousse seringue qui calcule lui-même la quantité à injecter. </w:t>
      </w:r>
    </w:p>
    <w:p w14:paraId="6BA03A17" w14:textId="6E62B0FC" w:rsidR="00960D6E" w:rsidRDefault="00960D6E" w:rsidP="00010AC7">
      <w:pPr>
        <w:pStyle w:val="Style1"/>
        <w:numPr>
          <w:ilvl w:val="0"/>
          <w:numId w:val="66"/>
        </w:numPr>
        <w:spacing w:line="240" w:lineRule="auto"/>
      </w:pPr>
      <w:r>
        <w:t>Le mode "</w:t>
      </w:r>
      <w:r w:rsidRPr="00BC4A43">
        <w:rPr>
          <w:b/>
          <w:bCs/>
        </w:rPr>
        <w:t>AIVOC"</w:t>
      </w:r>
      <w:r>
        <w:t xml:space="preserve"> (Anesthésie Intra Veineuse à Objectif de Concentration) dont la dose est calculée en fonction de la concentration plasmatique souhaitée.</w:t>
      </w:r>
    </w:p>
    <w:p w14:paraId="7CE16768" w14:textId="77777777" w:rsidR="00960D6E" w:rsidRPr="002C542F" w:rsidRDefault="00960D6E" w:rsidP="00010AC7">
      <w:pPr>
        <w:pStyle w:val="Paragraphedeliste"/>
        <w:numPr>
          <w:ilvl w:val="0"/>
          <w:numId w:val="65"/>
        </w:numPr>
        <w:tabs>
          <w:tab w:val="left" w:pos="225"/>
        </w:tabs>
        <w:spacing w:line="360" w:lineRule="auto"/>
        <w:rPr>
          <w:rFonts w:ascii="Times New Roman" w:hAnsi="Times New Roman" w:cs="Times New Roman"/>
          <w:b/>
          <w:bCs/>
          <w:sz w:val="24"/>
          <w:szCs w:val="24"/>
        </w:rPr>
      </w:pPr>
      <w:r w:rsidRPr="002C542F">
        <w:rPr>
          <w:rFonts w:ascii="Times New Roman" w:hAnsi="Times New Roman" w:cs="Times New Roman"/>
          <w:b/>
          <w:bCs/>
          <w:sz w:val="24"/>
          <w:szCs w:val="24"/>
        </w:rPr>
        <w:t xml:space="preserve">Le mode perfusion continue : </w:t>
      </w:r>
    </w:p>
    <w:p w14:paraId="037C53D0" w14:textId="2AEFB2B7" w:rsidR="00960D6E" w:rsidRPr="00960D6E" w:rsidRDefault="00960D6E" w:rsidP="00960D6E">
      <w:pPr>
        <w:pStyle w:val="Style1"/>
        <w:ind w:firstLine="360"/>
      </w:pPr>
      <w:r>
        <w:t xml:space="preserve">C’est le plus simple, le plus basique et le plus utilisé. La très grande majorité des PSE sont destinés à cet usage. Il suffit de régler un débit en millilitres par heure et l’appareil le délivre. Les PSE modernes proposent de plus en plus de régler une dose/kg/heure (voir par minute ou par 24H), mais sans effectuer le calcul de posologie. C’est à dire que c’est l’opérateur lui-même qui détermine la dose et non le PSE qui va la calculer selon un protocole. </w:t>
      </w:r>
    </w:p>
    <w:p w14:paraId="53A80224" w14:textId="77777777" w:rsidR="00960D6E" w:rsidRPr="002C542F" w:rsidRDefault="00960D6E" w:rsidP="00010AC7">
      <w:pPr>
        <w:pStyle w:val="Paragraphedeliste"/>
        <w:numPr>
          <w:ilvl w:val="0"/>
          <w:numId w:val="65"/>
        </w:numPr>
        <w:tabs>
          <w:tab w:val="left" w:pos="225"/>
        </w:tabs>
        <w:spacing w:line="240" w:lineRule="auto"/>
        <w:rPr>
          <w:rFonts w:ascii="Times New Roman" w:eastAsia="Cambria" w:hAnsi="Times New Roman" w:cs="Times New Roman"/>
          <w:b/>
          <w:bCs/>
          <w:color w:val="000000"/>
          <w:sz w:val="24"/>
          <w:szCs w:val="24"/>
        </w:rPr>
      </w:pPr>
      <w:r w:rsidRPr="002C542F">
        <w:rPr>
          <w:rFonts w:ascii="Times New Roman" w:hAnsi="Times New Roman" w:cs="Times New Roman"/>
          <w:b/>
          <w:bCs/>
          <w:sz w:val="24"/>
          <w:szCs w:val="24"/>
        </w:rPr>
        <w:t>Le mode TIVA</w:t>
      </w:r>
      <w:r>
        <w:rPr>
          <w:rFonts w:ascii="Times New Roman" w:hAnsi="Times New Roman" w:cs="Times New Roman"/>
          <w:b/>
          <w:bCs/>
          <w:sz w:val="24"/>
          <w:szCs w:val="24"/>
        </w:rPr>
        <w:t> :</w:t>
      </w:r>
    </w:p>
    <w:p w14:paraId="6F670607" w14:textId="77777777" w:rsidR="00960D6E" w:rsidRDefault="00960D6E" w:rsidP="00960D6E">
      <w:pPr>
        <w:pStyle w:val="Style1"/>
        <w:ind w:firstLine="360"/>
      </w:pPr>
      <w:r>
        <w:t xml:space="preserve">Dans ce mode, l’utilisateur va régler le débit de perfusion, une posologie et c’est le PSE qui va décider de la quantité de produit à perfuser. Pour ces appareils, il faut renseigner l’âge du patient, son sexe et son poids. En fonction des algorithmes les champs à remplir peuvent </w:t>
      </w:r>
      <w:r>
        <w:lastRenderedPageBreak/>
        <w:t xml:space="preserve">différer. Plus souvent utilisés en anesthésie, plus rarement en réanimation, ils permettent par exemple de délivrer une dose d’induction (la dose pour endormir le patient au début d’une procédure), puis un débit constant en fonction de la posologie souhaitée </w:t>
      </w:r>
    </w:p>
    <w:p w14:paraId="5E5F2A69" w14:textId="77777777" w:rsidR="00960D6E" w:rsidRPr="002C542F" w:rsidRDefault="00960D6E" w:rsidP="00010AC7">
      <w:pPr>
        <w:pStyle w:val="Paragraphedeliste"/>
        <w:numPr>
          <w:ilvl w:val="0"/>
          <w:numId w:val="65"/>
        </w:numPr>
        <w:tabs>
          <w:tab w:val="left" w:pos="225"/>
        </w:tabs>
        <w:spacing w:line="240" w:lineRule="auto"/>
        <w:rPr>
          <w:rFonts w:ascii="Times New Roman" w:eastAsia="Cambria" w:hAnsi="Times New Roman" w:cs="Times New Roman"/>
          <w:b/>
          <w:bCs/>
          <w:color w:val="000000"/>
          <w:sz w:val="24"/>
          <w:szCs w:val="24"/>
        </w:rPr>
      </w:pPr>
      <w:r w:rsidRPr="002C542F">
        <w:rPr>
          <w:rFonts w:ascii="Times New Roman" w:hAnsi="Times New Roman" w:cs="Times New Roman"/>
          <w:b/>
          <w:bCs/>
          <w:sz w:val="24"/>
          <w:szCs w:val="24"/>
        </w:rPr>
        <w:t>Le mode AIVOC</w:t>
      </w:r>
      <w:r>
        <w:rPr>
          <w:rFonts w:ascii="Times New Roman" w:hAnsi="Times New Roman" w:cs="Times New Roman"/>
          <w:b/>
          <w:bCs/>
          <w:sz w:val="24"/>
          <w:szCs w:val="24"/>
        </w:rPr>
        <w:t> :</w:t>
      </w:r>
    </w:p>
    <w:p w14:paraId="03EADF55" w14:textId="77777777" w:rsidR="00960D6E" w:rsidRDefault="00960D6E" w:rsidP="00960D6E">
      <w:pPr>
        <w:pStyle w:val="Style1"/>
        <w:ind w:firstLine="360"/>
      </w:pPr>
      <w:r>
        <w:t>Ce mode est considéré comme étant un sous mode TIVA, mais son fonctionnement diffère assez largement, nous le traiterons donc de façon spécifique. Il propose de délivrer une médication selon le principe d’une dose à objectif de concentration plasmatique, c’est à dire en quantité de médicament dans le plasma sanguin. Quels que soient les modes, un certain nombre de PSE sont conçus afin de pouvoir se brancher sur une station d’accueil. Source d’énergie pour maintenir les batteries en charge et faire fonctionner l’appareil, ces stations peuvent proposer des fonctions de commande à distance ou d’asservissement. On peut ainsi commander ou surveiller à distance les PSE ou encore effectuer un relais de médicament lorsqu’une seringue arrive à son terme.</w:t>
      </w:r>
    </w:p>
    <w:p w14:paraId="1BF99D42" w14:textId="4C5B7783" w:rsidR="00725088" w:rsidRDefault="53863600" w:rsidP="00960D6E">
      <w:pPr>
        <w:pStyle w:val="Style4"/>
      </w:pPr>
      <w:bookmarkStart w:id="12" w:name="_Toc104480433"/>
      <w:r>
        <w:t>3-5 Applications médicales des Pousse seringues électriques</w:t>
      </w:r>
      <w:bookmarkEnd w:id="12"/>
    </w:p>
    <w:p w14:paraId="3109DAE6" w14:textId="77777777" w:rsidR="00960D6E" w:rsidRDefault="00960D6E" w:rsidP="00960D6E">
      <w:pPr>
        <w:pStyle w:val="Style1"/>
        <w:ind w:firstLine="708"/>
      </w:pPr>
      <w:r>
        <w:t xml:space="preserve">Applications Médicale des PSE Cet appareil permet de perfuser en continu, à débit constant un soluté ou un médicament, dans un large domaine d’application ou on peut citer Les domaines suivants : </w:t>
      </w:r>
    </w:p>
    <w:p w14:paraId="621F8A23" w14:textId="47E00360" w:rsidR="00960D6E" w:rsidRDefault="00960D6E" w:rsidP="00010AC7">
      <w:pPr>
        <w:pStyle w:val="Style1"/>
        <w:numPr>
          <w:ilvl w:val="0"/>
          <w:numId w:val="67"/>
        </w:numPr>
        <w:spacing w:line="240" w:lineRule="auto"/>
      </w:pPr>
      <w:r>
        <w:t>Anesthésie et réanimation</w:t>
      </w:r>
    </w:p>
    <w:p w14:paraId="6F033FB9" w14:textId="22596BAA" w:rsidR="00960D6E" w:rsidRDefault="00960D6E" w:rsidP="00010AC7">
      <w:pPr>
        <w:pStyle w:val="Style1"/>
        <w:numPr>
          <w:ilvl w:val="0"/>
          <w:numId w:val="67"/>
        </w:numPr>
        <w:spacing w:line="240" w:lineRule="auto"/>
      </w:pPr>
      <w:r>
        <w:t>Bloc opératoire</w:t>
      </w:r>
    </w:p>
    <w:p w14:paraId="6AB08255" w14:textId="5B841F6A" w:rsidR="00960D6E" w:rsidRDefault="00960D6E" w:rsidP="00010AC7">
      <w:pPr>
        <w:pStyle w:val="Style1"/>
        <w:numPr>
          <w:ilvl w:val="0"/>
          <w:numId w:val="67"/>
        </w:numPr>
        <w:spacing w:line="240" w:lineRule="auto"/>
      </w:pPr>
      <w:r>
        <w:t xml:space="preserve">Urgences </w:t>
      </w:r>
    </w:p>
    <w:p w14:paraId="1084E6E6" w14:textId="76B60A5C" w:rsidR="00960D6E" w:rsidRDefault="00960D6E" w:rsidP="00010AC7">
      <w:pPr>
        <w:pStyle w:val="Style1"/>
        <w:numPr>
          <w:ilvl w:val="0"/>
          <w:numId w:val="67"/>
        </w:numPr>
        <w:spacing w:line="240" w:lineRule="auto"/>
      </w:pPr>
      <w:r>
        <w:t>Cardiologie</w:t>
      </w:r>
    </w:p>
    <w:p w14:paraId="559ACE3C" w14:textId="40B857FE" w:rsidR="00960D6E" w:rsidRDefault="00960D6E" w:rsidP="00010AC7">
      <w:pPr>
        <w:pStyle w:val="Style1"/>
        <w:numPr>
          <w:ilvl w:val="0"/>
          <w:numId w:val="67"/>
        </w:numPr>
        <w:spacing w:line="240" w:lineRule="auto"/>
        <w:rPr>
          <w:b/>
          <w:bCs/>
        </w:rPr>
      </w:pPr>
      <w:r>
        <w:t>Néonatalogie Dans ces domaines d’applications nous allons injecter différent Médicaments Pour chaque Opération</w:t>
      </w:r>
    </w:p>
    <w:p w14:paraId="6B63AF8A" w14:textId="01DD9236" w:rsidR="00960D6E" w:rsidRDefault="53863600" w:rsidP="00960D6E">
      <w:pPr>
        <w:pStyle w:val="Style4"/>
      </w:pPr>
      <w:bookmarkStart w:id="13" w:name="_Toc104480434"/>
      <w:r>
        <w:t>3-6 Avantages et inconvénient d’un pousse seringues connectés</w:t>
      </w:r>
      <w:bookmarkEnd w:id="13"/>
    </w:p>
    <w:p w14:paraId="37F915B5" w14:textId="77777777" w:rsidR="00960D6E" w:rsidRDefault="00960D6E" w:rsidP="00960D6E">
      <w:pPr>
        <w:pStyle w:val="Style1"/>
        <w:ind w:firstLine="708"/>
      </w:pPr>
      <w:r>
        <w:t xml:space="preserve">La fiabilité de ces dispositifs repose essentiellement sur la qualité (constance et précision) des débits annoncés et mesurés. On ne doit enregistrer aucun changement de rythme de perfusion qui n'ait été programmé. La prise en une seule injection du médicament ne permet pas de maintenir un effet optimal et constant de l'action thérapeutique. Au cours des premières minutes qui suivent une injection unique la concentration peut atteindre une valeur </w:t>
      </w:r>
      <w:r>
        <w:lastRenderedPageBreak/>
        <w:t>élevée, pouvant provoquer dans certains cas des incidents graves. C'est pourquoi on lui préfère la méthode des injections multiples à doses réduites, administrées en continu ou à intervalles de temps régulièrement espacés. Cependant l'injection à intervalles de temps régulièrement espacés présente les inconvénients suivants :</w:t>
      </w:r>
    </w:p>
    <w:p w14:paraId="39CF4A8E" w14:textId="35E20A0B" w:rsidR="00960D6E" w:rsidRPr="00960D6E" w:rsidRDefault="00960D6E" w:rsidP="00010AC7">
      <w:pPr>
        <w:pStyle w:val="Style1"/>
        <w:numPr>
          <w:ilvl w:val="0"/>
          <w:numId w:val="68"/>
        </w:numPr>
        <w:spacing w:line="240" w:lineRule="auto"/>
      </w:pPr>
      <w:r w:rsidRPr="00960D6E">
        <w:t xml:space="preserve">Accroissement du nombre de manipulations et des risques d'erreurs ; </w:t>
      </w:r>
    </w:p>
    <w:p w14:paraId="606BFDF4" w14:textId="25369C3F" w:rsidR="00960D6E" w:rsidRPr="00960D6E" w:rsidRDefault="00960D6E" w:rsidP="00010AC7">
      <w:pPr>
        <w:pStyle w:val="Style1"/>
        <w:numPr>
          <w:ilvl w:val="0"/>
          <w:numId w:val="68"/>
        </w:numPr>
        <w:spacing w:line="240" w:lineRule="auto"/>
      </w:pPr>
      <w:r w:rsidRPr="00960D6E">
        <w:t xml:space="preserve">Interventions plus fréquentes du personnel infirmier ; </w:t>
      </w:r>
    </w:p>
    <w:p w14:paraId="29FA67B6" w14:textId="47FCA6BE" w:rsidR="00960D6E" w:rsidRPr="00960D6E" w:rsidRDefault="00960D6E" w:rsidP="00010AC7">
      <w:pPr>
        <w:pStyle w:val="Style1"/>
        <w:numPr>
          <w:ilvl w:val="0"/>
          <w:numId w:val="68"/>
        </w:numPr>
        <w:spacing w:line="240" w:lineRule="auto"/>
      </w:pPr>
      <w:r w:rsidRPr="00960D6E">
        <w:t xml:space="preserve">Augmentation des risques septiques ; </w:t>
      </w:r>
    </w:p>
    <w:p w14:paraId="06698471" w14:textId="61A09502" w:rsidR="00960D6E" w:rsidRPr="00960D6E" w:rsidRDefault="00960D6E" w:rsidP="00010AC7">
      <w:pPr>
        <w:pStyle w:val="Style1"/>
        <w:numPr>
          <w:ilvl w:val="0"/>
          <w:numId w:val="68"/>
        </w:numPr>
        <w:spacing w:line="276" w:lineRule="auto"/>
      </w:pPr>
      <w:r w:rsidRPr="00960D6E">
        <w:t xml:space="preserve">Contraintes pour le patient. De plus, l'utilisation du pousse seringue pour des injections continues permet une injection lente et très précise de l'agent thérapeutique [9]. Généralement les avantages et les inconvénients des PES sont : </w:t>
      </w:r>
    </w:p>
    <w:p w14:paraId="190A95EE" w14:textId="70354EAA" w:rsidR="00960D6E" w:rsidRPr="00960D6E" w:rsidRDefault="00960D6E" w:rsidP="00010AC7">
      <w:pPr>
        <w:pStyle w:val="Style1"/>
        <w:numPr>
          <w:ilvl w:val="0"/>
          <w:numId w:val="68"/>
        </w:numPr>
        <w:spacing w:line="240" w:lineRule="auto"/>
      </w:pPr>
      <w:r w:rsidRPr="00960D6E">
        <w:t>Précision, facilité de mise en place et perfusion de grands volumes.</w:t>
      </w:r>
    </w:p>
    <w:p w14:paraId="46268BC0" w14:textId="4B880457" w:rsidR="00960D6E" w:rsidRPr="00960D6E" w:rsidRDefault="00960D6E" w:rsidP="00010AC7">
      <w:pPr>
        <w:pStyle w:val="Style1"/>
        <w:numPr>
          <w:ilvl w:val="0"/>
          <w:numId w:val="68"/>
        </w:numPr>
        <w:spacing w:line="240" w:lineRule="auto"/>
      </w:pPr>
      <w:r w:rsidRPr="00960D6E">
        <w:t>Matériel adapté aux médicaments photosensibles (Lasix).</w:t>
      </w:r>
    </w:p>
    <w:p w14:paraId="4FCC18BE" w14:textId="7AECB92F" w:rsidR="00960D6E" w:rsidRPr="00960D6E" w:rsidRDefault="00960D6E" w:rsidP="00010AC7">
      <w:pPr>
        <w:pStyle w:val="Style1"/>
        <w:numPr>
          <w:ilvl w:val="0"/>
          <w:numId w:val="68"/>
        </w:numPr>
        <w:spacing w:line="240" w:lineRule="auto"/>
        <w:rPr>
          <w:rFonts w:eastAsia="Cambria"/>
          <w:b/>
          <w:bCs/>
          <w:color w:val="000000"/>
        </w:rPr>
      </w:pPr>
      <w:r w:rsidRPr="00960D6E">
        <w:t>Fonctionnement de l’appareil de façon autonome.</w:t>
      </w:r>
    </w:p>
    <w:p w14:paraId="1503FB2B" w14:textId="78009D18" w:rsidR="00960D6E" w:rsidRDefault="6C470DB7" w:rsidP="6C470DB7">
      <w:pPr>
        <w:pStyle w:val="Style4"/>
        <w:numPr>
          <w:ilvl w:val="0"/>
          <w:numId w:val="1"/>
        </w:numPr>
        <w:rPr>
          <w:rFonts w:eastAsiaTheme="majorBidi"/>
          <w:bCs/>
          <w:sz w:val="36"/>
          <w:szCs w:val="36"/>
        </w:rPr>
      </w:pPr>
      <w:bookmarkStart w:id="14" w:name="_Toc104480435"/>
      <w:r>
        <w:t>3-7 Conclusion</w:t>
      </w:r>
      <w:bookmarkEnd w:id="14"/>
    </w:p>
    <w:p w14:paraId="75F2344D" w14:textId="4FAA32B0" w:rsidR="00725088" w:rsidRDefault="6C470DB7" w:rsidP="6C470DB7">
      <w:pPr>
        <w:pStyle w:val="Style1"/>
        <w:ind w:firstLine="360"/>
        <w:rPr>
          <w:rFonts w:ascii="Times New Roman" w:eastAsia="Cambria" w:hAnsi="Times New Roman" w:cs="Times New Roman"/>
          <w:color w:val="000000" w:themeColor="text1"/>
        </w:rPr>
      </w:pPr>
      <w:r>
        <w:t>Dans ce premier chapitre, une présentation de l'organisation hôte et de ses différents domaines d'activité a été présentée. En outre, nous avons décrit le cycle de fonctionnement du poussoir de seringue électrique se concentrer sur Divers modes d'administration et les avantages et les inconvénients d'un PES.</w:t>
      </w:r>
    </w:p>
    <w:p w14:paraId="67CD6D93" w14:textId="77777777" w:rsidR="00725088" w:rsidRDefault="00725088" w:rsidP="00725088"/>
    <w:p w14:paraId="4EF18721" w14:textId="32D411BA" w:rsidR="00725088" w:rsidRDefault="00725088" w:rsidP="00725088"/>
    <w:p w14:paraId="22D9D7F4" w14:textId="7984783C" w:rsidR="00725088" w:rsidRDefault="00725088" w:rsidP="00725088"/>
    <w:p w14:paraId="1A3E72C0" w14:textId="77777777" w:rsidR="00725088" w:rsidRDefault="00725088" w:rsidP="00725088"/>
    <w:p w14:paraId="68C4F1AF" w14:textId="77777777" w:rsidR="00725088" w:rsidRDefault="00725088" w:rsidP="00725088"/>
    <w:p w14:paraId="6678C0C8" w14:textId="77777777" w:rsidR="00725088" w:rsidRDefault="00725088" w:rsidP="00725088"/>
    <w:p w14:paraId="41889C50" w14:textId="77777777" w:rsidR="00725088" w:rsidRDefault="00725088" w:rsidP="00725088"/>
    <w:p w14:paraId="30E172DE" w14:textId="77777777" w:rsidR="00725088" w:rsidRDefault="00725088" w:rsidP="00725088"/>
    <w:p w14:paraId="54008544" w14:textId="77777777" w:rsidR="00725088" w:rsidRDefault="00725088" w:rsidP="00725088"/>
    <w:p w14:paraId="33055AA5" w14:textId="77777777" w:rsidR="00725088" w:rsidRDefault="00725088" w:rsidP="00725088">
      <w:pPr>
        <w:sectPr w:rsidR="00725088" w:rsidSect="00E9763A">
          <w:headerReference w:type="default" r:id="rId39"/>
          <w:footerReference w:type="default" r:id="rId40"/>
          <w:pgSz w:w="11906" w:h="16838"/>
          <w:pgMar w:top="1417" w:right="1417" w:bottom="1417" w:left="1417" w:header="1417" w:footer="1417" w:gutter="0"/>
          <w:cols w:space="708"/>
          <w:docGrid w:linePitch="360"/>
        </w:sectPr>
      </w:pPr>
    </w:p>
    <w:p w14:paraId="6F7336B8" w14:textId="2A8AFA4C" w:rsidR="00725088" w:rsidRDefault="0C492962" w:rsidP="0018277F">
      <w:pPr>
        <w:pStyle w:val="style20"/>
      </w:pPr>
      <w:bookmarkStart w:id="15" w:name="_Toc104480436"/>
      <w:r>
        <w:lastRenderedPageBreak/>
        <w:t>Chapitre 2</w:t>
      </w:r>
      <w:r w:rsidR="0018277F">
        <w:t> :</w:t>
      </w:r>
      <w:bookmarkEnd w:id="15"/>
      <w:r w:rsidR="0018277F">
        <w:t xml:space="preserve"> </w:t>
      </w:r>
    </w:p>
    <w:p w14:paraId="5EE1BF9F" w14:textId="77777777" w:rsidR="00725088" w:rsidRDefault="0C492962" w:rsidP="0018277F">
      <w:pPr>
        <w:pStyle w:val="Style3"/>
        <w:rPr>
          <w:rFonts w:eastAsia="Microsoft JhengHei"/>
        </w:rPr>
      </w:pPr>
      <w:bookmarkStart w:id="16" w:name="_Toc104480437"/>
      <w:r w:rsidRPr="0C492962">
        <w:rPr>
          <w:rFonts w:eastAsia="Microsoft JhengHei"/>
        </w:rPr>
        <w:t>Introduction</w:t>
      </w:r>
      <w:bookmarkEnd w:id="16"/>
      <w:r w:rsidRPr="0C492962">
        <w:rPr>
          <w:rFonts w:eastAsia="Microsoft JhengHei"/>
        </w:rPr>
        <w:t xml:space="preserve"> </w:t>
      </w:r>
    </w:p>
    <w:p w14:paraId="15810FB4" w14:textId="77777777" w:rsidR="00725088" w:rsidRDefault="4FBC27EA" w:rsidP="4FBC27EA">
      <w:pPr>
        <w:rPr>
          <w:rFonts w:ascii="Microsoft JhengHei" w:eastAsia="Microsoft JhengHei" w:hAnsi="Microsoft JhengHei" w:cs="Microsoft JhengHei"/>
          <w:color w:val="000000" w:themeColor="text1"/>
        </w:rPr>
      </w:pPr>
      <w:r w:rsidRPr="4FBC27EA">
        <w:rPr>
          <w:rFonts w:ascii="Microsoft JhengHei" w:eastAsia="Microsoft JhengHei" w:hAnsi="Microsoft JhengHei" w:cs="Microsoft JhengHei"/>
          <w:color w:val="000000" w:themeColor="text1"/>
        </w:rPr>
        <w:t xml:space="preserve">[place </w:t>
      </w:r>
      <w:proofErr w:type="spellStart"/>
      <w:r w:rsidRPr="4FBC27EA">
        <w:rPr>
          <w:rFonts w:ascii="Microsoft JhengHei" w:eastAsia="Microsoft JhengHei" w:hAnsi="Microsoft JhengHei" w:cs="Microsoft JhengHei"/>
          <w:color w:val="000000" w:themeColor="text1"/>
        </w:rPr>
        <w:t>your</w:t>
      </w:r>
      <w:proofErr w:type="spellEnd"/>
      <w:r w:rsidRPr="4FBC27EA">
        <w:rPr>
          <w:rFonts w:ascii="Microsoft JhengHei" w:eastAsia="Microsoft JhengHei" w:hAnsi="Microsoft JhengHei" w:cs="Microsoft JhengHei"/>
          <w:color w:val="000000" w:themeColor="text1"/>
        </w:rPr>
        <w:t xml:space="preserve"> </w:t>
      </w:r>
      <w:proofErr w:type="spellStart"/>
      <w:r w:rsidRPr="4FBC27EA">
        <w:rPr>
          <w:rFonts w:ascii="Microsoft JhengHei" w:eastAsia="Microsoft JhengHei" w:hAnsi="Microsoft JhengHei" w:cs="Microsoft JhengHei"/>
          <w:color w:val="000000" w:themeColor="text1"/>
        </w:rPr>
        <w:t>text</w:t>
      </w:r>
      <w:proofErr w:type="spellEnd"/>
      <w:r w:rsidRPr="4FBC27EA">
        <w:rPr>
          <w:rFonts w:ascii="Microsoft JhengHei" w:eastAsia="Microsoft JhengHei" w:hAnsi="Microsoft JhengHei" w:cs="Microsoft JhengHei"/>
          <w:color w:val="000000" w:themeColor="text1"/>
        </w:rPr>
        <w:t xml:space="preserve"> </w:t>
      </w:r>
      <w:proofErr w:type="spellStart"/>
      <w:r w:rsidRPr="4FBC27EA">
        <w:rPr>
          <w:rFonts w:ascii="Microsoft JhengHei" w:eastAsia="Microsoft JhengHei" w:hAnsi="Microsoft JhengHei" w:cs="Microsoft JhengHei"/>
          <w:color w:val="000000" w:themeColor="text1"/>
        </w:rPr>
        <w:t>here</w:t>
      </w:r>
      <w:proofErr w:type="spellEnd"/>
      <w:r w:rsidRPr="4FBC27EA">
        <w:rPr>
          <w:rFonts w:ascii="Microsoft JhengHei" w:eastAsia="Microsoft JhengHei" w:hAnsi="Microsoft JhengHei" w:cs="Microsoft JhengHei"/>
          <w:color w:val="000000" w:themeColor="text1"/>
        </w:rPr>
        <w:t xml:space="preserve"> ]</w:t>
      </w:r>
    </w:p>
    <w:p w14:paraId="1344372C" w14:textId="509BFC22" w:rsidR="00725088" w:rsidRDefault="0C492962" w:rsidP="0018277F">
      <w:pPr>
        <w:pStyle w:val="Style3"/>
        <w:rPr>
          <w:rFonts w:eastAsia="Microsoft JhengHei"/>
        </w:rPr>
      </w:pPr>
      <w:bookmarkStart w:id="17" w:name="_Toc104480438"/>
      <w:r w:rsidRPr="0C492962">
        <w:rPr>
          <w:rFonts w:eastAsia="Microsoft JhengHei"/>
        </w:rPr>
        <w:t>Norme IEC-62</w:t>
      </w:r>
      <w:r w:rsidR="0018277F">
        <w:rPr>
          <w:rFonts w:eastAsia="Microsoft JhengHei"/>
        </w:rPr>
        <w:t> </w:t>
      </w:r>
      <w:r w:rsidRPr="0C492962">
        <w:rPr>
          <w:rFonts w:eastAsia="Microsoft JhengHei"/>
        </w:rPr>
        <w:t>304</w:t>
      </w:r>
      <w:bookmarkEnd w:id="17"/>
    </w:p>
    <w:p w14:paraId="3B05511A" w14:textId="77777777" w:rsidR="00725088" w:rsidRDefault="4FBC27EA" w:rsidP="0018277F">
      <w:pPr>
        <w:pStyle w:val="Style1"/>
        <w:ind w:firstLine="708"/>
        <w:rPr>
          <w:rFonts w:eastAsia="Times New Roman"/>
        </w:rPr>
      </w:pPr>
      <w:r w:rsidRPr="4FBC27EA">
        <w:rPr>
          <w:rFonts w:eastAsia="Times New Roman"/>
        </w:rPr>
        <w:t xml:space="preserve">La norme internationale IEC 62304 – logiciels de dispositifs médicaux – processus du cycle de vie des logiciels est une norme qui spécifie les exigences du cycle de vie pour le développement de logiciels médicaux et de logiciels au sein des dispositifs médicaux. Il est harmonisé par l'Union européenne et les États-Unis et peut donc être utilisé comme référence pour se conformer aux exigences réglementaires de ces deux marchés. La norme est composée d’une exigence générale, et de 5 processus, dont seul le processus de développement du logiciel nous concerne </w:t>
      </w:r>
      <w:r w:rsidRPr="4FBC27EA">
        <w:rPr>
          <w:rFonts w:eastAsia="Times New Roman"/>
          <w:color w:val="2D74B5"/>
        </w:rPr>
        <w:t>[10]</w:t>
      </w:r>
      <w:r w:rsidRPr="4FBC27EA">
        <w:rPr>
          <w:rFonts w:eastAsia="Times New Roman"/>
        </w:rPr>
        <w:t>.</w:t>
      </w:r>
    </w:p>
    <w:p w14:paraId="56051C2C" w14:textId="50C05949" w:rsidR="00725088" w:rsidRDefault="4FBC27EA" w:rsidP="00010AC7">
      <w:pPr>
        <w:pStyle w:val="Style4"/>
        <w:numPr>
          <w:ilvl w:val="0"/>
          <w:numId w:val="20"/>
        </w:numPr>
        <w:rPr>
          <w:rFonts w:eastAsia="Times New Roman"/>
        </w:rPr>
      </w:pPr>
      <w:bookmarkStart w:id="18" w:name="_Toc104480439"/>
      <w:r w:rsidRPr="4FBC27EA">
        <w:rPr>
          <w:rFonts w:eastAsia="Times New Roman"/>
        </w:rPr>
        <w:t>Exigence générale</w:t>
      </w:r>
      <w:bookmarkEnd w:id="18"/>
    </w:p>
    <w:p w14:paraId="1D16BA00" w14:textId="77777777" w:rsidR="00725088" w:rsidRDefault="4FBC27EA" w:rsidP="0018277F">
      <w:pPr>
        <w:pStyle w:val="Style1"/>
        <w:ind w:firstLine="360"/>
        <w:rPr>
          <w:rFonts w:eastAsia="Times New Roman"/>
        </w:rPr>
      </w:pPr>
      <w:r w:rsidRPr="4FBC27EA">
        <w:rPr>
          <w:rFonts w:eastAsia="Times New Roman"/>
        </w:rPr>
        <w:t>L’exigence contient sert à identifier le système de management de qualité, le système de gestion de risque a utilisé, et de classifier le niveau de sécurité du logiciel.</w:t>
      </w:r>
    </w:p>
    <w:p w14:paraId="0BEA48B3" w14:textId="77777777" w:rsidR="00725088" w:rsidRDefault="4FBC27EA" w:rsidP="0018277F">
      <w:pPr>
        <w:pStyle w:val="Style1"/>
        <w:ind w:firstLine="360"/>
        <w:rPr>
          <w:rFonts w:eastAsia="Times New Roman"/>
        </w:rPr>
      </w:pPr>
      <w:r w:rsidRPr="4FBC27EA">
        <w:rPr>
          <w:rFonts w:eastAsia="Times New Roman"/>
        </w:rPr>
        <w:t>Les deux premiers, intéressent l’ingénieur qualité plus que l’ingénieur développement, mais la troisième étape est nécessaire pour avancer dans le développement vu que le niveau de sécurité attribué affecte directement le processus de développement. Ci-dessous les niveaux de sécurité possible et leur conséquence au cas d’une défaillance du système :</w:t>
      </w:r>
    </w:p>
    <w:p w14:paraId="35F3C56F" w14:textId="77777777" w:rsidR="00725088" w:rsidRDefault="4FBC27EA" w:rsidP="00010AC7">
      <w:pPr>
        <w:pStyle w:val="Style1"/>
        <w:numPr>
          <w:ilvl w:val="0"/>
          <w:numId w:val="21"/>
        </w:numPr>
        <w:jc w:val="both"/>
      </w:pPr>
      <w:r w:rsidRPr="4FBC27EA">
        <w:rPr>
          <w:rFonts w:eastAsia="Times New Roman"/>
        </w:rPr>
        <w:t>Classe A : Aucune blessure ou atteinte à la santé n'est possible.</w:t>
      </w:r>
    </w:p>
    <w:p w14:paraId="63E9F4F6" w14:textId="77777777" w:rsidR="00725088" w:rsidRDefault="4FBC27EA" w:rsidP="00010AC7">
      <w:pPr>
        <w:pStyle w:val="Style1"/>
        <w:numPr>
          <w:ilvl w:val="0"/>
          <w:numId w:val="21"/>
        </w:numPr>
      </w:pPr>
      <w:r w:rsidRPr="4FBC27EA">
        <w:rPr>
          <w:rFonts w:eastAsia="Times New Roman"/>
        </w:rPr>
        <w:t>Classe B : Une BLESSURE NON GRAVE est possible.</w:t>
      </w:r>
    </w:p>
    <w:p w14:paraId="21675FB4" w14:textId="481AE2EF" w:rsidR="00725088" w:rsidRDefault="4FBC27EA" w:rsidP="00010AC7">
      <w:pPr>
        <w:pStyle w:val="Style1"/>
        <w:numPr>
          <w:ilvl w:val="0"/>
          <w:numId w:val="21"/>
        </w:numPr>
      </w:pPr>
      <w:r w:rsidRPr="4FBC27EA">
        <w:rPr>
          <w:rFonts w:eastAsia="Times New Roman"/>
        </w:rPr>
        <w:t>Classe C : La mort ou une BLESSURE GRAVE est possible.</w:t>
      </w:r>
    </w:p>
    <w:p w14:paraId="15CF4A2B" w14:textId="77777777" w:rsidR="00725088" w:rsidRDefault="4FBC27EA" w:rsidP="0018277F">
      <w:pPr>
        <w:pStyle w:val="Style1"/>
        <w:ind w:firstLine="360"/>
        <w:rPr>
          <w:rFonts w:eastAsia="Times New Roman"/>
        </w:rPr>
      </w:pPr>
      <w:r w:rsidRPr="4FBC27EA">
        <w:rPr>
          <w:rFonts w:eastAsia="Times New Roman"/>
        </w:rPr>
        <w:t>La pousse seringue électrique à un niveau de sécurité variable selon l’utilisation. Par exemple d’un département pédiatrie ou l’utilisation fréquente est l’infusion des compléments alimentaire la classification sera B, par contre dans une chambre d’urgence, ou soins intensifs, ou la plupart des médicaments utilisé sont dangereux en haute concentration. Une erreur de dosage peut provoquer la mort du patient, la pousse seringue est classifié C.</w:t>
      </w:r>
    </w:p>
    <w:p w14:paraId="4C5D1BED" w14:textId="77777777" w:rsidR="00725088" w:rsidRDefault="4FBC27EA" w:rsidP="0018277F">
      <w:pPr>
        <w:pStyle w:val="Style1"/>
        <w:ind w:firstLine="360"/>
        <w:rPr>
          <w:rFonts w:eastAsia="Times New Roman"/>
        </w:rPr>
      </w:pPr>
      <w:r w:rsidRPr="4FBC27EA">
        <w:rPr>
          <w:rFonts w:eastAsia="Times New Roman"/>
        </w:rPr>
        <w:t>Vue que notre, produit vise toute utilisation possible de la pousse seringue nous avons attribué le niveau de sécurité C au processus de développement logiciel.</w:t>
      </w:r>
    </w:p>
    <w:p w14:paraId="023A921C" w14:textId="331F6BD0" w:rsidR="00725088" w:rsidRPr="0018277F" w:rsidRDefault="4FBC27EA" w:rsidP="00010AC7">
      <w:pPr>
        <w:pStyle w:val="Style4"/>
        <w:numPr>
          <w:ilvl w:val="0"/>
          <w:numId w:val="20"/>
        </w:numPr>
        <w:rPr>
          <w:rFonts w:eastAsia="Times New Roman"/>
        </w:rPr>
      </w:pPr>
      <w:bookmarkStart w:id="19" w:name="_Toc104480440"/>
      <w:r w:rsidRPr="4FBC27EA">
        <w:rPr>
          <w:rFonts w:eastAsia="Times New Roman"/>
        </w:rPr>
        <w:lastRenderedPageBreak/>
        <w:t>Processus de développement logiciel</w:t>
      </w:r>
      <w:bookmarkEnd w:id="19"/>
    </w:p>
    <w:p w14:paraId="1C03FF76" w14:textId="7E4F7464" w:rsidR="00725088" w:rsidRDefault="4FBC27EA" w:rsidP="0018277F">
      <w:pPr>
        <w:pStyle w:val="Style1"/>
        <w:ind w:firstLine="360"/>
        <w:rPr>
          <w:rFonts w:eastAsia="Times New Roman"/>
        </w:rPr>
      </w:pPr>
      <w:r w:rsidRPr="4FBC27EA">
        <w:rPr>
          <w:rFonts w:eastAsia="Times New Roman"/>
        </w:rPr>
        <w:t xml:space="preserve">Le processus de développement du logiciel représente des étapes à suivre pour qu’elle soit conforme à la norme 62304. Les étapes à suivre sont régit par le niveau de sécurité attribué. Le tableau 4 décrit les étapes à suivre selon le niveau sécurité </w:t>
      </w:r>
      <w:r w:rsidRPr="4FBC27EA">
        <w:rPr>
          <w:rFonts w:eastAsia="Times New Roman"/>
          <w:color w:val="2D74B5"/>
        </w:rPr>
        <w:t>[11]</w:t>
      </w:r>
      <w:r w:rsidRPr="4FBC27EA">
        <w:rPr>
          <w:rFonts w:eastAsia="Times New Roman"/>
        </w:rPr>
        <w:t>.</w:t>
      </w:r>
    </w:p>
    <w:tbl>
      <w:tblPr>
        <w:tblStyle w:val="TableauGrille1Clair-Accentuation5"/>
        <w:tblpPr w:leftFromText="141" w:rightFromText="141" w:vertAnchor="text" w:tblpY="66"/>
        <w:tblW w:w="0" w:type="auto"/>
        <w:tblLayout w:type="fixed"/>
        <w:tblLook w:val="06A0" w:firstRow="1" w:lastRow="0" w:firstColumn="1" w:lastColumn="0" w:noHBand="1" w:noVBand="1"/>
      </w:tblPr>
      <w:tblGrid>
        <w:gridCol w:w="5524"/>
        <w:gridCol w:w="1134"/>
        <w:gridCol w:w="1134"/>
        <w:gridCol w:w="1208"/>
      </w:tblGrid>
      <w:tr w:rsidR="0018277F" w:rsidRPr="00387B93" w14:paraId="59801BA2" w14:textId="77777777" w:rsidTr="00387B9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5524" w:type="dxa"/>
          </w:tcPr>
          <w:p w14:paraId="412255EE" w14:textId="77777777" w:rsidR="0018277F" w:rsidRPr="00387B93" w:rsidRDefault="0018277F" w:rsidP="0018277F">
            <w:pPr>
              <w:spacing w:line="259" w:lineRule="auto"/>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Etape</w:t>
            </w:r>
          </w:p>
        </w:tc>
        <w:tc>
          <w:tcPr>
            <w:tcW w:w="1134" w:type="dxa"/>
          </w:tcPr>
          <w:p w14:paraId="5D475890" w14:textId="77777777" w:rsidR="0018277F" w:rsidRPr="00387B93" w:rsidRDefault="0018277F" w:rsidP="0018277F">
            <w:pPr>
              <w:spacing w:line="259"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Classe A</w:t>
            </w:r>
          </w:p>
        </w:tc>
        <w:tc>
          <w:tcPr>
            <w:tcW w:w="1134" w:type="dxa"/>
          </w:tcPr>
          <w:p w14:paraId="151D62A2" w14:textId="77777777" w:rsidR="0018277F" w:rsidRPr="00387B93" w:rsidRDefault="0018277F" w:rsidP="0018277F">
            <w:pPr>
              <w:spacing w:line="259"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Classe B</w:t>
            </w:r>
          </w:p>
        </w:tc>
        <w:tc>
          <w:tcPr>
            <w:tcW w:w="1208" w:type="dxa"/>
          </w:tcPr>
          <w:p w14:paraId="235D9DEC" w14:textId="77777777" w:rsidR="0018277F" w:rsidRPr="00387B93" w:rsidRDefault="0018277F" w:rsidP="0018277F">
            <w:pPr>
              <w:spacing w:line="259"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Classe C</w:t>
            </w:r>
          </w:p>
        </w:tc>
      </w:tr>
      <w:tr w:rsidR="0018277F" w:rsidRPr="00387B93" w14:paraId="3281B817" w14:textId="77777777" w:rsidTr="00387B93">
        <w:trPr>
          <w:trHeight w:val="270"/>
        </w:trPr>
        <w:tc>
          <w:tcPr>
            <w:cnfStyle w:val="001000000000" w:firstRow="0" w:lastRow="0" w:firstColumn="1" w:lastColumn="0" w:oddVBand="0" w:evenVBand="0" w:oddHBand="0" w:evenHBand="0" w:firstRowFirstColumn="0" w:firstRowLastColumn="0" w:lastRowFirstColumn="0" w:lastRowLastColumn="0"/>
            <w:tcW w:w="5524" w:type="dxa"/>
          </w:tcPr>
          <w:p w14:paraId="22B0F8D5" w14:textId="77777777" w:rsidR="0018277F" w:rsidRPr="00387B93" w:rsidRDefault="0018277F" w:rsidP="0018277F">
            <w:pPr>
              <w:spacing w:line="259" w:lineRule="auto"/>
              <w:rPr>
                <w:rFonts w:asciiTheme="majorHAnsi" w:eastAsia="Times New Roman" w:hAnsiTheme="majorHAnsi" w:cstheme="majorHAnsi"/>
                <w:color w:val="1F2021"/>
                <w:sz w:val="24"/>
                <w:szCs w:val="24"/>
              </w:rPr>
            </w:pPr>
            <w:r w:rsidRPr="00387B93">
              <w:rPr>
                <w:rFonts w:asciiTheme="majorHAnsi" w:eastAsia="Times New Roman" w:hAnsiTheme="majorHAnsi" w:cstheme="majorHAnsi"/>
                <w:color w:val="1F2021"/>
                <w:sz w:val="24"/>
                <w:szCs w:val="24"/>
              </w:rPr>
              <w:t>Planification du développement logiciel</w:t>
            </w:r>
          </w:p>
        </w:tc>
        <w:tc>
          <w:tcPr>
            <w:tcW w:w="1134" w:type="dxa"/>
          </w:tcPr>
          <w:p w14:paraId="7A46DB31"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134" w:type="dxa"/>
          </w:tcPr>
          <w:p w14:paraId="0B53E283"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208" w:type="dxa"/>
          </w:tcPr>
          <w:p w14:paraId="2C256ADF"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r>
      <w:tr w:rsidR="0018277F" w:rsidRPr="00387B93" w14:paraId="3903A842" w14:textId="77777777" w:rsidTr="00387B93">
        <w:trPr>
          <w:trHeight w:val="270"/>
        </w:trPr>
        <w:tc>
          <w:tcPr>
            <w:cnfStyle w:val="001000000000" w:firstRow="0" w:lastRow="0" w:firstColumn="1" w:lastColumn="0" w:oddVBand="0" w:evenVBand="0" w:oddHBand="0" w:evenHBand="0" w:firstRowFirstColumn="0" w:firstRowLastColumn="0" w:lastRowFirstColumn="0" w:lastRowLastColumn="0"/>
            <w:tcW w:w="5524" w:type="dxa"/>
          </w:tcPr>
          <w:p w14:paraId="35802458" w14:textId="77777777" w:rsidR="0018277F" w:rsidRPr="00387B93" w:rsidRDefault="0018277F" w:rsidP="0018277F">
            <w:pPr>
              <w:spacing w:line="259" w:lineRule="auto"/>
              <w:rPr>
                <w:rFonts w:asciiTheme="majorHAnsi" w:eastAsia="Times New Roman" w:hAnsiTheme="majorHAnsi" w:cstheme="majorHAnsi"/>
                <w:color w:val="1F2021"/>
                <w:sz w:val="24"/>
                <w:szCs w:val="24"/>
              </w:rPr>
            </w:pPr>
            <w:r w:rsidRPr="00387B93">
              <w:rPr>
                <w:rFonts w:asciiTheme="majorHAnsi" w:eastAsia="Times New Roman" w:hAnsiTheme="majorHAnsi" w:cstheme="majorHAnsi"/>
                <w:color w:val="1F2021"/>
                <w:sz w:val="24"/>
                <w:szCs w:val="24"/>
              </w:rPr>
              <w:t>Analyse des exigences logicielles</w:t>
            </w:r>
          </w:p>
        </w:tc>
        <w:tc>
          <w:tcPr>
            <w:tcW w:w="1134" w:type="dxa"/>
          </w:tcPr>
          <w:p w14:paraId="0FFF2395"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134" w:type="dxa"/>
          </w:tcPr>
          <w:p w14:paraId="4A04B5EA"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208" w:type="dxa"/>
          </w:tcPr>
          <w:p w14:paraId="31C3A0FC"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r>
      <w:tr w:rsidR="0018277F" w:rsidRPr="00387B93" w14:paraId="008B4A1F" w14:textId="77777777" w:rsidTr="00387B93">
        <w:trPr>
          <w:trHeight w:val="270"/>
        </w:trPr>
        <w:tc>
          <w:tcPr>
            <w:cnfStyle w:val="001000000000" w:firstRow="0" w:lastRow="0" w:firstColumn="1" w:lastColumn="0" w:oddVBand="0" w:evenVBand="0" w:oddHBand="0" w:evenHBand="0" w:firstRowFirstColumn="0" w:firstRowLastColumn="0" w:lastRowFirstColumn="0" w:lastRowLastColumn="0"/>
            <w:tcW w:w="5524" w:type="dxa"/>
          </w:tcPr>
          <w:p w14:paraId="5C5AB51B" w14:textId="77777777" w:rsidR="0018277F" w:rsidRPr="00387B93" w:rsidRDefault="0018277F" w:rsidP="0018277F">
            <w:pPr>
              <w:spacing w:line="259" w:lineRule="auto"/>
              <w:rPr>
                <w:rFonts w:asciiTheme="majorHAnsi" w:eastAsia="Times New Roman" w:hAnsiTheme="majorHAnsi" w:cstheme="majorHAnsi"/>
                <w:color w:val="1F2021"/>
                <w:sz w:val="24"/>
                <w:szCs w:val="24"/>
              </w:rPr>
            </w:pPr>
            <w:r w:rsidRPr="00387B93">
              <w:rPr>
                <w:rFonts w:asciiTheme="majorHAnsi" w:eastAsia="Times New Roman" w:hAnsiTheme="majorHAnsi" w:cstheme="majorHAnsi"/>
                <w:color w:val="1F2021"/>
                <w:sz w:val="24"/>
                <w:szCs w:val="24"/>
              </w:rPr>
              <w:t>Conception architecturale du logiciel</w:t>
            </w:r>
          </w:p>
        </w:tc>
        <w:tc>
          <w:tcPr>
            <w:tcW w:w="1134" w:type="dxa"/>
          </w:tcPr>
          <w:p w14:paraId="1EE2B171"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387B93">
              <w:rPr>
                <w:rFonts w:asciiTheme="majorHAnsi" w:hAnsiTheme="majorHAnsi" w:cstheme="majorHAnsi"/>
              </w:rPr>
              <w:br/>
            </w:r>
          </w:p>
        </w:tc>
        <w:tc>
          <w:tcPr>
            <w:tcW w:w="1134" w:type="dxa"/>
          </w:tcPr>
          <w:p w14:paraId="79BDED5A"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208" w:type="dxa"/>
          </w:tcPr>
          <w:p w14:paraId="06478378"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r>
      <w:tr w:rsidR="0018277F" w:rsidRPr="00387B93" w14:paraId="6234259D" w14:textId="77777777" w:rsidTr="00387B93">
        <w:trPr>
          <w:trHeight w:val="270"/>
        </w:trPr>
        <w:tc>
          <w:tcPr>
            <w:cnfStyle w:val="001000000000" w:firstRow="0" w:lastRow="0" w:firstColumn="1" w:lastColumn="0" w:oddVBand="0" w:evenVBand="0" w:oddHBand="0" w:evenHBand="0" w:firstRowFirstColumn="0" w:firstRowLastColumn="0" w:lastRowFirstColumn="0" w:lastRowLastColumn="0"/>
            <w:tcW w:w="5524" w:type="dxa"/>
          </w:tcPr>
          <w:p w14:paraId="7AA72B39" w14:textId="77777777" w:rsidR="0018277F" w:rsidRPr="00387B93" w:rsidRDefault="0018277F" w:rsidP="0018277F">
            <w:pPr>
              <w:spacing w:line="259" w:lineRule="auto"/>
              <w:rPr>
                <w:rFonts w:asciiTheme="majorHAnsi" w:eastAsia="Times New Roman" w:hAnsiTheme="majorHAnsi" w:cstheme="majorHAnsi"/>
                <w:color w:val="1F2021"/>
                <w:sz w:val="24"/>
                <w:szCs w:val="24"/>
              </w:rPr>
            </w:pPr>
            <w:r w:rsidRPr="00387B93">
              <w:rPr>
                <w:rFonts w:asciiTheme="majorHAnsi" w:eastAsia="Times New Roman" w:hAnsiTheme="majorHAnsi" w:cstheme="majorHAnsi"/>
                <w:color w:val="1F2021"/>
                <w:sz w:val="24"/>
                <w:szCs w:val="24"/>
              </w:rPr>
              <w:t>Conception détaillée du logiciel</w:t>
            </w:r>
          </w:p>
        </w:tc>
        <w:tc>
          <w:tcPr>
            <w:tcW w:w="1134" w:type="dxa"/>
          </w:tcPr>
          <w:p w14:paraId="7A32311A"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387B93">
              <w:rPr>
                <w:rFonts w:asciiTheme="majorHAnsi" w:hAnsiTheme="majorHAnsi" w:cstheme="majorHAnsi"/>
              </w:rPr>
              <w:br/>
            </w:r>
          </w:p>
        </w:tc>
        <w:tc>
          <w:tcPr>
            <w:tcW w:w="1134" w:type="dxa"/>
          </w:tcPr>
          <w:p w14:paraId="7292A083"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387B93">
              <w:rPr>
                <w:rFonts w:asciiTheme="majorHAnsi" w:hAnsiTheme="majorHAnsi" w:cstheme="majorHAnsi"/>
              </w:rPr>
              <w:br/>
            </w:r>
          </w:p>
        </w:tc>
        <w:tc>
          <w:tcPr>
            <w:tcW w:w="1208" w:type="dxa"/>
          </w:tcPr>
          <w:p w14:paraId="7E24BB58"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r>
      <w:tr w:rsidR="0018277F" w:rsidRPr="00387B93" w14:paraId="43647210" w14:textId="77777777" w:rsidTr="00387B93">
        <w:trPr>
          <w:trHeight w:val="270"/>
        </w:trPr>
        <w:tc>
          <w:tcPr>
            <w:cnfStyle w:val="001000000000" w:firstRow="0" w:lastRow="0" w:firstColumn="1" w:lastColumn="0" w:oddVBand="0" w:evenVBand="0" w:oddHBand="0" w:evenHBand="0" w:firstRowFirstColumn="0" w:firstRowLastColumn="0" w:lastRowFirstColumn="0" w:lastRowLastColumn="0"/>
            <w:tcW w:w="5524" w:type="dxa"/>
          </w:tcPr>
          <w:p w14:paraId="0593E19D" w14:textId="77777777" w:rsidR="0018277F" w:rsidRPr="00387B93" w:rsidRDefault="0018277F" w:rsidP="0018277F">
            <w:pPr>
              <w:spacing w:line="259" w:lineRule="auto"/>
              <w:rPr>
                <w:rFonts w:asciiTheme="majorHAnsi" w:eastAsia="Times New Roman" w:hAnsiTheme="majorHAnsi" w:cstheme="majorHAnsi"/>
                <w:color w:val="1F2021"/>
                <w:sz w:val="24"/>
                <w:szCs w:val="24"/>
              </w:rPr>
            </w:pPr>
            <w:r w:rsidRPr="00387B93">
              <w:rPr>
                <w:rFonts w:asciiTheme="majorHAnsi" w:eastAsia="Times New Roman" w:hAnsiTheme="majorHAnsi" w:cstheme="majorHAnsi"/>
                <w:color w:val="1F2021"/>
                <w:sz w:val="24"/>
                <w:szCs w:val="24"/>
              </w:rPr>
              <w:t>Implémentation de l'unité logicielle</w:t>
            </w:r>
          </w:p>
        </w:tc>
        <w:tc>
          <w:tcPr>
            <w:tcW w:w="1134" w:type="dxa"/>
          </w:tcPr>
          <w:p w14:paraId="1542F4E4"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134" w:type="dxa"/>
          </w:tcPr>
          <w:p w14:paraId="44B992CA"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208" w:type="dxa"/>
          </w:tcPr>
          <w:p w14:paraId="1E411F8F"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r>
      <w:tr w:rsidR="0018277F" w:rsidRPr="00387B93" w14:paraId="511CF4C7" w14:textId="77777777" w:rsidTr="00387B93">
        <w:trPr>
          <w:trHeight w:val="270"/>
        </w:trPr>
        <w:tc>
          <w:tcPr>
            <w:cnfStyle w:val="001000000000" w:firstRow="0" w:lastRow="0" w:firstColumn="1" w:lastColumn="0" w:oddVBand="0" w:evenVBand="0" w:oddHBand="0" w:evenHBand="0" w:firstRowFirstColumn="0" w:firstRowLastColumn="0" w:lastRowFirstColumn="0" w:lastRowLastColumn="0"/>
            <w:tcW w:w="5524" w:type="dxa"/>
          </w:tcPr>
          <w:p w14:paraId="7F78A3BB" w14:textId="77777777" w:rsidR="0018277F" w:rsidRPr="00387B93" w:rsidRDefault="0018277F" w:rsidP="0018277F">
            <w:pPr>
              <w:spacing w:line="259" w:lineRule="auto"/>
              <w:rPr>
                <w:rFonts w:asciiTheme="majorHAnsi" w:eastAsia="Times New Roman" w:hAnsiTheme="majorHAnsi" w:cstheme="majorHAnsi"/>
                <w:color w:val="1F2021"/>
                <w:sz w:val="24"/>
                <w:szCs w:val="24"/>
              </w:rPr>
            </w:pPr>
            <w:r w:rsidRPr="00387B93">
              <w:rPr>
                <w:rFonts w:asciiTheme="majorHAnsi" w:eastAsia="Times New Roman" w:hAnsiTheme="majorHAnsi" w:cstheme="majorHAnsi"/>
                <w:color w:val="1F2021"/>
                <w:sz w:val="24"/>
                <w:szCs w:val="24"/>
              </w:rPr>
              <w:t>Vérification de l'unité logicielle</w:t>
            </w:r>
          </w:p>
        </w:tc>
        <w:tc>
          <w:tcPr>
            <w:tcW w:w="1134" w:type="dxa"/>
          </w:tcPr>
          <w:p w14:paraId="522E278E"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387B93">
              <w:rPr>
                <w:rFonts w:asciiTheme="majorHAnsi" w:hAnsiTheme="majorHAnsi" w:cstheme="majorHAnsi"/>
              </w:rPr>
              <w:br/>
            </w:r>
          </w:p>
        </w:tc>
        <w:tc>
          <w:tcPr>
            <w:tcW w:w="1134" w:type="dxa"/>
          </w:tcPr>
          <w:p w14:paraId="4FB05EB5"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208" w:type="dxa"/>
          </w:tcPr>
          <w:p w14:paraId="3C2E23B7"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r>
      <w:tr w:rsidR="0018277F" w:rsidRPr="00387B93" w14:paraId="0172A654" w14:textId="77777777" w:rsidTr="00387B93">
        <w:trPr>
          <w:trHeight w:val="270"/>
        </w:trPr>
        <w:tc>
          <w:tcPr>
            <w:cnfStyle w:val="001000000000" w:firstRow="0" w:lastRow="0" w:firstColumn="1" w:lastColumn="0" w:oddVBand="0" w:evenVBand="0" w:oddHBand="0" w:evenHBand="0" w:firstRowFirstColumn="0" w:firstRowLastColumn="0" w:lastRowFirstColumn="0" w:lastRowLastColumn="0"/>
            <w:tcW w:w="5524" w:type="dxa"/>
          </w:tcPr>
          <w:p w14:paraId="5EE75334" w14:textId="77777777" w:rsidR="0018277F" w:rsidRPr="00387B93" w:rsidRDefault="0018277F" w:rsidP="0018277F">
            <w:pPr>
              <w:spacing w:line="259" w:lineRule="auto"/>
              <w:rPr>
                <w:rFonts w:asciiTheme="majorHAnsi" w:eastAsia="Times New Roman" w:hAnsiTheme="majorHAnsi" w:cstheme="majorHAnsi"/>
                <w:color w:val="1F2021"/>
                <w:sz w:val="24"/>
                <w:szCs w:val="24"/>
              </w:rPr>
            </w:pPr>
            <w:r w:rsidRPr="00387B93">
              <w:rPr>
                <w:rFonts w:asciiTheme="majorHAnsi" w:eastAsia="Times New Roman" w:hAnsiTheme="majorHAnsi" w:cstheme="majorHAnsi"/>
                <w:color w:val="1F2021"/>
                <w:sz w:val="24"/>
                <w:szCs w:val="24"/>
              </w:rPr>
              <w:t>Intégration logicielle et tests d'intégration</w:t>
            </w:r>
          </w:p>
        </w:tc>
        <w:tc>
          <w:tcPr>
            <w:tcW w:w="1134" w:type="dxa"/>
          </w:tcPr>
          <w:p w14:paraId="6B6FD4B8"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387B93">
              <w:rPr>
                <w:rFonts w:asciiTheme="majorHAnsi" w:hAnsiTheme="majorHAnsi" w:cstheme="majorHAnsi"/>
              </w:rPr>
              <w:br/>
            </w:r>
          </w:p>
        </w:tc>
        <w:tc>
          <w:tcPr>
            <w:tcW w:w="1134" w:type="dxa"/>
          </w:tcPr>
          <w:p w14:paraId="3C408716"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208" w:type="dxa"/>
          </w:tcPr>
          <w:p w14:paraId="128B34BB"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r>
      <w:tr w:rsidR="0018277F" w:rsidRPr="00387B93" w14:paraId="4D31D33B" w14:textId="77777777" w:rsidTr="00387B93">
        <w:trPr>
          <w:trHeight w:val="270"/>
        </w:trPr>
        <w:tc>
          <w:tcPr>
            <w:cnfStyle w:val="001000000000" w:firstRow="0" w:lastRow="0" w:firstColumn="1" w:lastColumn="0" w:oddVBand="0" w:evenVBand="0" w:oddHBand="0" w:evenHBand="0" w:firstRowFirstColumn="0" w:firstRowLastColumn="0" w:lastRowFirstColumn="0" w:lastRowLastColumn="0"/>
            <w:tcW w:w="5524" w:type="dxa"/>
          </w:tcPr>
          <w:p w14:paraId="2663A76E" w14:textId="77777777" w:rsidR="0018277F" w:rsidRPr="00387B93" w:rsidRDefault="0018277F" w:rsidP="0018277F">
            <w:pPr>
              <w:spacing w:line="259" w:lineRule="auto"/>
              <w:rPr>
                <w:rFonts w:asciiTheme="majorHAnsi" w:eastAsia="Times New Roman" w:hAnsiTheme="majorHAnsi" w:cstheme="majorHAnsi"/>
                <w:color w:val="1F2021"/>
                <w:sz w:val="24"/>
                <w:szCs w:val="24"/>
              </w:rPr>
            </w:pPr>
            <w:r w:rsidRPr="00387B93">
              <w:rPr>
                <w:rFonts w:asciiTheme="majorHAnsi" w:eastAsia="Times New Roman" w:hAnsiTheme="majorHAnsi" w:cstheme="majorHAnsi"/>
                <w:color w:val="1F2021"/>
                <w:sz w:val="24"/>
                <w:szCs w:val="24"/>
              </w:rPr>
              <w:t>Test du système logiciel</w:t>
            </w:r>
          </w:p>
        </w:tc>
        <w:tc>
          <w:tcPr>
            <w:tcW w:w="1134" w:type="dxa"/>
          </w:tcPr>
          <w:p w14:paraId="581AE24E"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134" w:type="dxa"/>
          </w:tcPr>
          <w:p w14:paraId="1A68AA49"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208" w:type="dxa"/>
          </w:tcPr>
          <w:p w14:paraId="3C596984"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r>
      <w:tr w:rsidR="0018277F" w:rsidRPr="00387B93" w14:paraId="7DBD3525" w14:textId="77777777" w:rsidTr="00387B93">
        <w:trPr>
          <w:trHeight w:val="270"/>
        </w:trPr>
        <w:tc>
          <w:tcPr>
            <w:cnfStyle w:val="001000000000" w:firstRow="0" w:lastRow="0" w:firstColumn="1" w:lastColumn="0" w:oddVBand="0" w:evenVBand="0" w:oddHBand="0" w:evenHBand="0" w:firstRowFirstColumn="0" w:firstRowLastColumn="0" w:lastRowFirstColumn="0" w:lastRowLastColumn="0"/>
            <w:tcW w:w="5524" w:type="dxa"/>
          </w:tcPr>
          <w:p w14:paraId="0B8155F4" w14:textId="77777777" w:rsidR="0018277F" w:rsidRPr="00387B93" w:rsidRDefault="0018277F" w:rsidP="0018277F">
            <w:pPr>
              <w:spacing w:line="259" w:lineRule="auto"/>
              <w:rPr>
                <w:rFonts w:asciiTheme="majorHAnsi" w:eastAsia="Times New Roman" w:hAnsiTheme="majorHAnsi" w:cstheme="majorHAnsi"/>
                <w:color w:val="1F2021"/>
                <w:sz w:val="24"/>
                <w:szCs w:val="24"/>
              </w:rPr>
            </w:pPr>
            <w:r w:rsidRPr="00387B93">
              <w:rPr>
                <w:rFonts w:asciiTheme="majorHAnsi" w:eastAsia="Times New Roman" w:hAnsiTheme="majorHAnsi" w:cstheme="majorHAnsi"/>
                <w:color w:val="1F2021"/>
                <w:sz w:val="24"/>
                <w:szCs w:val="24"/>
              </w:rPr>
              <w:t>Version du logiciel</w:t>
            </w:r>
          </w:p>
        </w:tc>
        <w:tc>
          <w:tcPr>
            <w:tcW w:w="1134" w:type="dxa"/>
          </w:tcPr>
          <w:p w14:paraId="7BCB2B1B"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134" w:type="dxa"/>
          </w:tcPr>
          <w:p w14:paraId="3C41B73A"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c>
          <w:tcPr>
            <w:tcW w:w="1208" w:type="dxa"/>
          </w:tcPr>
          <w:p w14:paraId="401EEED5" w14:textId="77777777" w:rsidR="0018277F" w:rsidRPr="00387B93" w:rsidRDefault="0018277F" w:rsidP="0018277F">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rPr>
            </w:pPr>
            <w:r w:rsidRPr="00387B93">
              <w:rPr>
                <w:rFonts w:asciiTheme="majorHAnsi" w:eastAsia="Times New Roman" w:hAnsiTheme="majorHAnsi" w:cstheme="majorHAnsi"/>
                <w:color w:val="000000" w:themeColor="text1"/>
                <w:sz w:val="24"/>
                <w:szCs w:val="24"/>
              </w:rPr>
              <w:t>X</w:t>
            </w:r>
          </w:p>
        </w:tc>
      </w:tr>
    </w:tbl>
    <w:p w14:paraId="493121BB" w14:textId="4624EA65" w:rsidR="00870A73" w:rsidRDefault="0006242A" w:rsidP="0006242A">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Etapes de développement logiciel et niveau de sécurité. </w:t>
      </w:r>
    </w:p>
    <w:p w14:paraId="1DF212A3" w14:textId="77777777" w:rsidR="00725088" w:rsidRDefault="00725088" w:rsidP="4FBC27EA">
      <w:pPr>
        <w:rPr>
          <w:rFonts w:ascii="Calibri" w:eastAsia="Calibri" w:hAnsi="Calibri" w:cs="Calibri"/>
          <w:color w:val="000000" w:themeColor="text1"/>
        </w:rPr>
      </w:pPr>
    </w:p>
    <w:p w14:paraId="335CD321" w14:textId="320FE5C9" w:rsidR="00E7688C" w:rsidRPr="00387B93" w:rsidRDefault="00387B93" w:rsidP="00387B93">
      <w:pPr>
        <w:pStyle w:val="Style3"/>
        <w:rPr>
          <w:rFonts w:eastAsia="Microsoft JhengHei"/>
        </w:rPr>
      </w:pPr>
      <w:bookmarkStart w:id="20" w:name="_Toc104480441"/>
      <w:r>
        <w:rPr>
          <w:rFonts w:eastAsia="Microsoft JhengHei"/>
        </w:rPr>
        <w:t>M</w:t>
      </w:r>
      <w:r w:rsidR="1884F599" w:rsidRPr="1884F599">
        <w:rPr>
          <w:rFonts w:eastAsia="Microsoft JhengHei"/>
        </w:rPr>
        <w:t>éthodologie de travail git (push pull commit)</w:t>
      </w:r>
      <w:bookmarkEnd w:id="20"/>
      <w:r w:rsidR="1884F599" w:rsidRPr="1884F599">
        <w:rPr>
          <w:rFonts w:eastAsia="Microsoft JhengHei"/>
        </w:rPr>
        <w:t xml:space="preserve">  </w:t>
      </w:r>
    </w:p>
    <w:p w14:paraId="53BD8903" w14:textId="6B938273" w:rsidR="006E4A4C" w:rsidRDefault="00387B93" w:rsidP="00010AC7">
      <w:pPr>
        <w:pStyle w:val="Style4"/>
        <w:numPr>
          <w:ilvl w:val="0"/>
          <w:numId w:val="22"/>
        </w:numPr>
      </w:pPr>
      <w:bookmarkStart w:id="21" w:name="_Toc104480442"/>
      <w:r>
        <w:t>Problématique</w:t>
      </w:r>
      <w:bookmarkEnd w:id="21"/>
      <w:r>
        <w:t> </w:t>
      </w:r>
      <w:r w:rsidR="006E4A4C">
        <w:t xml:space="preserve"> </w:t>
      </w:r>
    </w:p>
    <w:p w14:paraId="72A89AEF" w14:textId="4DFB267F" w:rsidR="00BB396B" w:rsidRDefault="1884F599" w:rsidP="00387B93">
      <w:pPr>
        <w:pStyle w:val="Style1"/>
        <w:ind w:firstLine="360"/>
      </w:pPr>
      <w:r>
        <w:t>Étant données</w:t>
      </w:r>
      <w:r w:rsidRPr="1884F599">
        <w:rPr>
          <w:b/>
          <w:bCs/>
        </w:rPr>
        <w:t xml:space="preserve"> </w:t>
      </w:r>
      <w:r>
        <w:t xml:space="preserve">les différentes taches dans ce projet et les diverses technologies utilisée nous sommes toujours besoins de tester le code source. Donc le basculement d’une version a </w:t>
      </w:r>
      <w:r w:rsidR="00387B93">
        <w:t>un</w:t>
      </w:r>
      <w:r>
        <w:t xml:space="preserve"> autre est difficile et consomme beaucoup du temps. D’autre part la supervision de l’avancement du projet est nécessaire. </w:t>
      </w:r>
    </w:p>
    <w:p w14:paraId="51499738" w14:textId="4B22EDBB" w:rsidR="00B72CB8" w:rsidRDefault="6C470DB7" w:rsidP="00010AC7">
      <w:pPr>
        <w:pStyle w:val="Style4"/>
        <w:numPr>
          <w:ilvl w:val="0"/>
          <w:numId w:val="22"/>
        </w:numPr>
      </w:pPr>
      <w:bookmarkStart w:id="22" w:name="_Toc104480443"/>
      <w:r>
        <w:t>Solution</w:t>
      </w:r>
      <w:bookmarkEnd w:id="22"/>
      <w:r>
        <w:t> </w:t>
      </w:r>
    </w:p>
    <w:p w14:paraId="39B524BD" w14:textId="44C6D449" w:rsidR="00E205A3" w:rsidRDefault="6C470DB7" w:rsidP="00387B93">
      <w:pPr>
        <w:pStyle w:val="Style1"/>
        <w:ind w:firstLine="360"/>
      </w:pPr>
      <w:r w:rsidRPr="6C470DB7">
        <w:rPr>
          <w:rFonts w:ascii="Times New Roman" w:eastAsia="Times New Roman" w:hAnsi="Times New Roman" w:cs="Times New Roman"/>
          <w:color w:val="000000" w:themeColor="text1"/>
        </w:rPr>
        <w:t xml:space="preserve">L’outil le plus utilisée aujourd’hui est </w:t>
      </w:r>
      <w:r w:rsidRPr="6C470DB7">
        <w:rPr>
          <w:rFonts w:ascii="Times New Roman" w:eastAsia="Times New Roman" w:hAnsi="Times New Roman" w:cs="Times New Roman"/>
          <w:b/>
          <w:bCs/>
          <w:color w:val="000000" w:themeColor="text1"/>
        </w:rPr>
        <w:t xml:space="preserve">GIT </w:t>
      </w:r>
      <w:r w:rsidRPr="6C470DB7">
        <w:rPr>
          <w:rFonts w:ascii="Times New Roman" w:eastAsia="Times New Roman" w:hAnsi="Times New Roman" w:cs="Times New Roman"/>
          <w:color w:val="000000" w:themeColor="text1"/>
        </w:rPr>
        <w:t xml:space="preserve">pour le contrôle de version. Git est un projet open source développé par le fameux </w:t>
      </w:r>
      <w:r w:rsidRPr="6C470DB7">
        <w:rPr>
          <w:rFonts w:ascii="Times New Roman" w:eastAsia="Times New Roman" w:hAnsi="Times New Roman" w:cs="Times New Roman"/>
          <w:b/>
          <w:bCs/>
          <w:color w:val="000000" w:themeColor="text1"/>
        </w:rPr>
        <w:t>Linus Torvald</w:t>
      </w:r>
      <w:r w:rsidRPr="6C470DB7">
        <w:rPr>
          <w:rFonts w:ascii="Times New Roman" w:eastAsia="Times New Roman" w:hAnsi="Times New Roman" w:cs="Times New Roman"/>
          <w:color w:val="000000" w:themeColor="text1"/>
        </w:rPr>
        <w:t xml:space="preserve"> (le créateur du noyau linux). A chaque commit on garde une trace du changement apporté au code dans un type spéciale de base de données, si une erreur est commise on peut revenir en arrière et comparer les versions antérieures de code. Pour héberger les dépôts Git on a utilisé GitHub qui nous accompagne dans notre collaboration avec nos contributeurs (l’équipe 3DWAVE, l’équipe ACTIA, Notre encadreur universitaire MR SADOK BAZZINE)</w:t>
      </w:r>
      <w:r w:rsidRPr="6C470DB7">
        <w:rPr>
          <w:rFonts w:ascii="Times New Roman" w:eastAsia="Times New Roman" w:hAnsi="Times New Roman" w:cs="Times New Roman"/>
          <w:color w:val="000000" w:themeColor="text1"/>
          <w:sz w:val="22"/>
          <w:szCs w:val="22"/>
        </w:rPr>
        <w:t>.</w:t>
      </w:r>
      <w:r>
        <w:t xml:space="preserve"> </w:t>
      </w:r>
    </w:p>
    <w:p w14:paraId="3A1F8AF9" w14:textId="59620848" w:rsidR="007C386C" w:rsidRDefault="6C470DB7" w:rsidP="00010AC7">
      <w:pPr>
        <w:pStyle w:val="Style4"/>
        <w:numPr>
          <w:ilvl w:val="0"/>
          <w:numId w:val="22"/>
        </w:numPr>
      </w:pPr>
      <w:bookmarkStart w:id="23" w:name="_Toc104480444"/>
      <w:r>
        <w:lastRenderedPageBreak/>
        <w:t>Implémentation</w:t>
      </w:r>
      <w:bookmarkEnd w:id="23"/>
      <w:r>
        <w:t> </w:t>
      </w:r>
    </w:p>
    <w:p w14:paraId="44360DFD" w14:textId="13050AEA" w:rsidR="6C470DB7" w:rsidRDefault="00C36EB8" w:rsidP="00C36EB8">
      <w:pPr>
        <w:pStyle w:val="Style1"/>
        <w:ind w:firstLine="360"/>
        <w:rPr>
          <w:rFonts w:eastAsia="Times New Roman"/>
        </w:rPr>
      </w:pPr>
      <w:r>
        <w:rPr>
          <w:noProof/>
          <w:lang w:eastAsia="fr-FR"/>
        </w:rPr>
        <w:drawing>
          <wp:anchor distT="0" distB="0" distL="114300" distR="114300" simplePos="0" relativeHeight="251768832" behindDoc="0" locked="0" layoutInCell="1" allowOverlap="1" wp14:anchorId="22A18A75" wp14:editId="4D717ED1">
            <wp:simplePos x="0" y="0"/>
            <wp:positionH relativeFrom="margin">
              <wp:align>right</wp:align>
            </wp:positionH>
            <wp:positionV relativeFrom="paragraph">
              <wp:posOffset>1092835</wp:posOffset>
            </wp:positionV>
            <wp:extent cx="5554716" cy="2667000"/>
            <wp:effectExtent l="0" t="0" r="8255" b="0"/>
            <wp:wrapTopAndBottom/>
            <wp:docPr id="171429319" name="Image 171429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54716" cy="2667000"/>
                    </a:xfrm>
                    <a:prstGeom prst="rect">
                      <a:avLst/>
                    </a:prstGeom>
                  </pic:spPr>
                </pic:pic>
              </a:graphicData>
            </a:graphic>
            <wp14:sizeRelH relativeFrom="margin">
              <wp14:pctWidth>0</wp14:pctWidth>
            </wp14:sizeRelH>
            <wp14:sizeRelV relativeFrom="margin">
              <wp14:pctHeight>0</wp14:pctHeight>
            </wp14:sizeRelV>
          </wp:anchor>
        </w:drawing>
      </w:r>
      <w:r w:rsidR="6C470DB7" w:rsidRPr="6C470DB7">
        <w:rPr>
          <w:rFonts w:eastAsia="Times New Roman"/>
        </w:rPr>
        <w:t>Le projet sur GitHub est créé sous le nom de “Syringe-</w:t>
      </w:r>
      <w:proofErr w:type="spellStart"/>
      <w:r w:rsidR="6C470DB7" w:rsidRPr="6C470DB7">
        <w:rPr>
          <w:rFonts w:eastAsia="Times New Roman"/>
        </w:rPr>
        <w:t>Pump</w:t>
      </w:r>
      <w:proofErr w:type="spellEnd"/>
      <w:r w:rsidR="6C470DB7" w:rsidRPr="6C470DB7">
        <w:rPr>
          <w:rFonts w:eastAsia="Times New Roman"/>
        </w:rPr>
        <w:t>-Project”, il admet le code source ainsi que les datasheets des composants utilisés, même ce rapport est disponible il est développé de la même méthodologie. Jusqu’à présent nous avons commité 33 commit dans la branche main.</w:t>
      </w:r>
    </w:p>
    <w:p w14:paraId="7F83A9B7" w14:textId="5F4AC7AB" w:rsidR="00C36EB8" w:rsidRDefault="6C470DB7" w:rsidP="0006242A">
      <w:pPr>
        <w:pStyle w:val="Style1"/>
        <w:ind w:firstLine="360"/>
        <w:jc w:val="center"/>
        <w:rPr>
          <w:rFonts w:ascii="Times New Roman" w:hAnsi="Times New Roman" w:cs="Times New Roman"/>
        </w:rPr>
      </w:pPr>
      <w:r>
        <w:br/>
      </w:r>
      <w:r w:rsidR="00B76B66">
        <w:rPr>
          <w:rFonts w:ascii="Times New Roman" w:hAnsi="Times New Roman" w:cs="Times New Roman"/>
        </w:rPr>
        <w:t>S</w:t>
      </w:r>
      <w:r w:rsidR="0006242A">
        <w:rPr>
          <w:rFonts w:ascii="Times New Roman" w:hAnsi="Times New Roman" w:cs="Times New Roman"/>
        </w:rPr>
        <w:t xml:space="preserve">tructure du projet sur </w:t>
      </w:r>
      <w:r w:rsidR="00B76B66">
        <w:rPr>
          <w:rFonts w:ascii="Times New Roman" w:hAnsi="Times New Roman" w:cs="Times New Roman"/>
        </w:rPr>
        <w:t>GitHub</w:t>
      </w:r>
    </w:p>
    <w:p w14:paraId="2C5E2798" w14:textId="4A5C1D28" w:rsidR="1884F599" w:rsidRDefault="00B76B66" w:rsidP="00387B93">
      <w:pPr>
        <w:pStyle w:val="Style1"/>
        <w:ind w:firstLine="360"/>
        <w:rPr>
          <w:noProof/>
          <w:lang w:eastAsia="fr-FR"/>
        </w:rPr>
      </w:pPr>
      <w:r>
        <w:rPr>
          <w:noProof/>
          <w:lang w:eastAsia="fr-FR"/>
        </w:rPr>
        <w:drawing>
          <wp:anchor distT="0" distB="0" distL="114300" distR="114300" simplePos="0" relativeHeight="251769856" behindDoc="0" locked="0" layoutInCell="1" allowOverlap="1" wp14:anchorId="47093D60" wp14:editId="51A070E0">
            <wp:simplePos x="0" y="0"/>
            <wp:positionH relativeFrom="margin">
              <wp:posOffset>2108835</wp:posOffset>
            </wp:positionH>
            <wp:positionV relativeFrom="paragraph">
              <wp:posOffset>2532380</wp:posOffset>
            </wp:positionV>
            <wp:extent cx="1543050" cy="1618518"/>
            <wp:effectExtent l="0" t="0" r="0" b="1270"/>
            <wp:wrapTopAndBottom/>
            <wp:docPr id="954105717" name="Image 95410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43050" cy="1618518"/>
                    </a:xfrm>
                    <a:prstGeom prst="rect">
                      <a:avLst/>
                    </a:prstGeom>
                  </pic:spPr>
                </pic:pic>
              </a:graphicData>
            </a:graphic>
            <wp14:sizeRelH relativeFrom="margin">
              <wp14:pctWidth>0</wp14:pctWidth>
            </wp14:sizeRelH>
            <wp14:sizeRelV relativeFrom="margin">
              <wp14:pctHeight>0</wp14:pctHeight>
            </wp14:sizeRelV>
          </wp:anchor>
        </w:drawing>
      </w:r>
      <w:r w:rsidR="6C470DB7">
        <w:t>Dès que nous sommes satisfaits du code on fait un commit vers la branche main</w:t>
      </w:r>
      <w:r w:rsidR="6C470DB7" w:rsidRPr="6C470DB7">
        <w:rPr>
          <w:b/>
          <w:bCs/>
        </w:rPr>
        <w:t xml:space="preserve"> </w:t>
      </w:r>
      <w:r w:rsidR="6C470DB7">
        <w:t>à l’aide</w:t>
      </w:r>
      <w:r w:rsidR="6C470DB7" w:rsidRPr="6C470DB7">
        <w:rPr>
          <w:b/>
          <w:bCs/>
        </w:rPr>
        <w:t xml:space="preserve"> </w:t>
      </w:r>
      <w:r w:rsidR="6C470DB7">
        <w:t>de l</w:t>
      </w:r>
      <w:r w:rsidR="6C470DB7" w:rsidRPr="6C470DB7">
        <w:rPr>
          <w:color w:val="000000" w:themeColor="text1"/>
        </w:rPr>
        <w:t>a commande “</w:t>
      </w:r>
      <w:r w:rsidR="6C470DB7" w:rsidRPr="6C470DB7">
        <w:rPr>
          <w:rFonts w:ascii="Courier New" w:eastAsia="Courier New" w:hAnsi="Courier New" w:cs="Courier New"/>
          <w:color w:val="000000" w:themeColor="text1"/>
        </w:rPr>
        <w:t>git commit –m “message”</w:t>
      </w:r>
      <w:r w:rsidR="6C470DB7" w:rsidRPr="6C470DB7">
        <w:rPr>
          <w:color w:val="000000" w:themeColor="text1"/>
        </w:rPr>
        <w:t>”. Puis pour publier les changements locaux et les charger vers GitHub on utilise la commande “</w:t>
      </w:r>
      <w:r w:rsidR="6C470DB7" w:rsidRPr="6C470DB7">
        <w:rPr>
          <w:rFonts w:ascii="Courier New" w:eastAsia="Courier New" w:hAnsi="Courier New" w:cs="Courier New"/>
          <w:color w:val="000000" w:themeColor="text1"/>
        </w:rPr>
        <w:t>git push</w:t>
      </w:r>
      <w:r w:rsidR="6C470DB7" w:rsidRPr="6C470DB7">
        <w:rPr>
          <w:color w:val="000000" w:themeColor="text1"/>
        </w:rPr>
        <w:t>”. À l’aide de la commande “</w:t>
      </w:r>
      <w:r w:rsidR="6C470DB7" w:rsidRPr="6C470DB7">
        <w:rPr>
          <w:rFonts w:ascii="Courier New" w:eastAsia="Courier New" w:hAnsi="Courier New" w:cs="Courier New"/>
          <w:color w:val="000000" w:themeColor="text1"/>
        </w:rPr>
        <w:t>git pull</w:t>
      </w:r>
      <w:r w:rsidR="6C470DB7" w:rsidRPr="6C470DB7">
        <w:rPr>
          <w:color w:val="000000" w:themeColor="text1"/>
        </w:rPr>
        <w:t xml:space="preserve">” les contributeurs peuvent faire un </w:t>
      </w:r>
      <w:proofErr w:type="spellStart"/>
      <w:r w:rsidR="6C470DB7" w:rsidRPr="6C470DB7">
        <w:rPr>
          <w:color w:val="000000" w:themeColor="text1"/>
        </w:rPr>
        <w:t>fetch</w:t>
      </w:r>
      <w:proofErr w:type="spellEnd"/>
      <w:r w:rsidR="6C470DB7" w:rsidRPr="6C470DB7">
        <w:rPr>
          <w:color w:val="000000" w:themeColor="text1"/>
        </w:rPr>
        <w:t xml:space="preserve"> du contenu et le télécharger pour le modifier.  Pour revenir en arrière on utilise la commande “</w:t>
      </w:r>
      <w:r w:rsidR="6C470DB7" w:rsidRPr="6C470DB7">
        <w:rPr>
          <w:rFonts w:ascii="Courier New" w:eastAsia="Courier New" w:hAnsi="Courier New" w:cs="Courier New"/>
          <w:color w:val="000000" w:themeColor="text1"/>
        </w:rPr>
        <w:t>git reset --hard</w:t>
      </w:r>
      <w:r w:rsidR="6C470DB7" w:rsidRPr="6C470DB7">
        <w:rPr>
          <w:color w:val="000000" w:themeColor="text1"/>
        </w:rPr>
        <w:t>”. Cette méthodologie nous a aidés dans beaucoup de situations dont on a besoin de retourner en arrière vers une version spécifique où on a avancé tellement loin que c’est très difficile de retourner manuellement.</w:t>
      </w:r>
      <w:r w:rsidR="00C36EB8" w:rsidRPr="00C36EB8">
        <w:rPr>
          <w:noProof/>
          <w:lang w:eastAsia="fr-FR"/>
        </w:rPr>
        <w:t xml:space="preserve"> </w:t>
      </w:r>
    </w:p>
    <w:p w14:paraId="10C2D731" w14:textId="7EE0A6F9" w:rsidR="00725088" w:rsidRPr="006A39AB" w:rsidRDefault="006A39AB" w:rsidP="006A39AB">
      <w:pPr>
        <w:pStyle w:val="Style1"/>
        <w:ind w:firstLine="360"/>
        <w:rPr>
          <w:color w:val="000000" w:themeColor="text1"/>
        </w:rPr>
      </w:pPr>
      <w:r>
        <w:rPr>
          <w:noProof/>
          <w:lang w:eastAsia="fr-FR"/>
        </w:rPr>
        <w:t>// méthodologie de travail</w:t>
      </w:r>
    </w:p>
    <w:p w14:paraId="1DC63650" w14:textId="77777777" w:rsidR="00725088" w:rsidRDefault="0C492962" w:rsidP="00387B93">
      <w:pPr>
        <w:pStyle w:val="Style3"/>
        <w:rPr>
          <w:rFonts w:eastAsia="Microsoft JhengHei"/>
        </w:rPr>
      </w:pPr>
      <w:bookmarkStart w:id="24" w:name="_Toc104480445"/>
      <w:r w:rsidRPr="0C492962">
        <w:rPr>
          <w:rFonts w:eastAsia="Microsoft JhengHei"/>
        </w:rPr>
        <w:lastRenderedPageBreak/>
        <w:t>Conclusion</w:t>
      </w:r>
      <w:bookmarkEnd w:id="24"/>
      <w:r w:rsidRPr="0C492962">
        <w:rPr>
          <w:rFonts w:eastAsia="Microsoft JhengHei"/>
        </w:rPr>
        <w:t xml:space="preserve"> </w:t>
      </w:r>
    </w:p>
    <w:p w14:paraId="581E67CA" w14:textId="77777777" w:rsidR="00725088" w:rsidRDefault="4FBC27EA" w:rsidP="4FBC27EA">
      <w:pPr>
        <w:rPr>
          <w:rFonts w:ascii="Microsoft JhengHei" w:eastAsia="Microsoft JhengHei" w:hAnsi="Microsoft JhengHei" w:cs="Microsoft JhengHei"/>
          <w:color w:val="000000" w:themeColor="text1"/>
        </w:rPr>
      </w:pPr>
      <w:r w:rsidRPr="4FBC27EA">
        <w:rPr>
          <w:rFonts w:ascii="Microsoft JhengHei" w:eastAsia="Microsoft JhengHei" w:hAnsi="Microsoft JhengHei" w:cs="Microsoft JhengHei"/>
          <w:color w:val="000000" w:themeColor="text1"/>
        </w:rPr>
        <w:t xml:space="preserve">[place </w:t>
      </w:r>
      <w:proofErr w:type="spellStart"/>
      <w:r w:rsidRPr="4FBC27EA">
        <w:rPr>
          <w:rFonts w:ascii="Microsoft JhengHei" w:eastAsia="Microsoft JhengHei" w:hAnsi="Microsoft JhengHei" w:cs="Microsoft JhengHei"/>
          <w:color w:val="000000" w:themeColor="text1"/>
        </w:rPr>
        <w:t>your</w:t>
      </w:r>
      <w:proofErr w:type="spellEnd"/>
      <w:r w:rsidRPr="4FBC27EA">
        <w:rPr>
          <w:rFonts w:ascii="Microsoft JhengHei" w:eastAsia="Microsoft JhengHei" w:hAnsi="Microsoft JhengHei" w:cs="Microsoft JhengHei"/>
          <w:color w:val="000000" w:themeColor="text1"/>
        </w:rPr>
        <w:t xml:space="preserve"> </w:t>
      </w:r>
      <w:proofErr w:type="spellStart"/>
      <w:r w:rsidRPr="4FBC27EA">
        <w:rPr>
          <w:rFonts w:ascii="Microsoft JhengHei" w:eastAsia="Microsoft JhengHei" w:hAnsi="Microsoft JhengHei" w:cs="Microsoft JhengHei"/>
          <w:color w:val="000000" w:themeColor="text1"/>
        </w:rPr>
        <w:t>text</w:t>
      </w:r>
      <w:proofErr w:type="spellEnd"/>
      <w:r w:rsidRPr="4FBC27EA">
        <w:rPr>
          <w:rFonts w:ascii="Microsoft JhengHei" w:eastAsia="Microsoft JhengHei" w:hAnsi="Microsoft JhengHei" w:cs="Microsoft JhengHei"/>
          <w:color w:val="000000" w:themeColor="text1"/>
        </w:rPr>
        <w:t xml:space="preserve"> </w:t>
      </w:r>
      <w:proofErr w:type="spellStart"/>
      <w:r w:rsidRPr="4FBC27EA">
        <w:rPr>
          <w:rFonts w:ascii="Microsoft JhengHei" w:eastAsia="Microsoft JhengHei" w:hAnsi="Microsoft JhengHei" w:cs="Microsoft JhengHei"/>
          <w:color w:val="000000" w:themeColor="text1"/>
        </w:rPr>
        <w:t>here</w:t>
      </w:r>
      <w:proofErr w:type="spellEnd"/>
      <w:r w:rsidRPr="4FBC27EA">
        <w:rPr>
          <w:rFonts w:ascii="Microsoft JhengHei" w:eastAsia="Microsoft JhengHei" w:hAnsi="Microsoft JhengHei" w:cs="Microsoft JhengHei"/>
          <w:color w:val="000000" w:themeColor="text1"/>
        </w:rPr>
        <w:t xml:space="preserve"> ]</w:t>
      </w:r>
    </w:p>
    <w:p w14:paraId="21808A39" w14:textId="77777777" w:rsidR="00725088" w:rsidRDefault="00725088" w:rsidP="4FBC27EA"/>
    <w:p w14:paraId="5B437E61" w14:textId="77777777" w:rsidR="00725088" w:rsidRDefault="00725088" w:rsidP="00725088"/>
    <w:p w14:paraId="475428A1" w14:textId="77777777" w:rsidR="00725088" w:rsidRDefault="00725088" w:rsidP="00725088"/>
    <w:p w14:paraId="02A776B8" w14:textId="77777777" w:rsidR="00725088" w:rsidRDefault="00725088" w:rsidP="00725088"/>
    <w:p w14:paraId="6D82163B" w14:textId="77777777" w:rsidR="00725088" w:rsidRDefault="00725088" w:rsidP="00725088"/>
    <w:p w14:paraId="329BC7C7" w14:textId="77777777" w:rsidR="00725088" w:rsidRDefault="00725088" w:rsidP="00725088"/>
    <w:p w14:paraId="1D4BEEE4" w14:textId="77777777" w:rsidR="00725088" w:rsidRDefault="00725088" w:rsidP="00725088"/>
    <w:p w14:paraId="05187341" w14:textId="77777777" w:rsidR="00725088" w:rsidRDefault="00725088" w:rsidP="00725088"/>
    <w:p w14:paraId="7C768E77" w14:textId="77777777" w:rsidR="00725088" w:rsidRDefault="00725088" w:rsidP="00725088"/>
    <w:p w14:paraId="6B44703A" w14:textId="77777777" w:rsidR="00725088" w:rsidRDefault="00725088" w:rsidP="00725088"/>
    <w:p w14:paraId="3B924ACB" w14:textId="77777777" w:rsidR="00725088" w:rsidRDefault="00725088" w:rsidP="00725088">
      <w:pPr>
        <w:sectPr w:rsidR="00725088" w:rsidSect="004C0567">
          <w:headerReference w:type="default" r:id="rId43"/>
          <w:footerReference w:type="default" r:id="rId44"/>
          <w:pgSz w:w="11906" w:h="16838"/>
          <w:pgMar w:top="1417" w:right="1417" w:bottom="1417" w:left="1417" w:header="708" w:footer="708" w:gutter="0"/>
          <w:cols w:space="708"/>
          <w:docGrid w:linePitch="360"/>
        </w:sectPr>
      </w:pPr>
    </w:p>
    <w:p w14:paraId="764C32F9" w14:textId="37036D9A" w:rsidR="00725088" w:rsidRPr="00C30C09" w:rsidRDefault="00387B93" w:rsidP="00387B93">
      <w:pPr>
        <w:pStyle w:val="style20"/>
      </w:pPr>
      <w:bookmarkStart w:id="25" w:name="_Toc104480446"/>
      <w:r>
        <w:lastRenderedPageBreak/>
        <w:t xml:space="preserve">Chapitre 3 : </w:t>
      </w:r>
      <w:r w:rsidR="0C492962" w:rsidRPr="0C492962">
        <w:t>Analyse et spécification de besoins</w:t>
      </w:r>
      <w:bookmarkEnd w:id="25"/>
      <w:r w:rsidR="0C492962" w:rsidRPr="0C492962">
        <w:t xml:space="preserve"> </w:t>
      </w:r>
    </w:p>
    <w:p w14:paraId="644C6381" w14:textId="77777777" w:rsidR="00725088" w:rsidRPr="00C30C09" w:rsidRDefault="0C492962" w:rsidP="00625905">
      <w:pPr>
        <w:pStyle w:val="Titre20"/>
        <w:numPr>
          <w:ilvl w:val="0"/>
          <w:numId w:val="4"/>
        </w:numPr>
        <w:rPr>
          <w:rFonts w:asciiTheme="majorBidi" w:hAnsiTheme="majorBidi"/>
          <w:b/>
          <w:bCs/>
          <w:color w:val="auto"/>
          <w:sz w:val="36"/>
          <w:szCs w:val="36"/>
        </w:rPr>
      </w:pPr>
      <w:bookmarkStart w:id="26" w:name="_Toc104480447"/>
      <w:r w:rsidRPr="0C492962">
        <w:rPr>
          <w:rFonts w:asciiTheme="majorBidi" w:hAnsiTheme="majorBidi"/>
          <w:b/>
          <w:bCs/>
          <w:color w:val="auto"/>
          <w:sz w:val="36"/>
          <w:szCs w:val="36"/>
        </w:rPr>
        <w:t>Introduction</w:t>
      </w:r>
      <w:bookmarkEnd w:id="26"/>
      <w:r w:rsidRPr="0C492962">
        <w:rPr>
          <w:rFonts w:asciiTheme="majorBidi" w:hAnsiTheme="majorBidi"/>
          <w:b/>
          <w:bCs/>
          <w:color w:val="auto"/>
          <w:sz w:val="36"/>
          <w:szCs w:val="36"/>
        </w:rPr>
        <w:t xml:space="preserve"> </w:t>
      </w:r>
    </w:p>
    <w:p w14:paraId="61923F2D" w14:textId="77777777" w:rsidR="00660449" w:rsidRPr="00C30C09" w:rsidRDefault="6C470DB7" w:rsidP="6C470DB7">
      <w:pPr>
        <w:pStyle w:val="Titre20"/>
        <w:numPr>
          <w:ilvl w:val="0"/>
          <w:numId w:val="4"/>
        </w:numPr>
        <w:rPr>
          <w:rFonts w:asciiTheme="majorBidi" w:hAnsiTheme="majorBidi"/>
          <w:b/>
          <w:bCs/>
          <w:color w:val="auto"/>
          <w:sz w:val="36"/>
          <w:szCs w:val="36"/>
        </w:rPr>
      </w:pPr>
      <w:bookmarkStart w:id="27" w:name="_Toc104480448"/>
      <w:r w:rsidRPr="6C470DB7">
        <w:rPr>
          <w:rFonts w:asciiTheme="majorBidi" w:hAnsiTheme="majorBidi"/>
          <w:b/>
          <w:bCs/>
          <w:color w:val="auto"/>
          <w:sz w:val="36"/>
          <w:szCs w:val="36"/>
        </w:rPr>
        <w:t>Spécification des besoins</w:t>
      </w:r>
      <w:bookmarkEnd w:id="27"/>
      <w:r w:rsidRPr="6C470DB7">
        <w:rPr>
          <w:rFonts w:asciiTheme="majorBidi" w:hAnsiTheme="majorBidi"/>
          <w:b/>
          <w:bCs/>
          <w:color w:val="auto"/>
          <w:sz w:val="36"/>
          <w:szCs w:val="36"/>
        </w:rPr>
        <w:t xml:space="preserve"> </w:t>
      </w:r>
    </w:p>
    <w:p w14:paraId="5E353381" w14:textId="54E474D7" w:rsidR="00660449" w:rsidRDefault="6C470DB7" w:rsidP="6C470DB7">
      <w:pPr>
        <w:pStyle w:val="Style4"/>
      </w:pPr>
      <w:bookmarkStart w:id="28" w:name="_Toc104480449"/>
      <w:r>
        <w:t>Expression du besoin</w:t>
      </w:r>
      <w:bookmarkEnd w:id="28"/>
      <w:r>
        <w:t xml:space="preserve"> </w:t>
      </w:r>
    </w:p>
    <w:p w14:paraId="4499E5FB" w14:textId="77777777" w:rsidR="00660449" w:rsidRDefault="6C470DB7" w:rsidP="6C470DB7">
      <w:pPr>
        <w:pStyle w:val="Style1"/>
        <w:ind w:firstLine="708"/>
      </w:pPr>
      <w:r>
        <w:t>Dans le domaine de la santé, le cadre médical est confronté à plusieurs situations, parfois critiques et nécessite une disponibilité à plein temps des infirmiers pour assurer les médicaments au malade. Tell que le cas de covid19 et sur tous pour les malades dans un état comateux, et qui nécessite l’alimentation des malades par les médicaments sous forme de perfusion, suivant plusieurs modes et sur une période de temps long, qui peut prendre des semaines et parfois des mois. Parmi les appareils utilisés pour la réalisation de cette opération on peut citer la pousse seringue électrique.</w:t>
      </w:r>
      <w:r w:rsidRPr="6C470DB7">
        <w:rPr>
          <w:b/>
          <w:bCs/>
        </w:rPr>
        <w:t xml:space="preserve"> </w:t>
      </w:r>
      <w:r>
        <w:t>Dans certain cas, la quantité de produit administré par injection à un patient doit être fractionnée dans le temps. La prise en une seule injection du médicament ne permet pas de maintenir un effet optimum et constant de l'action thérapeutique. Au cours des premières minutes qui suivent une injection unique la concentration peut atteindre une valeur élevée, pouvant provoquer dans certains cas des incidents graves.</w:t>
      </w:r>
    </w:p>
    <w:p w14:paraId="09BB9D04" w14:textId="33347B17" w:rsidR="00660449" w:rsidRDefault="6C470DB7" w:rsidP="6C470DB7">
      <w:pPr>
        <w:pStyle w:val="Style1"/>
        <w:numPr>
          <w:ilvl w:val="0"/>
          <w:numId w:val="69"/>
        </w:numPr>
        <w:rPr>
          <w:b/>
          <w:bCs/>
        </w:rPr>
      </w:pPr>
      <w:r>
        <w:t>C’est pourquoi on lui préfère la méthode des injections multiples à doses réduites, administrées en continu ou à intervalles de temps régulièrement espacés. Cependant l'injection à intervalles de temps régulièrement espacés présente les inconvénients suivants :</w:t>
      </w:r>
    </w:p>
    <w:p w14:paraId="6AC2128F" w14:textId="42FECC75" w:rsidR="00660449" w:rsidRDefault="6C470DB7" w:rsidP="6C470DB7">
      <w:pPr>
        <w:pStyle w:val="Style1"/>
        <w:numPr>
          <w:ilvl w:val="0"/>
          <w:numId w:val="70"/>
        </w:numPr>
        <w:spacing w:line="240" w:lineRule="auto"/>
      </w:pPr>
      <w:r>
        <w:t xml:space="preserve"> Accroissement du nombre de manipulations et des risques d'erreurs. </w:t>
      </w:r>
    </w:p>
    <w:p w14:paraId="53BB777D" w14:textId="64A70D20" w:rsidR="00660449" w:rsidRDefault="6C470DB7" w:rsidP="6C470DB7">
      <w:pPr>
        <w:pStyle w:val="Style1"/>
        <w:numPr>
          <w:ilvl w:val="0"/>
          <w:numId w:val="70"/>
        </w:numPr>
        <w:spacing w:line="240" w:lineRule="auto"/>
      </w:pPr>
      <w:r>
        <w:t xml:space="preserve">Interventions plus fréquentes du personnel infirmier. </w:t>
      </w:r>
    </w:p>
    <w:p w14:paraId="6719E47A" w14:textId="0B729FF0" w:rsidR="00660449" w:rsidRDefault="6C470DB7" w:rsidP="6C470DB7">
      <w:pPr>
        <w:pStyle w:val="Style1"/>
        <w:numPr>
          <w:ilvl w:val="0"/>
          <w:numId w:val="70"/>
        </w:numPr>
        <w:spacing w:line="240" w:lineRule="auto"/>
      </w:pPr>
      <w:r>
        <w:t xml:space="preserve">Augmentation des risques septiques. </w:t>
      </w:r>
    </w:p>
    <w:p w14:paraId="661B4504" w14:textId="476E68DE" w:rsidR="00660449" w:rsidRDefault="6C470DB7" w:rsidP="6C470DB7">
      <w:pPr>
        <w:pStyle w:val="Style1"/>
        <w:numPr>
          <w:ilvl w:val="0"/>
          <w:numId w:val="70"/>
        </w:numPr>
        <w:spacing w:line="240" w:lineRule="auto"/>
      </w:pPr>
      <w:r>
        <w:t xml:space="preserve"> Contrainte pour le patient.</w:t>
      </w:r>
    </w:p>
    <w:p w14:paraId="161AE8B0" w14:textId="53E4C43B" w:rsidR="00660449" w:rsidRDefault="00660449" w:rsidP="00660449"/>
    <w:p w14:paraId="7E4B992D" w14:textId="54C7688D" w:rsidR="00660449" w:rsidRDefault="6C470DB7" w:rsidP="6C470DB7">
      <w:pPr>
        <w:pStyle w:val="Style4"/>
      </w:pPr>
      <w:bookmarkStart w:id="29" w:name="_Toc104480450"/>
      <w:r>
        <w:t>3-8 Cahier de charge</w:t>
      </w:r>
      <w:bookmarkEnd w:id="29"/>
    </w:p>
    <w:p w14:paraId="2D20E786" w14:textId="77777777" w:rsidR="00660449" w:rsidRDefault="6C470DB7" w:rsidP="6C470DB7">
      <w:pPr>
        <w:pStyle w:val="Style1"/>
        <w:ind w:firstLine="708"/>
      </w:pPr>
      <w:r>
        <w:t xml:space="preserve">La définition d’un cahier des charges était l’un de nos principaux objectifs. Nous allons ici le détailler. </w:t>
      </w:r>
    </w:p>
    <w:p w14:paraId="5480E51B" w14:textId="6C61EA62" w:rsidR="00660449" w:rsidRDefault="53863600" w:rsidP="6C470DB7">
      <w:pPr>
        <w:pStyle w:val="Style1"/>
        <w:ind w:firstLine="708"/>
        <w:rPr>
          <w:rFonts w:eastAsia="Times New Roman"/>
          <w:color w:val="222222"/>
          <w:lang w:eastAsia="fr-FR"/>
        </w:rPr>
      </w:pPr>
      <w:r w:rsidRPr="53863600">
        <w:rPr>
          <w:rFonts w:eastAsia="Times New Roman"/>
          <w:color w:val="222222"/>
          <w:lang w:eastAsia="fr-FR"/>
        </w:rPr>
        <w:lastRenderedPageBreak/>
        <w:t>Il est question dans ce projet de développer une solution électronique pour le pilotage d'un modèle mécanique d'un Pousse Seringue Électrique (PSE).</w:t>
      </w:r>
      <w:r w:rsidR="6C470DB7">
        <w:br/>
      </w:r>
      <w:r w:rsidRPr="53863600">
        <w:rPr>
          <w:rFonts w:eastAsia="Times New Roman"/>
          <w:color w:val="222222"/>
          <w:lang w:eastAsia="fr-FR"/>
        </w:rPr>
        <w:t>La solution envisagée doit contenir :</w:t>
      </w:r>
    </w:p>
    <w:p w14:paraId="79D08B91" w14:textId="610DFAAD" w:rsidR="00660449" w:rsidRDefault="53863600" w:rsidP="6C470DB7">
      <w:pPr>
        <w:pStyle w:val="Style1"/>
        <w:numPr>
          <w:ilvl w:val="0"/>
          <w:numId w:val="63"/>
        </w:numPr>
        <w:rPr>
          <w:rFonts w:eastAsia="Times New Roman"/>
          <w:lang w:eastAsia="fr-FR"/>
        </w:rPr>
      </w:pPr>
      <w:r w:rsidRPr="53863600">
        <w:rPr>
          <w:rFonts w:eastAsia="Times New Roman"/>
          <w:color w:val="222222"/>
          <w:lang w:eastAsia="fr-FR"/>
        </w:rPr>
        <w:t>Une Interface Homme Machine (HMI) permettant une interaction étroite et un accès facile aux principales fonctionnalités du PSE.</w:t>
      </w:r>
      <w:r w:rsidR="6C470DB7">
        <w:br/>
      </w:r>
      <w:r w:rsidRPr="53863600">
        <w:rPr>
          <w:rFonts w:eastAsia="Times New Roman"/>
          <w:color w:val="222222"/>
          <w:lang w:eastAsia="fr-FR"/>
        </w:rPr>
        <w:t>Elle est principalement composée d'un afficheur LCD TFT 4.3 mené d'une dalle tactile et d'un clavier avec des boutons d'accès rapide.</w:t>
      </w:r>
    </w:p>
    <w:p w14:paraId="13C3EDBB" w14:textId="685A9B4E" w:rsidR="53863600" w:rsidRDefault="53863600" w:rsidP="53863600">
      <w:pPr>
        <w:pStyle w:val="Style1"/>
        <w:numPr>
          <w:ilvl w:val="0"/>
          <w:numId w:val="63"/>
        </w:numPr>
        <w:rPr>
          <w:rFonts w:eastAsiaTheme="majorBidi"/>
          <w:color w:val="222222"/>
          <w:lang w:eastAsia="fr-FR"/>
        </w:rPr>
      </w:pPr>
      <w:r w:rsidRPr="53863600">
        <w:rPr>
          <w:rFonts w:eastAsia="Times New Roman"/>
          <w:color w:val="222222"/>
          <w:lang w:eastAsia="fr-FR"/>
        </w:rPr>
        <w:t>Une carte de commande basée sur un microcontrôleur STM32 incluant tous les composants nécessaires pour la commande du moteur pas à pas et l'exploitation des capteurs installés sur le modèle mécanique du PSE ainsi que la gestion de la connectivité.</w:t>
      </w:r>
    </w:p>
    <w:p w14:paraId="0FEA7108" w14:textId="0517974B" w:rsidR="00660449" w:rsidRDefault="53863600" w:rsidP="53863600">
      <w:pPr>
        <w:pStyle w:val="Style1"/>
        <w:numPr>
          <w:ilvl w:val="0"/>
          <w:numId w:val="63"/>
        </w:numPr>
        <w:rPr>
          <w:rFonts w:eastAsia="Times New Roman"/>
          <w:lang w:eastAsia="fr-FR"/>
        </w:rPr>
      </w:pPr>
      <w:r w:rsidRPr="53863600">
        <w:rPr>
          <w:rFonts w:eastAsia="Times New Roman"/>
          <w:color w:val="222222"/>
          <w:lang w:eastAsia="fr-FR"/>
        </w:rPr>
        <w:t xml:space="preserve">Une solution logiciel exécutant les tâches du PSE au moyen d'un code source mené sur les outils de développement STMicroelectronics, </w:t>
      </w:r>
      <w:proofErr w:type="spellStart"/>
      <w:r w:rsidRPr="53863600">
        <w:rPr>
          <w:rFonts w:eastAsia="Times New Roman"/>
          <w:color w:val="222222"/>
          <w:lang w:eastAsia="fr-FR"/>
        </w:rPr>
        <w:t>CubeIDE</w:t>
      </w:r>
      <w:proofErr w:type="spellEnd"/>
      <w:r w:rsidRPr="53863600">
        <w:rPr>
          <w:rFonts w:eastAsia="Times New Roman"/>
          <w:color w:val="222222"/>
          <w:lang w:eastAsia="fr-FR"/>
        </w:rPr>
        <w:t xml:space="preserve"> , </w:t>
      </w:r>
      <w:proofErr w:type="spellStart"/>
      <w:r w:rsidRPr="53863600">
        <w:rPr>
          <w:rFonts w:eastAsia="Times New Roman"/>
          <w:color w:val="222222"/>
          <w:lang w:eastAsia="fr-FR"/>
        </w:rPr>
        <w:t>TouchGFX</w:t>
      </w:r>
      <w:proofErr w:type="spellEnd"/>
      <w:r w:rsidRPr="53863600">
        <w:rPr>
          <w:rFonts w:eastAsia="Times New Roman"/>
          <w:color w:val="222222"/>
          <w:lang w:eastAsia="fr-FR"/>
        </w:rPr>
        <w:t xml:space="preserve"> et </w:t>
      </w:r>
      <w:proofErr w:type="spellStart"/>
      <w:r w:rsidRPr="53863600">
        <w:rPr>
          <w:rFonts w:eastAsia="Times New Roman"/>
          <w:color w:val="222222"/>
          <w:lang w:eastAsia="fr-FR"/>
        </w:rPr>
        <w:t>ArduinoIde</w:t>
      </w:r>
      <w:proofErr w:type="spellEnd"/>
      <w:r w:rsidRPr="53863600">
        <w:rPr>
          <w:rFonts w:eastAsia="Times New Roman"/>
          <w:color w:val="222222"/>
          <w:lang w:eastAsia="fr-FR"/>
        </w:rPr>
        <w:t>.</w:t>
      </w:r>
    </w:p>
    <w:p w14:paraId="5AB1F36A" w14:textId="77777777" w:rsidR="0081603E" w:rsidRPr="0081603E" w:rsidRDefault="53863600" w:rsidP="0081603E">
      <w:pPr>
        <w:pStyle w:val="Style1"/>
        <w:numPr>
          <w:ilvl w:val="0"/>
          <w:numId w:val="63"/>
        </w:numPr>
        <w:rPr>
          <w:lang w:eastAsia="fr-FR"/>
        </w:rPr>
      </w:pPr>
      <w:r w:rsidRPr="53863600">
        <w:rPr>
          <w:rFonts w:ascii="Times New Roman" w:eastAsia="Times New Roman" w:hAnsi="Times New Roman" w:cs="Times New Roman"/>
          <w:color w:val="222222"/>
          <w:lang w:eastAsia="fr-FR"/>
        </w:rPr>
        <w:t>Une application mobile pour la supervision à distance</w:t>
      </w:r>
      <w:bookmarkStart w:id="30" w:name="_Toc292563015"/>
      <w:bookmarkStart w:id="31" w:name="_Toc104480451"/>
    </w:p>
    <w:p w14:paraId="0D4AF30C" w14:textId="18255871" w:rsidR="0081603E" w:rsidRPr="0081603E" w:rsidRDefault="0C492962" w:rsidP="0081603E">
      <w:pPr>
        <w:pStyle w:val="Style3"/>
        <w:numPr>
          <w:ilvl w:val="0"/>
          <w:numId w:val="4"/>
        </w:numPr>
        <w:rPr>
          <w:rFonts w:eastAsiaTheme="minorEastAsia"/>
          <w:sz w:val="24"/>
          <w:szCs w:val="24"/>
          <w:lang w:eastAsia="fr-FR"/>
        </w:rPr>
      </w:pPr>
      <w:r w:rsidRPr="0081603E">
        <w:rPr>
          <w:rFonts w:eastAsia="Microsoft JhengHei"/>
        </w:rPr>
        <w:lastRenderedPageBreak/>
        <w:t>Architecture globale « Software –Hardware </w:t>
      </w:r>
      <w:bookmarkStart w:id="32" w:name="_Toc898589993"/>
      <w:bookmarkStart w:id="33" w:name="_Toc104480452"/>
      <w:bookmarkEnd w:id="30"/>
      <w:bookmarkEnd w:id="31"/>
    </w:p>
    <w:p w14:paraId="257F2B92" w14:textId="7D8FB620" w:rsidR="00660449" w:rsidRPr="0081603E" w:rsidRDefault="0C492962" w:rsidP="0081603E">
      <w:pPr>
        <w:pStyle w:val="Style3"/>
        <w:rPr>
          <w:rFonts w:eastAsiaTheme="minorEastAsia"/>
          <w:sz w:val="24"/>
          <w:szCs w:val="24"/>
          <w:lang w:eastAsia="fr-FR"/>
        </w:rPr>
      </w:pPr>
      <w:r w:rsidRPr="0081603E">
        <w:rPr>
          <w:rFonts w:eastAsia="Microsoft JhengHei"/>
        </w:rPr>
        <w:t>Architecture Hardware :</w:t>
      </w:r>
      <w:bookmarkEnd w:id="32"/>
      <w:bookmarkEnd w:id="33"/>
      <w:r w:rsidRPr="0081603E">
        <w:rPr>
          <w:rFonts w:eastAsia="Microsoft JhengHei"/>
        </w:rPr>
        <w:t xml:space="preserve"> </w:t>
      </w:r>
    </w:p>
    <w:p w14:paraId="1AB74294" w14:textId="77777777" w:rsidR="00660449" w:rsidRDefault="00660449" w:rsidP="00660449">
      <w:pPr>
        <w:keepNext/>
      </w:pPr>
      <w:r>
        <w:rPr>
          <w:noProof/>
          <w:lang w:eastAsia="fr-FR"/>
        </w:rPr>
        <w:drawing>
          <wp:inline distT="0" distB="0" distL="0" distR="0" wp14:anchorId="52FDC93C" wp14:editId="6D1DF390">
            <wp:extent cx="5760720" cy="5539264"/>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5">
                      <a:extLst>
                        <a:ext uri="{28A0092B-C50C-407E-A947-70E740481C1C}">
                          <a14:useLocalDpi xmlns:a14="http://schemas.microsoft.com/office/drawing/2010/main" val="0"/>
                        </a:ext>
                      </a:extLst>
                    </a:blip>
                    <a:stretch>
                      <a:fillRect/>
                    </a:stretch>
                  </pic:blipFill>
                  <pic:spPr>
                    <a:xfrm>
                      <a:off x="0" y="0"/>
                      <a:ext cx="5760720" cy="5539264"/>
                    </a:xfrm>
                    <a:prstGeom prst="rect">
                      <a:avLst/>
                    </a:prstGeom>
                  </pic:spPr>
                </pic:pic>
              </a:graphicData>
            </a:graphic>
          </wp:inline>
        </w:drawing>
      </w:r>
    </w:p>
    <w:p w14:paraId="0381E6A2" w14:textId="32F7AD80" w:rsidR="00C52E40" w:rsidRDefault="00660449" w:rsidP="00660449">
      <w:pPr>
        <w:pStyle w:val="Lgende"/>
        <w:jc w:val="center"/>
        <w:rPr>
          <w:noProof/>
        </w:rPr>
      </w:pPr>
      <w:bookmarkStart w:id="34" w:name="_Toc103110483"/>
      <w:r>
        <w:t xml:space="preserve">Figure </w:t>
      </w:r>
      <w:r>
        <w:fldChar w:fldCharType="begin"/>
      </w:r>
      <w:r>
        <w:instrText>SEQ Figure \* ARABIC</w:instrText>
      </w:r>
      <w:r>
        <w:fldChar w:fldCharType="separate"/>
      </w:r>
      <w:r w:rsidR="00CB4075">
        <w:rPr>
          <w:noProof/>
        </w:rPr>
        <w:t>6</w:t>
      </w:r>
      <w:r>
        <w:fldChar w:fldCharType="end"/>
      </w:r>
      <w:r>
        <w:rPr>
          <w:noProof/>
        </w:rPr>
        <w:t xml:space="preserve"> : Architecture "Pousse seringue"</w:t>
      </w:r>
      <w:bookmarkEnd w:id="34"/>
    </w:p>
    <w:p w14:paraId="62C7E742" w14:textId="29FFAE10" w:rsidR="0081603E" w:rsidRDefault="0081603E" w:rsidP="0081603E"/>
    <w:p w14:paraId="50C5628B" w14:textId="3F625A51" w:rsidR="0081603E" w:rsidRDefault="0081603E" w:rsidP="0081603E"/>
    <w:p w14:paraId="3B2FBDE0" w14:textId="31941C28" w:rsidR="0081603E" w:rsidRDefault="0081603E" w:rsidP="0081603E"/>
    <w:p w14:paraId="1A0905F2" w14:textId="6735DF77" w:rsidR="0081603E" w:rsidRDefault="0081603E" w:rsidP="0081603E"/>
    <w:p w14:paraId="18CACE2C" w14:textId="37541DB7" w:rsidR="0081603E" w:rsidRDefault="0081603E" w:rsidP="0081603E"/>
    <w:p w14:paraId="3104C402" w14:textId="1EE041FE" w:rsidR="0081603E" w:rsidRDefault="0081603E" w:rsidP="0081603E"/>
    <w:p w14:paraId="1C5068C5" w14:textId="77777777" w:rsidR="0081603E" w:rsidRPr="0081603E" w:rsidRDefault="0081603E" w:rsidP="0081603E"/>
    <w:p w14:paraId="6C6892A1" w14:textId="6FEFDE0C" w:rsidR="00C52E40" w:rsidRPr="0081603E" w:rsidRDefault="53863600" w:rsidP="0081603E">
      <w:pPr>
        <w:pStyle w:val="Titre4"/>
        <w:numPr>
          <w:ilvl w:val="0"/>
          <w:numId w:val="18"/>
        </w:numPr>
        <w:rPr>
          <w:rFonts w:asciiTheme="majorBidi" w:hAnsiTheme="majorBidi"/>
          <w:b/>
          <w:bCs/>
          <w:i w:val="0"/>
          <w:iCs w:val="0"/>
          <w:color w:val="auto"/>
          <w:sz w:val="24"/>
          <w:szCs w:val="24"/>
        </w:rPr>
      </w:pPr>
      <w:r w:rsidRPr="0081603E">
        <w:rPr>
          <w:rFonts w:asciiTheme="majorBidi" w:hAnsiTheme="majorBidi"/>
          <w:b/>
          <w:bCs/>
          <w:i w:val="0"/>
          <w:iCs w:val="0"/>
          <w:color w:val="auto"/>
          <w:sz w:val="28"/>
          <w:szCs w:val="28"/>
        </w:rPr>
        <w:lastRenderedPageBreak/>
        <w:t xml:space="preserve">Matériels utilisés :  </w:t>
      </w:r>
    </w:p>
    <w:p w14:paraId="02CE1E68" w14:textId="2E6C2961" w:rsidR="00C52E40" w:rsidRPr="00C52E40" w:rsidRDefault="00C52E40" w:rsidP="00010AC7">
      <w:pPr>
        <w:pStyle w:val="Paragraphedeliste"/>
        <w:numPr>
          <w:ilvl w:val="0"/>
          <w:numId w:val="29"/>
        </w:numPr>
        <w:rPr>
          <w:rFonts w:asciiTheme="majorBidi" w:eastAsia="Microsoft JhengHei" w:hAnsiTheme="majorBidi" w:cstheme="majorBidi"/>
          <w:b/>
          <w:bCs/>
          <w:sz w:val="24"/>
          <w:szCs w:val="24"/>
        </w:rPr>
      </w:pPr>
      <w:r w:rsidRPr="00C52E40">
        <w:rPr>
          <w:rFonts w:asciiTheme="majorBidi" w:eastAsia="Microsoft JhengHei" w:hAnsiTheme="majorBidi" w:cstheme="majorBidi"/>
          <w:b/>
          <w:bCs/>
          <w:sz w:val="24"/>
          <w:szCs w:val="24"/>
        </w:rPr>
        <w:t>STM32H7 :</w:t>
      </w:r>
    </w:p>
    <w:p w14:paraId="36706E04" w14:textId="0165F602" w:rsidR="00C52E40" w:rsidRDefault="00C52E40" w:rsidP="00C52E40">
      <w:pPr>
        <w:pStyle w:val="Paragraphedeliste"/>
      </w:pPr>
    </w:p>
    <w:p w14:paraId="12395B82" w14:textId="73F8AE42" w:rsidR="00C52E40" w:rsidRDefault="00387B93" w:rsidP="00387B93">
      <w:pPr>
        <w:pStyle w:val="Paragraphedeliste"/>
        <w:tabs>
          <w:tab w:val="left" w:pos="1695"/>
        </w:tabs>
      </w:pPr>
      <w:r>
        <w:tab/>
      </w:r>
    </w:p>
    <w:p w14:paraId="39BFE148" w14:textId="77777777" w:rsidR="00387B93" w:rsidRDefault="00387B93" w:rsidP="00387B93">
      <w:pPr>
        <w:pStyle w:val="Paragraphedeliste"/>
        <w:tabs>
          <w:tab w:val="left" w:pos="1695"/>
        </w:tabs>
      </w:pPr>
    </w:p>
    <w:p w14:paraId="1132571C" w14:textId="26420D85" w:rsidR="00387B93" w:rsidRDefault="00387B93" w:rsidP="00387B93">
      <w:pPr>
        <w:pStyle w:val="Paragraphedeliste"/>
        <w:tabs>
          <w:tab w:val="left" w:pos="1695"/>
        </w:tabs>
      </w:pPr>
      <w:r w:rsidRPr="00381D5F">
        <w:rPr>
          <w:b/>
          <w:bCs/>
          <w:noProof/>
          <w:lang w:eastAsia="fr-FR"/>
        </w:rPr>
        <w:drawing>
          <wp:anchor distT="0" distB="0" distL="114300" distR="114300" simplePos="0" relativeHeight="251659264" behindDoc="0" locked="0" layoutInCell="1" allowOverlap="1" wp14:anchorId="3BB2C0D5" wp14:editId="73D34D16">
            <wp:simplePos x="0" y="0"/>
            <wp:positionH relativeFrom="margin">
              <wp:posOffset>1325245</wp:posOffset>
            </wp:positionH>
            <wp:positionV relativeFrom="paragraph">
              <wp:posOffset>-114300</wp:posOffset>
            </wp:positionV>
            <wp:extent cx="2976245" cy="2151380"/>
            <wp:effectExtent l="0" t="0" r="0" b="127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6">
                      <a:extLst>
                        <a:ext uri="{28A0092B-C50C-407E-A947-70E740481C1C}">
                          <a14:useLocalDpi xmlns:a14="http://schemas.microsoft.com/office/drawing/2010/main" val="0"/>
                        </a:ext>
                      </a:extLst>
                    </a:blip>
                    <a:stretch>
                      <a:fillRect/>
                    </a:stretch>
                  </pic:blipFill>
                  <pic:spPr>
                    <a:xfrm>
                      <a:off x="0" y="0"/>
                      <a:ext cx="2976245" cy="2151380"/>
                    </a:xfrm>
                    <a:prstGeom prst="rect">
                      <a:avLst/>
                    </a:prstGeom>
                  </pic:spPr>
                </pic:pic>
              </a:graphicData>
            </a:graphic>
            <wp14:sizeRelH relativeFrom="margin">
              <wp14:pctWidth>0</wp14:pctWidth>
            </wp14:sizeRelH>
            <wp14:sizeRelV relativeFrom="margin">
              <wp14:pctHeight>0</wp14:pctHeight>
            </wp14:sizeRelV>
          </wp:anchor>
        </w:drawing>
      </w:r>
    </w:p>
    <w:p w14:paraId="3D784BB7" w14:textId="3E795B48" w:rsidR="00C52E40" w:rsidRDefault="00C52E40" w:rsidP="00C52E40">
      <w:pPr>
        <w:pStyle w:val="Paragraphedeliste"/>
      </w:pPr>
    </w:p>
    <w:p w14:paraId="39A48A8A" w14:textId="77777777" w:rsidR="00387B93" w:rsidRDefault="00387B93" w:rsidP="00C52E40">
      <w:pPr>
        <w:pStyle w:val="Paragraphedeliste"/>
      </w:pPr>
    </w:p>
    <w:p w14:paraId="78639151" w14:textId="77777777" w:rsidR="00387B93" w:rsidRDefault="00387B93" w:rsidP="00C52E40">
      <w:pPr>
        <w:pStyle w:val="Paragraphedeliste"/>
      </w:pPr>
    </w:p>
    <w:p w14:paraId="1ECAD1AE" w14:textId="77777777" w:rsidR="00387B93" w:rsidRDefault="00387B93" w:rsidP="00C52E40">
      <w:pPr>
        <w:pStyle w:val="Paragraphedeliste"/>
      </w:pPr>
    </w:p>
    <w:p w14:paraId="65DAC06C" w14:textId="77777777" w:rsidR="00387B93" w:rsidRDefault="00387B93" w:rsidP="00C52E40">
      <w:pPr>
        <w:pStyle w:val="Paragraphedeliste"/>
      </w:pPr>
    </w:p>
    <w:p w14:paraId="50AFB072" w14:textId="16D04F36" w:rsidR="005466A5" w:rsidRDefault="005466A5" w:rsidP="00C52E40">
      <w:pPr>
        <w:pStyle w:val="Paragraphedeliste"/>
      </w:pPr>
    </w:p>
    <w:p w14:paraId="507B7626" w14:textId="2B707E1A" w:rsidR="005466A5" w:rsidRDefault="005466A5" w:rsidP="00C52E40">
      <w:pPr>
        <w:pStyle w:val="Paragraphedeliste"/>
      </w:pPr>
    </w:p>
    <w:p w14:paraId="15A26D4F" w14:textId="0FD79928" w:rsidR="005466A5" w:rsidRDefault="005466A5" w:rsidP="00C52E40">
      <w:pPr>
        <w:pStyle w:val="Paragraphedeliste"/>
      </w:pPr>
    </w:p>
    <w:p w14:paraId="116CE6E5" w14:textId="08D1429B" w:rsidR="00EA5C00" w:rsidRDefault="00387B93" w:rsidP="00387B93">
      <w:pPr>
        <w:pStyle w:val="Paragraphedeliste"/>
      </w:pPr>
      <w:r>
        <w:rPr>
          <w:noProof/>
          <w:lang w:eastAsia="fr-FR"/>
        </w:rPr>
        <mc:AlternateContent>
          <mc:Choice Requires="wps">
            <w:drawing>
              <wp:anchor distT="0" distB="0" distL="114300" distR="114300" simplePos="0" relativeHeight="251661312" behindDoc="0" locked="0" layoutInCell="1" allowOverlap="1" wp14:anchorId="3115C350" wp14:editId="33BA3007">
                <wp:simplePos x="0" y="0"/>
                <wp:positionH relativeFrom="margin">
                  <wp:align>center</wp:align>
                </wp:positionH>
                <wp:positionV relativeFrom="paragraph">
                  <wp:posOffset>6350</wp:posOffset>
                </wp:positionV>
                <wp:extent cx="2976245" cy="190500"/>
                <wp:effectExtent l="0" t="0" r="0" b="0"/>
                <wp:wrapNone/>
                <wp:docPr id="2" name="Zone de texte 2"/>
                <wp:cNvGraphicFramePr/>
                <a:graphic xmlns:a="http://schemas.openxmlformats.org/drawingml/2006/main">
                  <a:graphicData uri="http://schemas.microsoft.com/office/word/2010/wordprocessingShape">
                    <wps:wsp>
                      <wps:cNvSpPr/>
                      <wps:spPr>
                        <a:xfrm>
                          <a:off x="0" y="0"/>
                          <a:ext cx="2976245" cy="190500"/>
                        </a:xfrm>
                        <a:prstGeom prst="rect">
                          <a:avLst/>
                        </a:prstGeom>
                        <a:solidFill>
                          <a:srgbClr val="FFFFFF"/>
                        </a:solidFill>
                        <a:ln>
                          <a:noFill/>
                        </a:ln>
                      </wps:spPr>
                      <wps:txbx>
                        <w:txbxContent>
                          <w:p w14:paraId="3A649102" w14:textId="6E058CF7" w:rsidR="005A6E19" w:rsidRDefault="009760A0" w:rsidP="005A6E19">
                            <w:pPr>
                              <w:spacing w:line="256" w:lineRule="auto"/>
                              <w:jc w:val="center"/>
                              <w:rPr>
                                <w:rFonts w:ascii="Calibri" w:hAnsi="Calibri" w:cs="Calibri"/>
                                <w:lang w:val="en-US"/>
                              </w:rPr>
                            </w:pPr>
                            <w:r>
                              <w:rPr>
                                <w:rFonts w:ascii="Calibri" w:hAnsi="Calibri" w:cs="Calibri"/>
                                <w:lang w:val="en-US"/>
                              </w:rPr>
                              <w:t>Figure 6</w:t>
                            </w:r>
                            <w:r>
                              <w:rPr>
                                <w:rFonts w:ascii="Calibri" w:hAnsi="Calibri" w:cs="Calibri"/>
                                <w:lang w:val="en-US"/>
                              </w:rPr>
                              <w:t xml:space="preserve">: Carte </w:t>
                            </w:r>
                            <w:r w:rsidR="0081603E">
                              <w:rPr>
                                <w:rFonts w:ascii="Calibri" w:hAnsi="Calibri" w:cs="Calibri"/>
                                <w:lang w:val="en-US"/>
                              </w:rPr>
                              <w:t>de development</w:t>
                            </w:r>
                            <w:r>
                              <w:rPr>
                                <w:rFonts w:ascii="Calibri" w:hAnsi="Calibri" w:cs="Calibri"/>
                                <w:lang w:val="en-US"/>
                              </w:rPr>
                              <w:t xml:space="preserve"> STM32H7</w:t>
                            </w:r>
                          </w:p>
                        </w:txbxContent>
                      </wps:txbx>
                      <wps:bodyPr wrap="square" lIns="0" tIns="0" rIns="0" bIns="0" anchor="t">
                        <a:noAutofit/>
                      </wps:bodyPr>
                    </wps:wsp>
                  </a:graphicData>
                </a:graphic>
                <wp14:sizeRelV relativeFrom="margin">
                  <wp14:pctHeight>0</wp14:pctHeight>
                </wp14:sizeRelV>
              </wp:anchor>
            </w:drawing>
          </mc:Choice>
          <mc:Fallback>
            <w:pict>
              <v:rect w14:anchorId="3115C350" id="Zone de texte 2" o:spid="_x0000_s1032" style="position:absolute;left:0;text-align:left;margin-left:0;margin-top:.5pt;width:234.35pt;height:1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" stroked="f">
                <v:textbox inset="0,0,0,0">
                  <w:txbxContent>
                    <w:p w14:paraId="3A649102" w14:textId="6E058CF7" w:rsidR="005A6E19" w:rsidRDefault="009760A0" w:rsidP="005A6E19">
                      <w:pPr>
                        <w:spacing w:line="256" w:lineRule="auto"/>
                        <w:jc w:val="center"/>
                        <w:rPr>
                          <w:rFonts w:ascii="Calibri" w:hAnsi="Calibri" w:cs="Calibri"/>
                          <w:lang w:val="en-US"/>
                        </w:rPr>
                      </w:pPr>
                      <w:r>
                        <w:rPr>
                          <w:rFonts w:ascii="Calibri" w:hAnsi="Calibri" w:cs="Calibri"/>
                          <w:lang w:val="en-US"/>
                        </w:rPr>
                        <w:t>Figure 6</w:t>
                      </w:r>
                      <w:r>
                        <w:rPr>
                          <w:rFonts w:ascii="Calibri" w:hAnsi="Calibri" w:cs="Calibri"/>
                          <w:lang w:val="en-US"/>
                        </w:rPr>
                        <w:t xml:space="preserve">: Carte </w:t>
                      </w:r>
                      <w:r w:rsidR="0081603E">
                        <w:rPr>
                          <w:rFonts w:ascii="Calibri" w:hAnsi="Calibri" w:cs="Calibri"/>
                          <w:lang w:val="en-US"/>
                        </w:rPr>
                        <w:t>de development</w:t>
                      </w:r>
                      <w:r>
                        <w:rPr>
                          <w:rFonts w:ascii="Calibri" w:hAnsi="Calibri" w:cs="Calibri"/>
                          <w:lang w:val="en-US"/>
                        </w:rPr>
                        <w:t xml:space="preserve"> STM32H7</w:t>
                      </w:r>
                    </w:p>
                  </w:txbxContent>
                </v:textbox>
                <w10:wrap anchorx="margin"/>
              </v:rect>
            </w:pict>
          </mc:Fallback>
        </mc:AlternateContent>
      </w:r>
    </w:p>
    <w:p w14:paraId="5EF4E16A" w14:textId="77777777" w:rsidR="00387B93" w:rsidRDefault="00387B93" w:rsidP="00387B93">
      <w:pPr>
        <w:pStyle w:val="Paragraphedeliste"/>
      </w:pPr>
    </w:p>
    <w:p w14:paraId="784F6CBA" w14:textId="5A626E88" w:rsidR="00C52E40" w:rsidRDefault="00EA5C00" w:rsidP="00387B93">
      <w:pPr>
        <w:pStyle w:val="Style1"/>
        <w:ind w:firstLine="360"/>
      </w:pPr>
      <w:r>
        <w:t>OpenH743I-C est une carte de développement conçue pour le microcontrôleur STM32H743IIT6</w:t>
      </w:r>
      <w:r w:rsidR="005466A5">
        <w:t xml:space="preserve">. </w:t>
      </w:r>
      <w:r>
        <w:t>L'OpenH743I-C prend en charge une extension supplémentaire avec diverses cartes d'accessoires en option pour une application spécifique. La conception modulaire et ouverte en fait l'outil idéal pour démarrer le développement d'applications avec les microcontrôleurs de la série STM32.</w:t>
      </w:r>
    </w:p>
    <w:p w14:paraId="6575FFFA" w14:textId="3BC4CB56" w:rsidR="00A41F3B" w:rsidRDefault="00505430" w:rsidP="00387B93">
      <w:pPr>
        <w:pStyle w:val="Style1"/>
        <w:ind w:firstLine="360"/>
      </w:pPr>
      <w:r>
        <w:rPr>
          <w:noProof/>
          <w:lang w:eastAsia="fr-FR"/>
        </w:rPr>
        <w:drawing>
          <wp:anchor distT="0" distB="0" distL="114300" distR="114300" simplePos="0" relativeHeight="251766784" behindDoc="0" locked="0" layoutInCell="1" allowOverlap="1" wp14:anchorId="3EC65BB0" wp14:editId="42FB9A8C">
            <wp:simplePos x="0" y="0"/>
            <wp:positionH relativeFrom="margin">
              <wp:align>center</wp:align>
            </wp:positionH>
            <wp:positionV relativeFrom="paragraph">
              <wp:posOffset>6350</wp:posOffset>
            </wp:positionV>
            <wp:extent cx="4107557" cy="3086100"/>
            <wp:effectExtent l="0" t="0" r="762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penH7XXI-C-intro.jpg"/>
                    <pic:cNvPicPr/>
                  </pic:nvPicPr>
                  <pic:blipFill>
                    <a:blip r:embed="rId47">
                      <a:extLst>
                        <a:ext uri="{28A0092B-C50C-407E-A947-70E740481C1C}">
                          <a14:useLocalDpi xmlns:a14="http://schemas.microsoft.com/office/drawing/2010/main" val="0"/>
                        </a:ext>
                      </a:extLst>
                    </a:blip>
                    <a:stretch>
                      <a:fillRect/>
                    </a:stretch>
                  </pic:blipFill>
                  <pic:spPr>
                    <a:xfrm>
                      <a:off x="0" y="0"/>
                      <a:ext cx="4107557" cy="3086100"/>
                    </a:xfrm>
                    <a:prstGeom prst="rect">
                      <a:avLst/>
                    </a:prstGeom>
                  </pic:spPr>
                </pic:pic>
              </a:graphicData>
            </a:graphic>
            <wp14:sizeRelH relativeFrom="margin">
              <wp14:pctWidth>0</wp14:pctWidth>
            </wp14:sizeRelH>
            <wp14:sizeRelV relativeFrom="margin">
              <wp14:pctHeight>0</wp14:pctHeight>
            </wp14:sizeRelV>
          </wp:anchor>
        </w:drawing>
      </w:r>
    </w:p>
    <w:p w14:paraId="324E697A" w14:textId="3E6174A6" w:rsidR="00505430" w:rsidRDefault="00505430" w:rsidP="00387B93">
      <w:pPr>
        <w:pStyle w:val="Style1"/>
        <w:ind w:firstLine="360"/>
      </w:pPr>
    </w:p>
    <w:p w14:paraId="05314896" w14:textId="3952A6E3" w:rsidR="00505430" w:rsidRDefault="00505430" w:rsidP="00387B93">
      <w:pPr>
        <w:pStyle w:val="Style1"/>
        <w:ind w:firstLine="360"/>
      </w:pPr>
    </w:p>
    <w:p w14:paraId="4EBA5F1C" w14:textId="77777777" w:rsidR="00505430" w:rsidRDefault="00505430" w:rsidP="00387B93">
      <w:pPr>
        <w:pStyle w:val="Style1"/>
        <w:ind w:firstLine="360"/>
      </w:pPr>
    </w:p>
    <w:p w14:paraId="5EDF8CFC" w14:textId="77777777" w:rsidR="00505430" w:rsidRDefault="00505430" w:rsidP="00387B93">
      <w:pPr>
        <w:pStyle w:val="Style1"/>
        <w:ind w:firstLine="360"/>
      </w:pPr>
    </w:p>
    <w:p w14:paraId="41309B41" w14:textId="77777777" w:rsidR="00505430" w:rsidRDefault="00505430" w:rsidP="00387B93">
      <w:pPr>
        <w:pStyle w:val="Style1"/>
        <w:ind w:firstLine="360"/>
      </w:pPr>
    </w:p>
    <w:p w14:paraId="00C0E230" w14:textId="77777777" w:rsidR="00505430" w:rsidRDefault="00505430" w:rsidP="00387B93">
      <w:pPr>
        <w:pStyle w:val="Style1"/>
        <w:ind w:firstLine="360"/>
      </w:pPr>
    </w:p>
    <w:p w14:paraId="02B1E930" w14:textId="77777777" w:rsidR="00505430" w:rsidRDefault="00505430" w:rsidP="00387B93">
      <w:pPr>
        <w:pStyle w:val="Style1"/>
        <w:ind w:firstLine="360"/>
      </w:pPr>
    </w:p>
    <w:p w14:paraId="2CA3C602" w14:textId="64E012FB" w:rsidR="00497CAE" w:rsidRDefault="00497CAE" w:rsidP="00387B93">
      <w:pPr>
        <w:pStyle w:val="Style1"/>
        <w:ind w:firstLine="360"/>
      </w:pPr>
    </w:p>
    <w:p w14:paraId="23D06C7C" w14:textId="77777777" w:rsidR="00BD726B" w:rsidRDefault="00BD726B" w:rsidP="00387B93">
      <w:pPr>
        <w:pStyle w:val="Style1"/>
        <w:ind w:firstLine="360"/>
      </w:pPr>
      <w:r>
        <w:t>Composants de l’OpenH7XXI-C</w:t>
      </w:r>
    </w:p>
    <w:p w14:paraId="318B20EF" w14:textId="77777777" w:rsidR="00BD726B" w:rsidRDefault="00BD726B" w:rsidP="00387B93">
      <w:pPr>
        <w:pStyle w:val="Style1"/>
        <w:ind w:firstLine="360"/>
      </w:pPr>
    </w:p>
    <w:p w14:paraId="03452538" w14:textId="0DDEA5CB" w:rsidR="00BD726B" w:rsidRDefault="00BD726B" w:rsidP="00387B93">
      <w:pPr>
        <w:pStyle w:val="Style1"/>
        <w:ind w:firstLine="360"/>
      </w:pPr>
      <w:r>
        <w:t xml:space="preserve"> </w:t>
      </w:r>
    </w:p>
    <w:tbl>
      <w:tblPr>
        <w:tblStyle w:val="TableauGrille6Couleur-Accentuation1"/>
        <w:tblW w:w="0" w:type="auto"/>
        <w:tblLook w:val="04A0" w:firstRow="1" w:lastRow="0" w:firstColumn="1" w:lastColumn="0" w:noHBand="0" w:noVBand="1"/>
      </w:tblPr>
      <w:tblGrid>
        <w:gridCol w:w="846"/>
        <w:gridCol w:w="2410"/>
        <w:gridCol w:w="5806"/>
      </w:tblGrid>
      <w:tr w:rsidR="00C36EB8" w:rsidRPr="00C36EB8" w14:paraId="18013182" w14:textId="77777777" w:rsidTr="00AA77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B4CA2C7" w14:textId="06AC26DA" w:rsidR="00AA7741" w:rsidRPr="00C36EB8" w:rsidRDefault="00AA7741" w:rsidP="00C36EB8">
            <w:pPr>
              <w:pStyle w:val="Style1"/>
              <w:rPr>
                <w:rStyle w:val="lev"/>
                <w:rFonts w:asciiTheme="majorHAnsi" w:hAnsiTheme="majorHAnsi" w:cstheme="majorHAnsi"/>
                <w:color w:val="auto"/>
                <w:sz w:val="22"/>
                <w:szCs w:val="22"/>
                <w:shd w:val="clear" w:color="auto" w:fill="FFFFFF"/>
              </w:rPr>
            </w:pPr>
            <w:r w:rsidRPr="00C36EB8">
              <w:rPr>
                <w:rStyle w:val="lev"/>
                <w:rFonts w:asciiTheme="majorHAnsi" w:hAnsiTheme="majorHAnsi" w:cstheme="majorHAnsi"/>
                <w:color w:val="auto"/>
                <w:sz w:val="22"/>
                <w:szCs w:val="22"/>
                <w:shd w:val="clear" w:color="auto" w:fill="FFFFFF"/>
              </w:rPr>
              <w:lastRenderedPageBreak/>
              <w:t>N°</w:t>
            </w:r>
          </w:p>
        </w:tc>
        <w:tc>
          <w:tcPr>
            <w:tcW w:w="2410" w:type="dxa"/>
          </w:tcPr>
          <w:p w14:paraId="760D993C" w14:textId="0CC3ABC5" w:rsidR="00AA7741" w:rsidRPr="00C36EB8" w:rsidRDefault="00AA7741" w:rsidP="00C36EB8">
            <w:pPr>
              <w:pStyle w:val="Style1"/>
              <w:cnfStyle w:val="100000000000" w:firstRow="1" w:lastRow="0" w:firstColumn="0" w:lastColumn="0" w:oddVBand="0" w:evenVBand="0" w:oddHBand="0" w:evenHBand="0" w:firstRowFirstColumn="0" w:firstRowLastColumn="0" w:lastRowFirstColumn="0" w:lastRowLastColumn="0"/>
              <w:rPr>
                <w:rStyle w:val="lev"/>
                <w:rFonts w:asciiTheme="majorHAnsi" w:hAnsiTheme="majorHAnsi" w:cstheme="majorHAnsi"/>
                <w:b/>
                <w:bCs/>
                <w:color w:val="auto"/>
                <w:sz w:val="22"/>
                <w:szCs w:val="22"/>
                <w:shd w:val="clear" w:color="auto" w:fill="FFFFFF"/>
              </w:rPr>
            </w:pPr>
            <w:r w:rsidRPr="00C36EB8">
              <w:rPr>
                <w:rStyle w:val="lev"/>
                <w:rFonts w:asciiTheme="majorHAnsi" w:hAnsiTheme="majorHAnsi" w:cstheme="majorHAnsi"/>
                <w:b/>
                <w:bCs/>
                <w:color w:val="auto"/>
                <w:sz w:val="22"/>
                <w:szCs w:val="22"/>
                <w:shd w:val="clear" w:color="auto" w:fill="FFFFFF"/>
              </w:rPr>
              <w:t xml:space="preserve">Nom de composant </w:t>
            </w:r>
          </w:p>
        </w:tc>
        <w:tc>
          <w:tcPr>
            <w:tcW w:w="5806" w:type="dxa"/>
          </w:tcPr>
          <w:p w14:paraId="02BC9733" w14:textId="21F3D0B4" w:rsidR="00AA7741" w:rsidRPr="00C36EB8" w:rsidRDefault="00AA7741" w:rsidP="00C36EB8">
            <w:pPr>
              <w:pStyle w:val="Style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shd w:val="clear" w:color="auto" w:fill="FFFFFF"/>
              </w:rPr>
            </w:pPr>
            <w:r w:rsidRPr="00C36EB8">
              <w:rPr>
                <w:rFonts w:asciiTheme="majorHAnsi" w:hAnsiTheme="majorHAnsi" w:cstheme="majorHAnsi"/>
                <w:color w:val="auto"/>
                <w:shd w:val="clear" w:color="auto" w:fill="FFFFFF"/>
              </w:rPr>
              <w:t xml:space="preserve">Rôle </w:t>
            </w:r>
          </w:p>
        </w:tc>
      </w:tr>
      <w:tr w:rsidR="00C36EB8" w:rsidRPr="00C36EB8" w14:paraId="7025D49E"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D489060" w14:textId="6D54F7D1" w:rsidR="00505430" w:rsidRPr="00C36EB8" w:rsidRDefault="00DA725E" w:rsidP="00C36EB8">
            <w:pPr>
              <w:pStyle w:val="Style1"/>
              <w:rPr>
                <w:rStyle w:val="lev"/>
                <w:rFonts w:asciiTheme="majorHAnsi" w:hAnsiTheme="majorHAnsi" w:cstheme="majorHAnsi"/>
                <w:b/>
                <w:bCs/>
                <w:color w:val="auto"/>
              </w:rPr>
            </w:pPr>
            <w:r w:rsidRPr="00C36EB8">
              <w:rPr>
                <w:rStyle w:val="lev"/>
                <w:rFonts w:asciiTheme="majorHAnsi" w:hAnsiTheme="majorHAnsi" w:cstheme="majorHAnsi"/>
                <w:b/>
                <w:bCs/>
                <w:color w:val="auto"/>
              </w:rPr>
              <w:t>1</w:t>
            </w:r>
          </w:p>
        </w:tc>
        <w:tc>
          <w:tcPr>
            <w:tcW w:w="2410" w:type="dxa"/>
          </w:tcPr>
          <w:p w14:paraId="763D5F5C" w14:textId="0C35213B" w:rsidR="00505430" w:rsidRPr="00C36EB8" w:rsidRDefault="00505430" w:rsidP="00C36EB8">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 xml:space="preserve">MCU </w:t>
            </w:r>
            <w:proofErr w:type="spellStart"/>
            <w:r w:rsidRPr="00C36EB8">
              <w:rPr>
                <w:rStyle w:val="lev"/>
                <w:rFonts w:asciiTheme="majorHAnsi" w:hAnsiTheme="majorHAnsi" w:cstheme="majorHAnsi"/>
                <w:b w:val="0"/>
                <w:bCs w:val="0"/>
                <w:color w:val="auto"/>
              </w:rPr>
              <w:t>core</w:t>
            </w:r>
            <w:proofErr w:type="spellEnd"/>
            <w:r w:rsidRPr="00C36EB8">
              <w:rPr>
                <w:rStyle w:val="lev"/>
                <w:rFonts w:asciiTheme="majorHAnsi" w:hAnsiTheme="majorHAnsi" w:cstheme="majorHAnsi"/>
                <w:b w:val="0"/>
                <w:bCs w:val="0"/>
                <w:color w:val="auto"/>
              </w:rPr>
              <w:t xml:space="preserve"> </w:t>
            </w:r>
            <w:proofErr w:type="spellStart"/>
            <w:r w:rsidRPr="00C36EB8">
              <w:rPr>
                <w:rStyle w:val="lev"/>
                <w:rFonts w:asciiTheme="majorHAnsi" w:hAnsiTheme="majorHAnsi" w:cstheme="majorHAnsi"/>
                <w:b w:val="0"/>
                <w:bCs w:val="0"/>
                <w:color w:val="auto"/>
              </w:rPr>
              <w:t>board</w:t>
            </w:r>
            <w:proofErr w:type="spellEnd"/>
            <w:r w:rsidRPr="00C36EB8">
              <w:rPr>
                <w:rStyle w:val="lev"/>
                <w:rFonts w:asciiTheme="majorHAnsi" w:hAnsiTheme="majorHAnsi" w:cstheme="majorHAnsi"/>
                <w:b w:val="0"/>
                <w:bCs w:val="0"/>
                <w:color w:val="auto"/>
              </w:rPr>
              <w:t xml:space="preserve"> </w:t>
            </w:r>
            <w:proofErr w:type="spellStart"/>
            <w:r w:rsidRPr="00C36EB8">
              <w:rPr>
                <w:rStyle w:val="lev"/>
                <w:rFonts w:asciiTheme="majorHAnsi" w:hAnsiTheme="majorHAnsi" w:cstheme="majorHAnsi"/>
                <w:b w:val="0"/>
                <w:bCs w:val="0"/>
                <w:color w:val="auto"/>
              </w:rPr>
              <w:t>connector</w:t>
            </w:r>
            <w:proofErr w:type="spellEnd"/>
          </w:p>
        </w:tc>
        <w:tc>
          <w:tcPr>
            <w:tcW w:w="5806" w:type="dxa"/>
          </w:tcPr>
          <w:p w14:paraId="2B8032B3" w14:textId="5E80AE11" w:rsidR="00505430" w:rsidRPr="00C36EB8" w:rsidRDefault="00DA725E" w:rsidP="00C36EB8">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w:t>
            </w:r>
            <w:proofErr w:type="spellStart"/>
            <w:r w:rsidRPr="00C36EB8">
              <w:rPr>
                <w:rFonts w:asciiTheme="majorHAnsi" w:hAnsiTheme="majorHAnsi" w:cstheme="majorHAnsi"/>
                <w:color w:val="auto"/>
              </w:rPr>
              <w:t>easily</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connecting</w:t>
            </w:r>
            <w:proofErr w:type="spellEnd"/>
            <w:r w:rsidRPr="00C36EB8">
              <w:rPr>
                <w:rFonts w:asciiTheme="majorHAnsi" w:hAnsiTheme="majorHAnsi" w:cstheme="majorHAnsi"/>
                <w:color w:val="auto"/>
              </w:rPr>
              <w:t xml:space="preserve"> the CoreH743I</w:t>
            </w:r>
          </w:p>
        </w:tc>
      </w:tr>
      <w:tr w:rsidR="00C36EB8" w:rsidRPr="00C36EB8" w14:paraId="34D077EE"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510A0589" w14:textId="6FB3F7C5"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2</w:t>
            </w:r>
          </w:p>
        </w:tc>
        <w:tc>
          <w:tcPr>
            <w:tcW w:w="2410" w:type="dxa"/>
          </w:tcPr>
          <w:p w14:paraId="765A9832" w14:textId="44E0D2B3"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Arduino interface</w:t>
            </w:r>
          </w:p>
        </w:tc>
        <w:tc>
          <w:tcPr>
            <w:tcW w:w="5806" w:type="dxa"/>
          </w:tcPr>
          <w:p w14:paraId="0C8DBE76" w14:textId="3F0E1A92" w:rsidR="00505430" w:rsidRPr="00C36EB8" w:rsidRDefault="00DA725E" w:rsidP="00C36EB8">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proofErr w:type="spellStart"/>
            <w:r w:rsidRPr="00C36EB8">
              <w:rPr>
                <w:rFonts w:asciiTheme="majorHAnsi" w:hAnsiTheme="majorHAnsi" w:cstheme="majorHAnsi"/>
                <w:color w:val="auto"/>
              </w:rPr>
              <w:t>connecting</w:t>
            </w:r>
            <w:proofErr w:type="spellEnd"/>
            <w:r w:rsidRPr="00C36EB8">
              <w:rPr>
                <w:rFonts w:asciiTheme="majorHAnsi" w:hAnsiTheme="majorHAnsi" w:cstheme="majorHAnsi"/>
                <w:color w:val="auto"/>
              </w:rPr>
              <w:t xml:space="preserve"> Arduino </w:t>
            </w:r>
            <w:proofErr w:type="spellStart"/>
            <w:r w:rsidRPr="00C36EB8">
              <w:rPr>
                <w:rFonts w:asciiTheme="majorHAnsi" w:hAnsiTheme="majorHAnsi" w:cstheme="majorHAnsi"/>
                <w:color w:val="auto"/>
              </w:rPr>
              <w:t>shields</w:t>
            </w:r>
            <w:proofErr w:type="spellEnd"/>
          </w:p>
        </w:tc>
      </w:tr>
      <w:tr w:rsidR="00C36EB8" w:rsidRPr="00C36EB8" w14:paraId="7E4D2F7E" w14:textId="77777777" w:rsidTr="00AA7741">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846" w:type="dxa"/>
          </w:tcPr>
          <w:p w14:paraId="2C1F7D82" w14:textId="663541AA"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3</w:t>
            </w:r>
          </w:p>
        </w:tc>
        <w:tc>
          <w:tcPr>
            <w:tcW w:w="2410" w:type="dxa"/>
          </w:tcPr>
          <w:p w14:paraId="3C95AEBE" w14:textId="3BFD00DE"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DCMI interface</w:t>
            </w:r>
          </w:p>
        </w:tc>
        <w:tc>
          <w:tcPr>
            <w:tcW w:w="5806" w:type="dxa"/>
          </w:tcPr>
          <w:p w14:paraId="555D7B39" w14:textId="097571B6" w:rsidR="00505430" w:rsidRPr="00C36EB8" w:rsidRDefault="00DA725E" w:rsidP="00C36EB8">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roofErr w:type="spellStart"/>
            <w:r w:rsidRPr="00C36EB8">
              <w:rPr>
                <w:rFonts w:asciiTheme="majorHAnsi" w:hAnsiTheme="majorHAnsi" w:cstheme="majorHAnsi"/>
                <w:color w:val="auto"/>
              </w:rPr>
              <w:t>connecting</w:t>
            </w:r>
            <w:proofErr w:type="spellEnd"/>
            <w:r w:rsidRPr="00C36EB8">
              <w:rPr>
                <w:rFonts w:asciiTheme="majorHAnsi" w:hAnsiTheme="majorHAnsi" w:cstheme="majorHAnsi"/>
                <w:color w:val="auto"/>
              </w:rPr>
              <w:t xml:space="preserve"> camera</w:t>
            </w:r>
          </w:p>
        </w:tc>
      </w:tr>
      <w:tr w:rsidR="00C36EB8" w:rsidRPr="00C36EB8" w14:paraId="7F8BB8E9"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692C46D2" w14:textId="242515C3"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4</w:t>
            </w:r>
          </w:p>
        </w:tc>
        <w:tc>
          <w:tcPr>
            <w:tcW w:w="2410" w:type="dxa"/>
          </w:tcPr>
          <w:p w14:paraId="7223E34A" w14:textId="3D44DE3F"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8-bit FMC interface</w:t>
            </w:r>
          </w:p>
        </w:tc>
        <w:tc>
          <w:tcPr>
            <w:tcW w:w="5806" w:type="dxa"/>
          </w:tcPr>
          <w:p w14:paraId="65D38B16" w14:textId="7491A028" w:rsidR="00505430" w:rsidRPr="00C36EB8" w:rsidRDefault="00DA725E" w:rsidP="00C36EB8">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proofErr w:type="spellStart"/>
            <w:r w:rsidRPr="00C36EB8">
              <w:rPr>
                <w:rFonts w:asciiTheme="majorHAnsi" w:hAnsiTheme="majorHAnsi" w:cstheme="majorHAnsi"/>
                <w:color w:val="auto"/>
              </w:rPr>
              <w:t>easily</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connects</w:t>
            </w:r>
            <w:proofErr w:type="spellEnd"/>
            <w:r w:rsidRPr="00C36EB8">
              <w:rPr>
                <w:rFonts w:asciiTheme="majorHAnsi" w:hAnsiTheme="majorHAnsi" w:cstheme="majorHAnsi"/>
                <w:color w:val="auto"/>
              </w:rPr>
              <w:t xml:space="preserve"> to </w:t>
            </w:r>
            <w:proofErr w:type="spellStart"/>
            <w:r w:rsidRPr="00C36EB8">
              <w:rPr>
                <w:rFonts w:asciiTheme="majorHAnsi" w:hAnsiTheme="majorHAnsi" w:cstheme="majorHAnsi"/>
                <w:color w:val="auto"/>
              </w:rPr>
              <w:t>peripherals</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such</w:t>
            </w:r>
            <w:proofErr w:type="spellEnd"/>
            <w:r w:rsidRPr="00C36EB8">
              <w:rPr>
                <w:rFonts w:asciiTheme="majorHAnsi" w:hAnsiTheme="majorHAnsi" w:cstheme="majorHAnsi"/>
                <w:color w:val="auto"/>
              </w:rPr>
              <w:t xml:space="preserve"> as </w:t>
            </w:r>
            <w:proofErr w:type="spellStart"/>
            <w:r w:rsidRPr="00C36EB8">
              <w:rPr>
                <w:rFonts w:asciiTheme="majorHAnsi" w:hAnsiTheme="majorHAnsi" w:cstheme="majorHAnsi"/>
                <w:color w:val="auto"/>
              </w:rPr>
              <w:t>NandFlash</w:t>
            </w:r>
            <w:proofErr w:type="spellEnd"/>
          </w:p>
        </w:tc>
      </w:tr>
      <w:tr w:rsidR="00C36EB8" w:rsidRPr="00C36EB8" w14:paraId="382691D8"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6C0546" w14:textId="3DC0AF1C"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5</w:t>
            </w:r>
          </w:p>
        </w:tc>
        <w:tc>
          <w:tcPr>
            <w:tcW w:w="2410" w:type="dxa"/>
          </w:tcPr>
          <w:p w14:paraId="2E41AE65" w14:textId="306C307F"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ULPI interface</w:t>
            </w:r>
          </w:p>
        </w:tc>
        <w:tc>
          <w:tcPr>
            <w:tcW w:w="5806" w:type="dxa"/>
          </w:tcPr>
          <w:p w14:paraId="28CC13F6" w14:textId="6B6495B4" w:rsidR="00505430" w:rsidRPr="00C36EB8" w:rsidRDefault="00DA725E" w:rsidP="00C36EB8">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roofErr w:type="spellStart"/>
            <w:r w:rsidRPr="00C36EB8">
              <w:rPr>
                <w:rFonts w:asciiTheme="majorHAnsi" w:hAnsiTheme="majorHAnsi" w:cstheme="majorHAnsi"/>
                <w:color w:val="auto"/>
              </w:rPr>
              <w:t>connecting</w:t>
            </w:r>
            <w:proofErr w:type="spellEnd"/>
            <w:r w:rsidRPr="00C36EB8">
              <w:rPr>
                <w:rFonts w:asciiTheme="majorHAnsi" w:hAnsiTheme="majorHAnsi" w:cstheme="majorHAnsi"/>
                <w:color w:val="auto"/>
              </w:rPr>
              <w:t xml:space="preserve"> high-speed USB </w:t>
            </w:r>
            <w:proofErr w:type="spellStart"/>
            <w:r w:rsidRPr="00C36EB8">
              <w:rPr>
                <w:rFonts w:asciiTheme="majorHAnsi" w:hAnsiTheme="majorHAnsi" w:cstheme="majorHAnsi"/>
                <w:color w:val="auto"/>
              </w:rPr>
              <w:t>peripheral</w:t>
            </w:r>
            <w:proofErr w:type="spellEnd"/>
            <w:r w:rsidRPr="00C36EB8">
              <w:rPr>
                <w:rFonts w:asciiTheme="majorHAnsi" w:hAnsiTheme="majorHAnsi" w:cstheme="majorHAnsi"/>
                <w:color w:val="auto"/>
              </w:rPr>
              <w:t xml:space="preserve"> (the STM32H743I </w:t>
            </w:r>
            <w:proofErr w:type="spellStart"/>
            <w:r w:rsidRPr="00C36EB8">
              <w:rPr>
                <w:rFonts w:asciiTheme="majorHAnsi" w:hAnsiTheme="majorHAnsi" w:cstheme="majorHAnsi"/>
                <w:color w:val="auto"/>
              </w:rPr>
              <w:t>integrates</w:t>
            </w:r>
            <w:proofErr w:type="spellEnd"/>
            <w:r w:rsidRPr="00C36EB8">
              <w:rPr>
                <w:rFonts w:asciiTheme="majorHAnsi" w:hAnsiTheme="majorHAnsi" w:cstheme="majorHAnsi"/>
                <w:color w:val="auto"/>
              </w:rPr>
              <w:t xml:space="preserve"> USB HS </w:t>
            </w:r>
            <w:proofErr w:type="spellStart"/>
            <w:r w:rsidRPr="00C36EB8">
              <w:rPr>
                <w:rFonts w:asciiTheme="majorHAnsi" w:hAnsiTheme="majorHAnsi" w:cstheme="majorHAnsi"/>
                <w:color w:val="auto"/>
              </w:rPr>
              <w:t>controller</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without</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any</w:t>
            </w:r>
            <w:proofErr w:type="spellEnd"/>
            <w:r w:rsidRPr="00C36EB8">
              <w:rPr>
                <w:rFonts w:asciiTheme="majorHAnsi" w:hAnsiTheme="majorHAnsi" w:cstheme="majorHAnsi"/>
                <w:color w:val="auto"/>
              </w:rPr>
              <w:t xml:space="preserve"> PHY </w:t>
            </w:r>
            <w:proofErr w:type="spellStart"/>
            <w:r w:rsidRPr="00C36EB8">
              <w:rPr>
                <w:rFonts w:asciiTheme="majorHAnsi" w:hAnsiTheme="majorHAnsi" w:cstheme="majorHAnsi"/>
                <w:color w:val="auto"/>
              </w:rPr>
              <w:t>device</w:t>
            </w:r>
            <w:proofErr w:type="spellEnd"/>
            <w:r w:rsidRPr="00C36EB8">
              <w:rPr>
                <w:rFonts w:asciiTheme="majorHAnsi" w:hAnsiTheme="majorHAnsi" w:cstheme="majorHAnsi"/>
                <w:color w:val="auto"/>
              </w:rPr>
              <w:t>)</w:t>
            </w:r>
          </w:p>
        </w:tc>
      </w:tr>
      <w:tr w:rsidR="00C36EB8" w:rsidRPr="00C36EB8" w14:paraId="5C07092D"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2FC463E5" w14:textId="240A93C6"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6</w:t>
            </w:r>
          </w:p>
        </w:tc>
        <w:tc>
          <w:tcPr>
            <w:tcW w:w="2410" w:type="dxa"/>
          </w:tcPr>
          <w:p w14:paraId="3AB5DE44" w14:textId="6366D080"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LCD interface 1</w:t>
            </w:r>
          </w:p>
        </w:tc>
        <w:tc>
          <w:tcPr>
            <w:tcW w:w="5806" w:type="dxa"/>
          </w:tcPr>
          <w:p w14:paraId="6E1CA586" w14:textId="7F3C45B8" w:rsidR="00505430" w:rsidRPr="00C36EB8" w:rsidRDefault="00DA725E" w:rsidP="00C36EB8">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proofErr w:type="spellStart"/>
            <w:r w:rsidRPr="00C36EB8">
              <w:rPr>
                <w:rFonts w:asciiTheme="majorHAnsi" w:hAnsiTheme="majorHAnsi" w:cstheme="majorHAnsi"/>
                <w:color w:val="auto"/>
              </w:rPr>
              <w:t>connecting</w:t>
            </w:r>
            <w:proofErr w:type="spellEnd"/>
            <w:r w:rsidRPr="00C36EB8">
              <w:rPr>
                <w:rFonts w:asciiTheme="majorHAnsi" w:hAnsiTheme="majorHAnsi" w:cstheme="majorHAnsi"/>
                <w:color w:val="auto"/>
              </w:rPr>
              <w:t xml:space="preserve"> 10.1inch LCD, 7inch LCD, 4.3inch LCD</w:t>
            </w:r>
          </w:p>
        </w:tc>
      </w:tr>
      <w:tr w:rsidR="00C36EB8" w:rsidRPr="00C36EB8" w14:paraId="0F931BD4"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7347A91" w14:textId="44D3DB29"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7</w:t>
            </w:r>
          </w:p>
        </w:tc>
        <w:tc>
          <w:tcPr>
            <w:tcW w:w="2410" w:type="dxa"/>
          </w:tcPr>
          <w:p w14:paraId="14F7FB29" w14:textId="3B34F62A"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LCD interface 2</w:t>
            </w:r>
          </w:p>
        </w:tc>
        <w:tc>
          <w:tcPr>
            <w:tcW w:w="5806" w:type="dxa"/>
          </w:tcPr>
          <w:p w14:paraId="086B1862" w14:textId="55C88621" w:rsidR="00505430" w:rsidRPr="00C36EB8" w:rsidRDefault="00DA725E" w:rsidP="00C36EB8">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roofErr w:type="spellStart"/>
            <w:r w:rsidRPr="00C36EB8">
              <w:rPr>
                <w:rFonts w:asciiTheme="majorHAnsi" w:hAnsiTheme="majorHAnsi" w:cstheme="majorHAnsi"/>
                <w:color w:val="auto"/>
              </w:rPr>
              <w:t>connecting</w:t>
            </w:r>
            <w:proofErr w:type="spellEnd"/>
            <w:r w:rsidRPr="00C36EB8">
              <w:rPr>
                <w:rFonts w:asciiTheme="majorHAnsi" w:hAnsiTheme="majorHAnsi" w:cstheme="majorHAnsi"/>
                <w:color w:val="auto"/>
              </w:rPr>
              <w:t xml:space="preserve"> 4.3inch LCD</w:t>
            </w:r>
          </w:p>
        </w:tc>
      </w:tr>
      <w:tr w:rsidR="00C36EB8" w:rsidRPr="00C36EB8" w14:paraId="73AB8504"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58B6DC0A" w14:textId="0E8B91A2"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8</w:t>
            </w:r>
          </w:p>
        </w:tc>
        <w:tc>
          <w:tcPr>
            <w:tcW w:w="2410" w:type="dxa"/>
          </w:tcPr>
          <w:p w14:paraId="199F5EA6" w14:textId="07A87356"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SAI1 interface:</w:t>
            </w:r>
          </w:p>
        </w:tc>
        <w:tc>
          <w:tcPr>
            <w:tcW w:w="5806" w:type="dxa"/>
          </w:tcPr>
          <w:p w14:paraId="11FEB67D" w14:textId="09D7A539" w:rsidR="00505430" w:rsidRPr="00C36EB8" w:rsidRDefault="00DA725E" w:rsidP="00C36EB8">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proofErr w:type="spellStart"/>
            <w:r w:rsidRPr="00C36EB8">
              <w:rPr>
                <w:rFonts w:asciiTheme="majorHAnsi" w:hAnsiTheme="majorHAnsi" w:cstheme="majorHAnsi"/>
                <w:color w:val="auto"/>
              </w:rPr>
              <w:t>connecting</w:t>
            </w:r>
            <w:proofErr w:type="spellEnd"/>
            <w:r w:rsidRPr="00C36EB8">
              <w:rPr>
                <w:rFonts w:asciiTheme="majorHAnsi" w:hAnsiTheme="majorHAnsi" w:cstheme="majorHAnsi"/>
                <w:color w:val="auto"/>
              </w:rPr>
              <w:t xml:space="preserve"> audio modules</w:t>
            </w:r>
          </w:p>
        </w:tc>
      </w:tr>
      <w:tr w:rsidR="00C36EB8" w:rsidRPr="00C36EB8" w14:paraId="5168266A"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FEC35D" w14:textId="1B5EB03F"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9</w:t>
            </w:r>
          </w:p>
        </w:tc>
        <w:tc>
          <w:tcPr>
            <w:tcW w:w="2410" w:type="dxa"/>
          </w:tcPr>
          <w:p w14:paraId="7A99BAC5" w14:textId="2BEEBA42"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ICSP interface:</w:t>
            </w:r>
          </w:p>
        </w:tc>
        <w:tc>
          <w:tcPr>
            <w:tcW w:w="5806" w:type="dxa"/>
          </w:tcPr>
          <w:p w14:paraId="769F1EA9" w14:textId="2B1983EE" w:rsidR="00505430" w:rsidRPr="00C36EB8" w:rsidRDefault="00DA725E" w:rsidP="00C36EB8">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Arduino ICSP</w:t>
            </w:r>
          </w:p>
        </w:tc>
      </w:tr>
      <w:tr w:rsidR="00C36EB8" w:rsidRPr="00C36EB8" w14:paraId="6A2AF1CB"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3FACD559" w14:textId="1A9C23CD"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10</w:t>
            </w:r>
          </w:p>
        </w:tc>
        <w:tc>
          <w:tcPr>
            <w:tcW w:w="2410" w:type="dxa"/>
          </w:tcPr>
          <w:p w14:paraId="648192F8" w14:textId="57DF480F"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SPI interfaces:</w:t>
            </w:r>
          </w:p>
        </w:tc>
        <w:tc>
          <w:tcPr>
            <w:tcW w:w="5806" w:type="dxa"/>
          </w:tcPr>
          <w:p w14:paraId="56ECDBF9" w14:textId="663CE61A" w:rsidR="00DA725E" w:rsidRPr="00C36EB8" w:rsidRDefault="00DA725E" w:rsidP="00C36EB8">
            <w:pPr>
              <w:pStyle w:val="Style1"/>
              <w:numPr>
                <w:ilvl w:val="0"/>
                <w:numId w:val="77"/>
              </w:num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proofErr w:type="spellStart"/>
            <w:r w:rsidRPr="00C36EB8">
              <w:rPr>
                <w:rFonts w:asciiTheme="majorHAnsi" w:hAnsiTheme="majorHAnsi" w:cstheme="majorHAnsi"/>
                <w:color w:val="auto"/>
              </w:rPr>
              <w:t>easily</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connects</w:t>
            </w:r>
            <w:proofErr w:type="spellEnd"/>
            <w:r w:rsidRPr="00C36EB8">
              <w:rPr>
                <w:rFonts w:asciiTheme="majorHAnsi" w:hAnsiTheme="majorHAnsi" w:cstheme="majorHAnsi"/>
                <w:color w:val="auto"/>
              </w:rPr>
              <w:t xml:space="preserve"> to SPI </w:t>
            </w:r>
            <w:proofErr w:type="spellStart"/>
            <w:r w:rsidRPr="00C36EB8">
              <w:rPr>
                <w:rFonts w:asciiTheme="majorHAnsi" w:hAnsiTheme="majorHAnsi" w:cstheme="majorHAnsi"/>
                <w:color w:val="auto"/>
              </w:rPr>
              <w:t>peripherals</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such</w:t>
            </w:r>
            <w:proofErr w:type="spellEnd"/>
            <w:r w:rsidRPr="00C36EB8">
              <w:rPr>
                <w:rFonts w:asciiTheme="majorHAnsi" w:hAnsiTheme="majorHAnsi" w:cstheme="majorHAnsi"/>
                <w:color w:val="auto"/>
              </w:rPr>
              <w:t xml:space="preserve"> as </w:t>
            </w:r>
            <w:proofErr w:type="spellStart"/>
            <w:r w:rsidRPr="00C36EB8">
              <w:rPr>
                <w:rFonts w:asciiTheme="majorHAnsi" w:hAnsiTheme="majorHAnsi" w:cstheme="majorHAnsi"/>
                <w:color w:val="auto"/>
              </w:rPr>
              <w:t>DataFlash</w:t>
            </w:r>
            <w:proofErr w:type="spellEnd"/>
            <w:r w:rsidRPr="00C36EB8">
              <w:rPr>
                <w:rFonts w:asciiTheme="majorHAnsi" w:hAnsiTheme="majorHAnsi" w:cstheme="majorHAnsi"/>
                <w:color w:val="auto"/>
              </w:rPr>
              <w:t xml:space="preserve"> (AT45DBxx, W25QXX), SD </w:t>
            </w:r>
            <w:proofErr w:type="spellStart"/>
            <w:r w:rsidRPr="00C36EB8">
              <w:rPr>
                <w:rFonts w:asciiTheme="majorHAnsi" w:hAnsiTheme="majorHAnsi" w:cstheme="majorHAnsi"/>
                <w:color w:val="auto"/>
              </w:rPr>
              <w:t>card</w:t>
            </w:r>
            <w:proofErr w:type="spellEnd"/>
            <w:r w:rsidRPr="00C36EB8">
              <w:rPr>
                <w:rFonts w:asciiTheme="majorHAnsi" w:hAnsiTheme="majorHAnsi" w:cstheme="majorHAnsi"/>
                <w:color w:val="auto"/>
              </w:rPr>
              <w:t>, MP3 module, etc.</w:t>
            </w:r>
          </w:p>
          <w:p w14:paraId="59F0138D" w14:textId="58D297D2" w:rsidR="00505430" w:rsidRPr="00C36EB8" w:rsidRDefault="00DA725E" w:rsidP="00C36EB8">
            <w:pPr>
              <w:pStyle w:val="Style1"/>
              <w:numPr>
                <w:ilvl w:val="0"/>
                <w:numId w:val="77"/>
              </w:num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proofErr w:type="spellStart"/>
            <w:r w:rsidRPr="00C36EB8">
              <w:rPr>
                <w:rFonts w:asciiTheme="majorHAnsi" w:hAnsiTheme="majorHAnsi" w:cstheme="majorHAnsi"/>
                <w:color w:val="auto"/>
              </w:rPr>
              <w:t>easily</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connects</w:t>
            </w:r>
            <w:proofErr w:type="spellEnd"/>
            <w:r w:rsidRPr="00C36EB8">
              <w:rPr>
                <w:rFonts w:asciiTheme="majorHAnsi" w:hAnsiTheme="majorHAnsi" w:cstheme="majorHAnsi"/>
                <w:color w:val="auto"/>
              </w:rPr>
              <w:t xml:space="preserve"> to AD/DA modules (SPI1 </w:t>
            </w:r>
            <w:proofErr w:type="spellStart"/>
            <w:r w:rsidRPr="00C36EB8">
              <w:rPr>
                <w:rFonts w:asciiTheme="majorHAnsi" w:hAnsiTheme="majorHAnsi" w:cstheme="majorHAnsi"/>
                <w:color w:val="auto"/>
              </w:rPr>
              <w:t>features</w:t>
            </w:r>
            <w:proofErr w:type="spellEnd"/>
            <w:r w:rsidRPr="00C36EB8">
              <w:rPr>
                <w:rFonts w:asciiTheme="majorHAnsi" w:hAnsiTheme="majorHAnsi" w:cstheme="majorHAnsi"/>
                <w:color w:val="auto"/>
              </w:rPr>
              <w:t xml:space="preserve"> AD/DA alternative </w:t>
            </w:r>
            <w:proofErr w:type="spellStart"/>
            <w:r w:rsidRPr="00C36EB8">
              <w:rPr>
                <w:rFonts w:asciiTheme="majorHAnsi" w:hAnsiTheme="majorHAnsi" w:cstheme="majorHAnsi"/>
                <w:color w:val="auto"/>
              </w:rPr>
              <w:t>function</w:t>
            </w:r>
            <w:proofErr w:type="spellEnd"/>
          </w:p>
        </w:tc>
      </w:tr>
      <w:tr w:rsidR="00C36EB8" w:rsidRPr="00C36EB8" w14:paraId="76138291"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83BF940" w14:textId="73162AD0"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11</w:t>
            </w:r>
          </w:p>
        </w:tc>
        <w:tc>
          <w:tcPr>
            <w:tcW w:w="2410" w:type="dxa"/>
          </w:tcPr>
          <w:p w14:paraId="3FD5E02C" w14:textId="1636A6C5"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Ethernet interface</w:t>
            </w:r>
          </w:p>
        </w:tc>
        <w:tc>
          <w:tcPr>
            <w:tcW w:w="5806" w:type="dxa"/>
          </w:tcPr>
          <w:p w14:paraId="0B05BC3F" w14:textId="4C1056D2" w:rsidR="00505430" w:rsidRPr="00C36EB8" w:rsidRDefault="00DA725E" w:rsidP="00C36EB8">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w:t>
            </w:r>
            <w:proofErr w:type="spellStart"/>
            <w:r w:rsidRPr="00C36EB8">
              <w:rPr>
                <w:rFonts w:asciiTheme="majorHAnsi" w:hAnsiTheme="majorHAnsi" w:cstheme="majorHAnsi"/>
                <w:color w:val="auto"/>
              </w:rPr>
              <w:t>connecting</w:t>
            </w:r>
            <w:proofErr w:type="spellEnd"/>
            <w:r w:rsidRPr="00C36EB8">
              <w:rPr>
                <w:rFonts w:asciiTheme="majorHAnsi" w:hAnsiTheme="majorHAnsi" w:cstheme="majorHAnsi"/>
                <w:color w:val="auto"/>
              </w:rPr>
              <w:t xml:space="preserve"> Ethernet modules</w:t>
            </w:r>
          </w:p>
        </w:tc>
      </w:tr>
      <w:tr w:rsidR="00C36EB8" w:rsidRPr="00C36EB8" w14:paraId="1342E926"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037B4E2F" w14:textId="3475685F"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12</w:t>
            </w:r>
          </w:p>
        </w:tc>
        <w:tc>
          <w:tcPr>
            <w:tcW w:w="2410" w:type="dxa"/>
          </w:tcPr>
          <w:p w14:paraId="2C7319A6" w14:textId="72BF2677"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I2S / I2C interface</w:t>
            </w:r>
          </w:p>
        </w:tc>
        <w:tc>
          <w:tcPr>
            <w:tcW w:w="5806" w:type="dxa"/>
          </w:tcPr>
          <w:p w14:paraId="56ABAE19" w14:textId="6B439EA1" w:rsidR="00505430" w:rsidRPr="00C36EB8" w:rsidRDefault="00DA725E" w:rsidP="00C36EB8">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proofErr w:type="spellStart"/>
            <w:r w:rsidRPr="00C36EB8">
              <w:rPr>
                <w:rFonts w:asciiTheme="majorHAnsi" w:hAnsiTheme="majorHAnsi" w:cstheme="majorHAnsi"/>
                <w:color w:val="auto"/>
              </w:rPr>
              <w:t>easily</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connects</w:t>
            </w:r>
            <w:proofErr w:type="spellEnd"/>
            <w:r w:rsidRPr="00C36EB8">
              <w:rPr>
                <w:rFonts w:asciiTheme="majorHAnsi" w:hAnsiTheme="majorHAnsi" w:cstheme="majorHAnsi"/>
                <w:color w:val="auto"/>
              </w:rPr>
              <w:t xml:space="preserve"> to I2S </w:t>
            </w:r>
            <w:proofErr w:type="spellStart"/>
            <w:r w:rsidRPr="00C36EB8">
              <w:rPr>
                <w:rFonts w:asciiTheme="majorHAnsi" w:hAnsiTheme="majorHAnsi" w:cstheme="majorHAnsi"/>
                <w:color w:val="auto"/>
              </w:rPr>
              <w:t>peripherals</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such</w:t>
            </w:r>
            <w:proofErr w:type="spellEnd"/>
            <w:r w:rsidRPr="00C36EB8">
              <w:rPr>
                <w:rFonts w:asciiTheme="majorHAnsi" w:hAnsiTheme="majorHAnsi" w:cstheme="majorHAnsi"/>
                <w:color w:val="auto"/>
              </w:rPr>
              <w:t xml:space="preserve"> as audio module, etc.</w:t>
            </w:r>
          </w:p>
        </w:tc>
      </w:tr>
      <w:tr w:rsidR="00C36EB8" w:rsidRPr="00C36EB8" w14:paraId="6DB465D9"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E86A485" w14:textId="1731D344"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13</w:t>
            </w:r>
          </w:p>
        </w:tc>
        <w:tc>
          <w:tcPr>
            <w:tcW w:w="2410" w:type="dxa"/>
          </w:tcPr>
          <w:p w14:paraId="4E624EBE" w14:textId="5EA8FBC9"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 xml:space="preserve">USART1 </w:t>
            </w:r>
            <w:proofErr w:type="spellStart"/>
            <w:r w:rsidRPr="00C36EB8">
              <w:rPr>
                <w:rStyle w:val="lev"/>
                <w:rFonts w:asciiTheme="majorHAnsi" w:hAnsiTheme="majorHAnsi" w:cstheme="majorHAnsi"/>
                <w:b w:val="0"/>
                <w:bCs w:val="0"/>
                <w:color w:val="auto"/>
              </w:rPr>
              <w:t>connector</w:t>
            </w:r>
            <w:proofErr w:type="spellEnd"/>
          </w:p>
        </w:tc>
        <w:tc>
          <w:tcPr>
            <w:tcW w:w="5806" w:type="dxa"/>
          </w:tcPr>
          <w:p w14:paraId="2C73B35B" w14:textId="0553338E" w:rsidR="00505430" w:rsidRPr="00C36EB8" w:rsidRDefault="00DA725E" w:rsidP="00C36EB8">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xml:space="preserve">USB to UASRT via the </w:t>
            </w:r>
            <w:proofErr w:type="spellStart"/>
            <w:r w:rsidRPr="00C36EB8">
              <w:rPr>
                <w:rFonts w:asciiTheme="majorHAnsi" w:hAnsiTheme="majorHAnsi" w:cstheme="majorHAnsi"/>
                <w:color w:val="auto"/>
              </w:rPr>
              <w:t>onboard</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convertor</w:t>
            </w:r>
            <w:proofErr w:type="spellEnd"/>
            <w:r w:rsidRPr="00C36EB8">
              <w:rPr>
                <w:rFonts w:asciiTheme="majorHAnsi" w:hAnsiTheme="majorHAnsi" w:cstheme="majorHAnsi"/>
                <w:color w:val="auto"/>
              </w:rPr>
              <w:t xml:space="preserve"> CP2102 </w:t>
            </w:r>
          </w:p>
        </w:tc>
      </w:tr>
      <w:tr w:rsidR="00C36EB8" w:rsidRPr="00C36EB8" w14:paraId="0C4B5E05"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5DDA9665" w14:textId="6D828781"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14</w:t>
            </w:r>
          </w:p>
        </w:tc>
        <w:tc>
          <w:tcPr>
            <w:tcW w:w="2410" w:type="dxa"/>
          </w:tcPr>
          <w:p w14:paraId="25C87BA8" w14:textId="0718DEED"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QUADSPI interface</w:t>
            </w:r>
          </w:p>
        </w:tc>
        <w:tc>
          <w:tcPr>
            <w:tcW w:w="5806" w:type="dxa"/>
          </w:tcPr>
          <w:p w14:paraId="173CA324" w14:textId="43BF975B" w:rsidR="00505430" w:rsidRPr="00C36EB8" w:rsidRDefault="00DA725E" w:rsidP="00C36EB8">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xml:space="preserve"> 4-wires SPI interface (the H7 </w:t>
            </w:r>
            <w:proofErr w:type="spellStart"/>
            <w:r w:rsidRPr="00C36EB8">
              <w:rPr>
                <w:rFonts w:asciiTheme="majorHAnsi" w:hAnsiTheme="majorHAnsi" w:cstheme="majorHAnsi"/>
                <w:color w:val="auto"/>
              </w:rPr>
              <w:t>series</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latest</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peripheral</w:t>
            </w:r>
            <w:proofErr w:type="spellEnd"/>
            <w:r w:rsidRPr="00C36EB8">
              <w:rPr>
                <w:rFonts w:asciiTheme="majorHAnsi" w:hAnsiTheme="majorHAnsi" w:cstheme="majorHAnsi"/>
                <w:color w:val="auto"/>
              </w:rPr>
              <w:t xml:space="preserve"> interface), for </w:t>
            </w:r>
            <w:proofErr w:type="spellStart"/>
            <w:r w:rsidRPr="00C36EB8">
              <w:rPr>
                <w:rFonts w:asciiTheme="majorHAnsi" w:hAnsiTheme="majorHAnsi" w:cstheme="majorHAnsi"/>
                <w:color w:val="auto"/>
              </w:rPr>
              <w:t>connecting</w:t>
            </w:r>
            <w:proofErr w:type="spellEnd"/>
            <w:r w:rsidRPr="00C36EB8">
              <w:rPr>
                <w:rFonts w:asciiTheme="majorHAnsi" w:hAnsiTheme="majorHAnsi" w:cstheme="majorHAnsi"/>
                <w:color w:val="auto"/>
              </w:rPr>
              <w:t xml:space="preserve"> serial Flash modules like W25QXX </w:t>
            </w:r>
            <w:proofErr w:type="spellStart"/>
            <w:r w:rsidRPr="00C36EB8">
              <w:rPr>
                <w:rFonts w:asciiTheme="majorHAnsi" w:hAnsiTheme="majorHAnsi" w:cstheme="majorHAnsi"/>
                <w:color w:val="auto"/>
              </w:rPr>
              <w:t>Board</w:t>
            </w:r>
            <w:proofErr w:type="spellEnd"/>
          </w:p>
        </w:tc>
      </w:tr>
      <w:tr w:rsidR="00C36EB8" w:rsidRPr="00C36EB8" w14:paraId="357EC416"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D4C1D7" w14:textId="43955BB8"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15</w:t>
            </w:r>
          </w:p>
        </w:tc>
        <w:tc>
          <w:tcPr>
            <w:tcW w:w="2410" w:type="dxa"/>
          </w:tcPr>
          <w:p w14:paraId="431D5469" w14:textId="2632EE1E"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SDMMC interface</w:t>
            </w:r>
          </w:p>
        </w:tc>
        <w:tc>
          <w:tcPr>
            <w:tcW w:w="5806" w:type="dxa"/>
          </w:tcPr>
          <w:p w14:paraId="573C0AFF" w14:textId="1255BE61" w:rsidR="00505430" w:rsidRPr="00C36EB8" w:rsidRDefault="00DA725E" w:rsidP="00C36EB8">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roofErr w:type="spellStart"/>
            <w:r w:rsidRPr="00C36EB8">
              <w:rPr>
                <w:rFonts w:asciiTheme="majorHAnsi" w:hAnsiTheme="majorHAnsi" w:cstheme="majorHAnsi"/>
                <w:color w:val="auto"/>
              </w:rPr>
              <w:t>connecting</w:t>
            </w:r>
            <w:proofErr w:type="spellEnd"/>
            <w:r w:rsidRPr="00C36EB8">
              <w:rPr>
                <w:rFonts w:asciiTheme="majorHAnsi" w:hAnsiTheme="majorHAnsi" w:cstheme="majorHAnsi"/>
                <w:color w:val="auto"/>
              </w:rPr>
              <w:t xml:space="preserve"> Micro SD module, </w:t>
            </w:r>
            <w:proofErr w:type="spellStart"/>
            <w:r w:rsidRPr="00C36EB8">
              <w:rPr>
                <w:rFonts w:asciiTheme="majorHAnsi" w:hAnsiTheme="majorHAnsi" w:cstheme="majorHAnsi"/>
                <w:color w:val="auto"/>
              </w:rPr>
              <w:t>features</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much</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faster</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access</w:t>
            </w:r>
            <w:proofErr w:type="spellEnd"/>
            <w:r w:rsidRPr="00C36EB8">
              <w:rPr>
                <w:rFonts w:asciiTheme="majorHAnsi" w:hAnsiTheme="majorHAnsi" w:cstheme="majorHAnsi"/>
                <w:color w:val="auto"/>
              </w:rPr>
              <w:t xml:space="preserve"> speed </w:t>
            </w:r>
            <w:proofErr w:type="spellStart"/>
            <w:r w:rsidRPr="00C36EB8">
              <w:rPr>
                <w:rFonts w:asciiTheme="majorHAnsi" w:hAnsiTheme="majorHAnsi" w:cstheme="majorHAnsi"/>
                <w:color w:val="auto"/>
              </w:rPr>
              <w:t>rather</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than</w:t>
            </w:r>
            <w:proofErr w:type="spellEnd"/>
            <w:r w:rsidRPr="00C36EB8">
              <w:rPr>
                <w:rFonts w:asciiTheme="majorHAnsi" w:hAnsiTheme="majorHAnsi" w:cstheme="majorHAnsi"/>
                <w:color w:val="auto"/>
              </w:rPr>
              <w:t xml:space="preserve"> SPI</w:t>
            </w:r>
          </w:p>
        </w:tc>
      </w:tr>
      <w:tr w:rsidR="00C36EB8" w:rsidRPr="00C36EB8" w14:paraId="04CC3459"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5878CE03" w14:textId="53EC856C"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16</w:t>
            </w:r>
          </w:p>
        </w:tc>
        <w:tc>
          <w:tcPr>
            <w:tcW w:w="2410" w:type="dxa"/>
          </w:tcPr>
          <w:p w14:paraId="2D8432F7" w14:textId="407F4622"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USART3 interface</w:t>
            </w:r>
          </w:p>
        </w:tc>
        <w:tc>
          <w:tcPr>
            <w:tcW w:w="5806" w:type="dxa"/>
          </w:tcPr>
          <w:p w14:paraId="43A3FA75" w14:textId="2AD6CA2B" w:rsidR="00505430" w:rsidRPr="00C36EB8" w:rsidRDefault="00DA725E" w:rsidP="00C36EB8">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proofErr w:type="spellStart"/>
            <w:r w:rsidRPr="00C36EB8">
              <w:rPr>
                <w:rFonts w:asciiTheme="majorHAnsi" w:hAnsiTheme="majorHAnsi" w:cstheme="majorHAnsi"/>
                <w:color w:val="auto"/>
              </w:rPr>
              <w:t>easily</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connects</w:t>
            </w:r>
            <w:proofErr w:type="spellEnd"/>
            <w:r w:rsidRPr="00C36EB8">
              <w:rPr>
                <w:rFonts w:asciiTheme="majorHAnsi" w:hAnsiTheme="majorHAnsi" w:cstheme="majorHAnsi"/>
                <w:color w:val="auto"/>
              </w:rPr>
              <w:t xml:space="preserve"> to RS232, RS485, USB TO 232, etc.</w:t>
            </w:r>
          </w:p>
        </w:tc>
      </w:tr>
      <w:tr w:rsidR="00C36EB8" w:rsidRPr="00C36EB8" w14:paraId="06D7A0A1"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B1A728B" w14:textId="33C7696F"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17</w:t>
            </w:r>
          </w:p>
        </w:tc>
        <w:tc>
          <w:tcPr>
            <w:tcW w:w="2410" w:type="dxa"/>
          </w:tcPr>
          <w:p w14:paraId="30A90A7A" w14:textId="7605F449"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CAN2 interface</w:t>
            </w:r>
          </w:p>
        </w:tc>
        <w:tc>
          <w:tcPr>
            <w:tcW w:w="5806" w:type="dxa"/>
          </w:tcPr>
          <w:p w14:paraId="6003A4D6" w14:textId="63A211D1" w:rsidR="00505430" w:rsidRPr="00C36EB8" w:rsidRDefault="00DA725E" w:rsidP="00C36EB8">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roofErr w:type="spellStart"/>
            <w:r w:rsidRPr="00C36EB8">
              <w:rPr>
                <w:rFonts w:asciiTheme="majorHAnsi" w:hAnsiTheme="majorHAnsi" w:cstheme="majorHAnsi"/>
                <w:color w:val="auto"/>
              </w:rPr>
              <w:t>connecting</w:t>
            </w:r>
            <w:proofErr w:type="spellEnd"/>
            <w:r w:rsidRPr="00C36EB8">
              <w:rPr>
                <w:rFonts w:asciiTheme="majorHAnsi" w:hAnsiTheme="majorHAnsi" w:cstheme="majorHAnsi"/>
                <w:color w:val="auto"/>
              </w:rPr>
              <w:t xml:space="preserve"> CAN modules</w:t>
            </w:r>
          </w:p>
        </w:tc>
      </w:tr>
      <w:tr w:rsidR="00C36EB8" w:rsidRPr="00C36EB8" w14:paraId="5F7D82B7"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0ACB6C13" w14:textId="0424A211"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18</w:t>
            </w:r>
          </w:p>
        </w:tc>
        <w:tc>
          <w:tcPr>
            <w:tcW w:w="2410" w:type="dxa"/>
          </w:tcPr>
          <w:p w14:paraId="38FDBFB0" w14:textId="17DF678F"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CAN1 interface</w:t>
            </w:r>
          </w:p>
        </w:tc>
        <w:tc>
          <w:tcPr>
            <w:tcW w:w="5806" w:type="dxa"/>
          </w:tcPr>
          <w:p w14:paraId="79AF91E9" w14:textId="40771C50" w:rsidR="00505430" w:rsidRPr="00C36EB8" w:rsidRDefault="00DA725E" w:rsidP="00C36EB8">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proofErr w:type="spellStart"/>
            <w:r w:rsidRPr="00C36EB8">
              <w:rPr>
                <w:rFonts w:asciiTheme="majorHAnsi" w:hAnsiTheme="majorHAnsi" w:cstheme="majorHAnsi"/>
                <w:color w:val="auto"/>
              </w:rPr>
              <w:t>connecting</w:t>
            </w:r>
            <w:proofErr w:type="spellEnd"/>
            <w:r w:rsidRPr="00C36EB8">
              <w:rPr>
                <w:rFonts w:asciiTheme="majorHAnsi" w:hAnsiTheme="majorHAnsi" w:cstheme="majorHAnsi"/>
                <w:color w:val="auto"/>
              </w:rPr>
              <w:t xml:space="preserve"> CAN modules</w:t>
            </w:r>
          </w:p>
        </w:tc>
      </w:tr>
      <w:tr w:rsidR="00C36EB8" w:rsidRPr="00C36EB8" w14:paraId="46F6B0D4"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3B4A802" w14:textId="0C6A1862"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19</w:t>
            </w:r>
          </w:p>
        </w:tc>
        <w:tc>
          <w:tcPr>
            <w:tcW w:w="2410" w:type="dxa"/>
          </w:tcPr>
          <w:p w14:paraId="149E08CE" w14:textId="5FF46504"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I2C1/I2C4 interface</w:t>
            </w:r>
          </w:p>
        </w:tc>
        <w:tc>
          <w:tcPr>
            <w:tcW w:w="5806" w:type="dxa"/>
          </w:tcPr>
          <w:p w14:paraId="0DC48388" w14:textId="0B5EAE52" w:rsidR="00505430" w:rsidRPr="00C36EB8" w:rsidRDefault="00DA725E" w:rsidP="00C36EB8">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w:t>
            </w:r>
            <w:proofErr w:type="spellStart"/>
            <w:r w:rsidRPr="00C36EB8">
              <w:rPr>
                <w:rFonts w:asciiTheme="majorHAnsi" w:hAnsiTheme="majorHAnsi" w:cstheme="majorHAnsi"/>
                <w:color w:val="auto"/>
              </w:rPr>
              <w:t>easily</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connects</w:t>
            </w:r>
            <w:proofErr w:type="spellEnd"/>
            <w:r w:rsidRPr="00C36EB8">
              <w:rPr>
                <w:rFonts w:asciiTheme="majorHAnsi" w:hAnsiTheme="majorHAnsi" w:cstheme="majorHAnsi"/>
                <w:color w:val="auto"/>
              </w:rPr>
              <w:t xml:space="preserve"> to I2C </w:t>
            </w:r>
            <w:proofErr w:type="spellStart"/>
            <w:r w:rsidRPr="00C36EB8">
              <w:rPr>
                <w:rFonts w:asciiTheme="majorHAnsi" w:hAnsiTheme="majorHAnsi" w:cstheme="majorHAnsi"/>
                <w:color w:val="auto"/>
              </w:rPr>
              <w:t>peripherals</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such</w:t>
            </w:r>
            <w:proofErr w:type="spellEnd"/>
            <w:r w:rsidRPr="00C36EB8">
              <w:rPr>
                <w:rFonts w:asciiTheme="majorHAnsi" w:hAnsiTheme="majorHAnsi" w:cstheme="majorHAnsi"/>
                <w:color w:val="auto"/>
              </w:rPr>
              <w:t xml:space="preserve"> as I/O </w:t>
            </w:r>
            <w:proofErr w:type="spellStart"/>
            <w:r w:rsidRPr="00C36EB8">
              <w:rPr>
                <w:rFonts w:asciiTheme="majorHAnsi" w:hAnsiTheme="majorHAnsi" w:cstheme="majorHAnsi"/>
                <w:color w:val="auto"/>
              </w:rPr>
              <w:t>expander</w:t>
            </w:r>
            <w:proofErr w:type="spellEnd"/>
            <w:r w:rsidRPr="00C36EB8">
              <w:rPr>
                <w:rFonts w:asciiTheme="majorHAnsi" w:hAnsiTheme="majorHAnsi" w:cstheme="majorHAnsi"/>
                <w:color w:val="auto"/>
              </w:rPr>
              <w:t xml:space="preserve"> (PCF8574), EEPROM (AT24Cxx), 10 DOF IMU </w:t>
            </w:r>
            <w:proofErr w:type="spellStart"/>
            <w:r w:rsidRPr="00C36EB8">
              <w:rPr>
                <w:rFonts w:asciiTheme="majorHAnsi" w:hAnsiTheme="majorHAnsi" w:cstheme="majorHAnsi"/>
                <w:color w:val="auto"/>
              </w:rPr>
              <w:t>Sensor</w:t>
            </w:r>
            <w:proofErr w:type="spellEnd"/>
            <w:r w:rsidRPr="00C36EB8">
              <w:rPr>
                <w:rFonts w:asciiTheme="majorHAnsi" w:hAnsiTheme="majorHAnsi" w:cstheme="majorHAnsi"/>
                <w:color w:val="auto"/>
              </w:rPr>
              <w:t>, etc.</w:t>
            </w:r>
          </w:p>
        </w:tc>
      </w:tr>
      <w:tr w:rsidR="00C36EB8" w:rsidRPr="00C36EB8" w14:paraId="40DD88E5"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21962207" w14:textId="5D360F89"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20</w:t>
            </w:r>
          </w:p>
        </w:tc>
        <w:tc>
          <w:tcPr>
            <w:tcW w:w="2410" w:type="dxa"/>
          </w:tcPr>
          <w:p w14:paraId="17A41946" w14:textId="24F5044A"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 xml:space="preserve">MCU pins </w:t>
            </w:r>
            <w:proofErr w:type="spellStart"/>
            <w:r w:rsidRPr="00C36EB8">
              <w:rPr>
                <w:rStyle w:val="lev"/>
                <w:rFonts w:asciiTheme="majorHAnsi" w:hAnsiTheme="majorHAnsi" w:cstheme="majorHAnsi"/>
                <w:b w:val="0"/>
                <w:bCs w:val="0"/>
                <w:color w:val="auto"/>
              </w:rPr>
              <w:t>connector</w:t>
            </w:r>
            <w:proofErr w:type="spellEnd"/>
          </w:p>
        </w:tc>
        <w:tc>
          <w:tcPr>
            <w:tcW w:w="5806" w:type="dxa"/>
          </w:tcPr>
          <w:p w14:paraId="0D6A44C9" w14:textId="62DD265D" w:rsidR="00505430" w:rsidRPr="00C36EB8" w:rsidRDefault="00DA725E" w:rsidP="00C36EB8">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xml:space="preserve">all the MCU I/O ports are accessible on expansion </w:t>
            </w:r>
            <w:proofErr w:type="spellStart"/>
            <w:r w:rsidRPr="00C36EB8">
              <w:rPr>
                <w:rFonts w:asciiTheme="majorHAnsi" w:hAnsiTheme="majorHAnsi" w:cstheme="majorHAnsi"/>
                <w:color w:val="auto"/>
              </w:rPr>
              <w:t>connectors</w:t>
            </w:r>
            <w:proofErr w:type="spellEnd"/>
            <w:r w:rsidRPr="00C36EB8">
              <w:rPr>
                <w:rFonts w:asciiTheme="majorHAnsi" w:hAnsiTheme="majorHAnsi" w:cstheme="majorHAnsi"/>
                <w:color w:val="auto"/>
              </w:rPr>
              <w:t xml:space="preserve"> for </w:t>
            </w:r>
            <w:proofErr w:type="spellStart"/>
            <w:r w:rsidRPr="00C36EB8">
              <w:rPr>
                <w:rFonts w:asciiTheme="majorHAnsi" w:hAnsiTheme="majorHAnsi" w:cstheme="majorHAnsi"/>
                <w:color w:val="auto"/>
              </w:rPr>
              <w:t>further</w:t>
            </w:r>
            <w:proofErr w:type="spellEnd"/>
            <w:r w:rsidRPr="00C36EB8">
              <w:rPr>
                <w:rFonts w:asciiTheme="majorHAnsi" w:hAnsiTheme="majorHAnsi" w:cstheme="majorHAnsi"/>
                <w:color w:val="auto"/>
              </w:rPr>
              <w:t xml:space="preserve"> expansion</w:t>
            </w:r>
          </w:p>
        </w:tc>
      </w:tr>
      <w:tr w:rsidR="00C36EB8" w:rsidRPr="00C36EB8" w14:paraId="01131B5F"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1C72132" w14:textId="7DFEF3DA"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21</w:t>
            </w:r>
          </w:p>
        </w:tc>
        <w:tc>
          <w:tcPr>
            <w:tcW w:w="2410" w:type="dxa"/>
          </w:tcPr>
          <w:p w14:paraId="4F511996" w14:textId="4088D5AB"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Fonts w:asciiTheme="majorHAnsi" w:hAnsiTheme="majorHAnsi" w:cstheme="majorHAnsi"/>
                <w:color w:val="auto"/>
              </w:rPr>
              <w:t>5V DC jack</w:t>
            </w:r>
          </w:p>
        </w:tc>
        <w:tc>
          <w:tcPr>
            <w:tcW w:w="5806" w:type="dxa"/>
          </w:tcPr>
          <w:p w14:paraId="754F5F97" w14:textId="77777777"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
        </w:tc>
      </w:tr>
      <w:tr w:rsidR="00C36EB8" w:rsidRPr="00C36EB8" w14:paraId="353DE02B"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29F94D8F" w14:textId="38DDE06A"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22</w:t>
            </w:r>
          </w:p>
        </w:tc>
        <w:tc>
          <w:tcPr>
            <w:tcW w:w="2410" w:type="dxa"/>
          </w:tcPr>
          <w:p w14:paraId="5C212A62" w14:textId="639EB4C9"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5V/3.3V power input/output</w:t>
            </w:r>
          </w:p>
        </w:tc>
        <w:tc>
          <w:tcPr>
            <w:tcW w:w="5806" w:type="dxa"/>
          </w:tcPr>
          <w:p w14:paraId="7F63DDB8" w14:textId="74314A6F" w:rsidR="00505430" w:rsidRPr="00C36EB8" w:rsidRDefault="00DA725E" w:rsidP="00C36EB8">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proofErr w:type="spellStart"/>
            <w:r w:rsidRPr="00C36EB8">
              <w:rPr>
                <w:rFonts w:asciiTheme="majorHAnsi" w:hAnsiTheme="majorHAnsi" w:cstheme="majorHAnsi"/>
                <w:color w:val="auto"/>
              </w:rPr>
              <w:t>usually</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used</w:t>
            </w:r>
            <w:proofErr w:type="spellEnd"/>
            <w:r w:rsidRPr="00C36EB8">
              <w:rPr>
                <w:rFonts w:asciiTheme="majorHAnsi" w:hAnsiTheme="majorHAnsi" w:cstheme="majorHAnsi"/>
                <w:color w:val="auto"/>
              </w:rPr>
              <w:t xml:space="preserve"> as power output, </w:t>
            </w:r>
            <w:proofErr w:type="spellStart"/>
            <w:r w:rsidRPr="00C36EB8">
              <w:rPr>
                <w:rFonts w:asciiTheme="majorHAnsi" w:hAnsiTheme="majorHAnsi" w:cstheme="majorHAnsi"/>
                <w:color w:val="auto"/>
              </w:rPr>
              <w:t>also</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common-grounding</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with</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other</w:t>
            </w:r>
            <w:proofErr w:type="spellEnd"/>
            <w:r w:rsidRPr="00C36EB8">
              <w:rPr>
                <w:rFonts w:asciiTheme="majorHAnsi" w:hAnsiTheme="majorHAnsi" w:cstheme="majorHAnsi"/>
                <w:color w:val="auto"/>
              </w:rPr>
              <w:t xml:space="preserve"> user </w:t>
            </w:r>
            <w:proofErr w:type="spellStart"/>
            <w:r w:rsidRPr="00C36EB8">
              <w:rPr>
                <w:rFonts w:asciiTheme="majorHAnsi" w:hAnsiTheme="majorHAnsi" w:cstheme="majorHAnsi"/>
                <w:color w:val="auto"/>
              </w:rPr>
              <w:t>board</w:t>
            </w:r>
            <w:proofErr w:type="spellEnd"/>
          </w:p>
        </w:tc>
      </w:tr>
      <w:tr w:rsidR="00C36EB8" w:rsidRPr="00C36EB8" w14:paraId="57729578"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04AE33" w14:textId="32F723D7"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lastRenderedPageBreak/>
              <w:t>23</w:t>
            </w:r>
          </w:p>
        </w:tc>
        <w:tc>
          <w:tcPr>
            <w:tcW w:w="2410" w:type="dxa"/>
          </w:tcPr>
          <w:p w14:paraId="4C9B8AB5" w14:textId="3D96C0E0"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 xml:space="preserve">Power </w:t>
            </w:r>
            <w:proofErr w:type="spellStart"/>
            <w:r w:rsidRPr="00C36EB8">
              <w:rPr>
                <w:rStyle w:val="lev"/>
                <w:rFonts w:asciiTheme="majorHAnsi" w:hAnsiTheme="majorHAnsi" w:cstheme="majorHAnsi"/>
                <w:b w:val="0"/>
                <w:bCs w:val="0"/>
                <w:color w:val="auto"/>
              </w:rPr>
              <w:t>supply</w:t>
            </w:r>
            <w:proofErr w:type="spellEnd"/>
            <w:r w:rsidRPr="00C36EB8">
              <w:rPr>
                <w:rStyle w:val="lev"/>
                <w:rFonts w:asciiTheme="majorHAnsi" w:hAnsiTheme="majorHAnsi" w:cstheme="majorHAnsi"/>
                <w:b w:val="0"/>
                <w:bCs w:val="0"/>
                <w:color w:val="auto"/>
              </w:rPr>
              <w:t xml:space="preserve"> switch</w:t>
            </w:r>
          </w:p>
        </w:tc>
        <w:tc>
          <w:tcPr>
            <w:tcW w:w="5806" w:type="dxa"/>
          </w:tcPr>
          <w:p w14:paraId="062513BB" w14:textId="492FD409" w:rsidR="00505430" w:rsidRPr="00C36EB8" w:rsidRDefault="00DA725E" w:rsidP="00C36EB8">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w:t>
            </w:r>
            <w:proofErr w:type="spellStart"/>
            <w:r w:rsidRPr="00C36EB8">
              <w:rPr>
                <w:rFonts w:asciiTheme="majorHAnsi" w:hAnsiTheme="majorHAnsi" w:cstheme="majorHAnsi"/>
                <w:color w:val="auto"/>
              </w:rPr>
              <w:t>powered</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from</w:t>
            </w:r>
            <w:proofErr w:type="spellEnd"/>
            <w:r w:rsidRPr="00C36EB8">
              <w:rPr>
                <w:rFonts w:asciiTheme="majorHAnsi" w:hAnsiTheme="majorHAnsi" w:cstheme="majorHAnsi"/>
                <w:color w:val="auto"/>
              </w:rPr>
              <w:t xml:space="preserve"> 5VDC OR USB </w:t>
            </w:r>
            <w:proofErr w:type="spellStart"/>
            <w:r w:rsidRPr="00C36EB8">
              <w:rPr>
                <w:rFonts w:asciiTheme="majorHAnsi" w:hAnsiTheme="majorHAnsi" w:cstheme="majorHAnsi"/>
                <w:color w:val="auto"/>
              </w:rPr>
              <w:t>connection</w:t>
            </w:r>
            <w:proofErr w:type="spellEnd"/>
            <w:r w:rsidRPr="00C36EB8">
              <w:rPr>
                <w:rFonts w:asciiTheme="majorHAnsi" w:hAnsiTheme="majorHAnsi" w:cstheme="majorHAnsi"/>
                <w:color w:val="auto"/>
              </w:rPr>
              <w:t xml:space="preserve"> of the USART1</w:t>
            </w:r>
          </w:p>
        </w:tc>
      </w:tr>
      <w:tr w:rsidR="00C36EB8" w:rsidRPr="00C36EB8" w14:paraId="23057E65"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7558AFB2" w14:textId="40AFE0D2"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24</w:t>
            </w:r>
          </w:p>
        </w:tc>
        <w:tc>
          <w:tcPr>
            <w:tcW w:w="2410" w:type="dxa"/>
          </w:tcPr>
          <w:p w14:paraId="6659299C" w14:textId="6EDFBE5C"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CP2102</w:t>
            </w:r>
          </w:p>
        </w:tc>
        <w:tc>
          <w:tcPr>
            <w:tcW w:w="5806" w:type="dxa"/>
          </w:tcPr>
          <w:p w14:paraId="059E3FE2" w14:textId="5869732B" w:rsidR="00505430" w:rsidRPr="00C36EB8" w:rsidRDefault="00DA725E" w:rsidP="00C36EB8">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xml:space="preserve"> USB to UART </w:t>
            </w:r>
            <w:proofErr w:type="spellStart"/>
            <w:r w:rsidRPr="00C36EB8">
              <w:rPr>
                <w:rFonts w:asciiTheme="majorHAnsi" w:hAnsiTheme="majorHAnsi" w:cstheme="majorHAnsi"/>
                <w:color w:val="auto"/>
              </w:rPr>
              <w:t>convertor</w:t>
            </w:r>
            <w:proofErr w:type="spellEnd"/>
          </w:p>
        </w:tc>
      </w:tr>
      <w:tr w:rsidR="00C36EB8" w:rsidRPr="00C36EB8" w14:paraId="244212B5"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64494D5" w14:textId="3650A59E"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25</w:t>
            </w:r>
          </w:p>
        </w:tc>
        <w:tc>
          <w:tcPr>
            <w:tcW w:w="2410" w:type="dxa"/>
          </w:tcPr>
          <w:p w14:paraId="500E8CBD" w14:textId="0B9F016C"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proofErr w:type="spellStart"/>
            <w:r w:rsidRPr="00C36EB8">
              <w:rPr>
                <w:rStyle w:val="lev"/>
                <w:rFonts w:asciiTheme="majorHAnsi" w:hAnsiTheme="majorHAnsi" w:cstheme="majorHAnsi"/>
                <w:b w:val="0"/>
                <w:bCs w:val="0"/>
                <w:color w:val="auto"/>
              </w:rPr>
              <w:t>LEDs</w:t>
            </w:r>
            <w:proofErr w:type="spellEnd"/>
          </w:p>
        </w:tc>
        <w:tc>
          <w:tcPr>
            <w:tcW w:w="5806" w:type="dxa"/>
          </w:tcPr>
          <w:p w14:paraId="593A14F0" w14:textId="62EC72D5" w:rsidR="00505430" w:rsidRPr="00C36EB8" w:rsidRDefault="00DA725E" w:rsidP="00C36EB8">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roofErr w:type="spellStart"/>
            <w:r w:rsidRPr="00C36EB8">
              <w:rPr>
                <w:rFonts w:asciiTheme="majorHAnsi" w:hAnsiTheme="majorHAnsi" w:cstheme="majorHAnsi"/>
                <w:color w:val="auto"/>
              </w:rPr>
              <w:t>convenient</w:t>
            </w:r>
            <w:proofErr w:type="spellEnd"/>
            <w:r w:rsidRPr="00C36EB8">
              <w:rPr>
                <w:rFonts w:asciiTheme="majorHAnsi" w:hAnsiTheme="majorHAnsi" w:cstheme="majorHAnsi"/>
                <w:color w:val="auto"/>
              </w:rPr>
              <w:t xml:space="preserve"> for </w:t>
            </w:r>
            <w:proofErr w:type="spellStart"/>
            <w:r w:rsidRPr="00C36EB8">
              <w:rPr>
                <w:rFonts w:asciiTheme="majorHAnsi" w:hAnsiTheme="majorHAnsi" w:cstheme="majorHAnsi"/>
                <w:color w:val="auto"/>
              </w:rPr>
              <w:t>indicating</w:t>
            </w:r>
            <w:proofErr w:type="spellEnd"/>
            <w:r w:rsidRPr="00C36EB8">
              <w:rPr>
                <w:rFonts w:asciiTheme="majorHAnsi" w:hAnsiTheme="majorHAnsi" w:cstheme="majorHAnsi"/>
                <w:color w:val="auto"/>
              </w:rPr>
              <w:t xml:space="preserve"> I/O </w:t>
            </w:r>
            <w:proofErr w:type="spellStart"/>
            <w:r w:rsidRPr="00C36EB8">
              <w:rPr>
                <w:rFonts w:asciiTheme="majorHAnsi" w:hAnsiTheme="majorHAnsi" w:cstheme="majorHAnsi"/>
                <w:color w:val="auto"/>
              </w:rPr>
              <w:t>status</w:t>
            </w:r>
            <w:proofErr w:type="spellEnd"/>
            <w:r w:rsidRPr="00C36EB8">
              <w:rPr>
                <w:rFonts w:asciiTheme="majorHAnsi" w:hAnsiTheme="majorHAnsi" w:cstheme="majorHAnsi"/>
                <w:color w:val="auto"/>
              </w:rPr>
              <w:t xml:space="preserve"> and/or program running state</w:t>
            </w:r>
          </w:p>
        </w:tc>
      </w:tr>
      <w:tr w:rsidR="00C36EB8" w:rsidRPr="00C36EB8" w14:paraId="43731F5D"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4FA335F9" w14:textId="4EEE6342"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26</w:t>
            </w:r>
          </w:p>
        </w:tc>
        <w:tc>
          <w:tcPr>
            <w:tcW w:w="2410" w:type="dxa"/>
          </w:tcPr>
          <w:p w14:paraId="435A7663" w14:textId="75D3DFF5"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Joystick</w:t>
            </w:r>
          </w:p>
        </w:tc>
        <w:tc>
          <w:tcPr>
            <w:tcW w:w="5806" w:type="dxa"/>
          </w:tcPr>
          <w:p w14:paraId="007C8125" w14:textId="15D5984E" w:rsidR="00505430" w:rsidRPr="00C36EB8" w:rsidRDefault="00DA725E" w:rsidP="00C36EB8">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five positions</w:t>
            </w:r>
          </w:p>
        </w:tc>
      </w:tr>
      <w:tr w:rsidR="00C36EB8" w:rsidRPr="00C36EB8" w14:paraId="00DF0858"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565A2CE" w14:textId="2A62B20B"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27</w:t>
            </w:r>
          </w:p>
        </w:tc>
        <w:tc>
          <w:tcPr>
            <w:tcW w:w="2410" w:type="dxa"/>
          </w:tcPr>
          <w:p w14:paraId="77236D48" w14:textId="0D667701"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bCs w:val="0"/>
                <w:color w:val="auto"/>
              </w:rPr>
            </w:pPr>
            <w:r w:rsidRPr="00C36EB8">
              <w:rPr>
                <w:rStyle w:val="lev"/>
                <w:rFonts w:asciiTheme="majorHAnsi" w:hAnsiTheme="majorHAnsi" w:cstheme="majorHAnsi"/>
                <w:b w:val="0"/>
                <w:bCs w:val="0"/>
                <w:color w:val="auto"/>
              </w:rPr>
              <w:t xml:space="preserve">WAKE UP </w:t>
            </w:r>
            <w:proofErr w:type="spellStart"/>
            <w:r w:rsidRPr="00C36EB8">
              <w:rPr>
                <w:rStyle w:val="lev"/>
                <w:rFonts w:asciiTheme="majorHAnsi" w:hAnsiTheme="majorHAnsi" w:cstheme="majorHAnsi"/>
                <w:b w:val="0"/>
                <w:bCs w:val="0"/>
                <w:color w:val="auto"/>
              </w:rPr>
              <w:t>button</w:t>
            </w:r>
            <w:proofErr w:type="spellEnd"/>
          </w:p>
        </w:tc>
        <w:tc>
          <w:tcPr>
            <w:tcW w:w="5806" w:type="dxa"/>
          </w:tcPr>
          <w:p w14:paraId="2524690E" w14:textId="7B33AF2F" w:rsidR="00505430" w:rsidRPr="00C36EB8" w:rsidRDefault="00DA725E" w:rsidP="00C36EB8">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w:t>
            </w:r>
            <w:proofErr w:type="spellStart"/>
            <w:r w:rsidRPr="00C36EB8">
              <w:rPr>
                <w:rFonts w:asciiTheme="majorHAnsi" w:hAnsiTheme="majorHAnsi" w:cstheme="majorHAnsi"/>
                <w:color w:val="auto"/>
              </w:rPr>
              <w:t>used</w:t>
            </w:r>
            <w:proofErr w:type="spellEnd"/>
            <w:r w:rsidRPr="00C36EB8">
              <w:rPr>
                <w:rFonts w:asciiTheme="majorHAnsi" w:hAnsiTheme="majorHAnsi" w:cstheme="majorHAnsi"/>
                <w:color w:val="auto"/>
              </w:rPr>
              <w:t xml:space="preserve"> as </w:t>
            </w:r>
            <w:proofErr w:type="spellStart"/>
            <w:r w:rsidRPr="00C36EB8">
              <w:rPr>
                <w:rFonts w:asciiTheme="majorHAnsi" w:hAnsiTheme="majorHAnsi" w:cstheme="majorHAnsi"/>
                <w:color w:val="auto"/>
              </w:rPr>
              <w:t>regular</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button</w:t>
            </w:r>
            <w:proofErr w:type="spellEnd"/>
            <w:r w:rsidRPr="00C36EB8">
              <w:rPr>
                <w:rFonts w:asciiTheme="majorHAnsi" w:hAnsiTheme="majorHAnsi" w:cstheme="majorHAnsi"/>
                <w:color w:val="auto"/>
              </w:rPr>
              <w:t xml:space="preserve">, and/or wake up the STM32 MCU </w:t>
            </w:r>
            <w:proofErr w:type="spellStart"/>
            <w:r w:rsidRPr="00C36EB8">
              <w:rPr>
                <w:rFonts w:asciiTheme="majorHAnsi" w:hAnsiTheme="majorHAnsi" w:cstheme="majorHAnsi"/>
                <w:color w:val="auto"/>
              </w:rPr>
              <w:t>from</w:t>
            </w:r>
            <w:proofErr w:type="spellEnd"/>
            <w:r w:rsidRPr="00C36EB8">
              <w:rPr>
                <w:rFonts w:asciiTheme="majorHAnsi" w:hAnsiTheme="majorHAnsi" w:cstheme="majorHAnsi"/>
                <w:color w:val="auto"/>
              </w:rPr>
              <w:t xml:space="preserve"> </w:t>
            </w:r>
            <w:proofErr w:type="spellStart"/>
            <w:r w:rsidRPr="00C36EB8">
              <w:rPr>
                <w:rFonts w:asciiTheme="majorHAnsi" w:hAnsiTheme="majorHAnsi" w:cstheme="majorHAnsi"/>
                <w:color w:val="auto"/>
              </w:rPr>
              <w:t>sleep</w:t>
            </w:r>
            <w:proofErr w:type="spellEnd"/>
          </w:p>
        </w:tc>
      </w:tr>
      <w:tr w:rsidR="00C36EB8" w:rsidRPr="00C36EB8" w14:paraId="63F71EED"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64417195" w14:textId="27552C62"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28</w:t>
            </w:r>
          </w:p>
        </w:tc>
        <w:tc>
          <w:tcPr>
            <w:tcW w:w="2410" w:type="dxa"/>
          </w:tcPr>
          <w:p w14:paraId="3DAF4921" w14:textId="3D3C9D7E"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rPr>
            </w:pPr>
            <w:r w:rsidRPr="00C36EB8">
              <w:rPr>
                <w:rFonts w:asciiTheme="majorHAnsi" w:hAnsiTheme="majorHAnsi" w:cstheme="majorHAnsi"/>
                <w:color w:val="auto"/>
              </w:rPr>
              <w:t xml:space="preserve">Reset </w:t>
            </w:r>
            <w:proofErr w:type="spellStart"/>
            <w:r w:rsidRPr="00C36EB8">
              <w:rPr>
                <w:rFonts w:asciiTheme="majorHAnsi" w:hAnsiTheme="majorHAnsi" w:cstheme="majorHAnsi"/>
                <w:color w:val="auto"/>
              </w:rPr>
              <w:t>button</w:t>
            </w:r>
            <w:proofErr w:type="spellEnd"/>
          </w:p>
        </w:tc>
        <w:tc>
          <w:tcPr>
            <w:tcW w:w="5806" w:type="dxa"/>
          </w:tcPr>
          <w:p w14:paraId="08955554" w14:textId="77777777"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p>
        </w:tc>
      </w:tr>
      <w:tr w:rsidR="00C36EB8" w:rsidRPr="00C36EB8" w14:paraId="4EEBA5D3"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30327BC" w14:textId="09948405"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29</w:t>
            </w:r>
          </w:p>
        </w:tc>
        <w:tc>
          <w:tcPr>
            <w:tcW w:w="2410" w:type="dxa"/>
          </w:tcPr>
          <w:p w14:paraId="1B181617" w14:textId="45EB4AAC"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Style w:val="lev"/>
                <w:rFonts w:asciiTheme="majorHAnsi" w:eastAsia="Times New Roman" w:hAnsiTheme="majorHAnsi" w:cstheme="majorHAnsi"/>
                <w:b w:val="0"/>
                <w:bCs w:val="0"/>
                <w:color w:val="auto"/>
                <w:lang w:eastAsia="fr-FR"/>
              </w:rPr>
            </w:pPr>
            <w:r w:rsidRPr="00C36EB8">
              <w:rPr>
                <w:rFonts w:asciiTheme="majorHAnsi" w:eastAsia="Times New Roman" w:hAnsiTheme="majorHAnsi" w:cstheme="majorHAnsi"/>
                <w:color w:val="auto"/>
                <w:lang w:eastAsia="fr-FR"/>
              </w:rPr>
              <w:t>USART1 jumper</w:t>
            </w:r>
          </w:p>
        </w:tc>
        <w:tc>
          <w:tcPr>
            <w:tcW w:w="5806" w:type="dxa"/>
          </w:tcPr>
          <w:p w14:paraId="06142C14" w14:textId="77777777"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
        </w:tc>
      </w:tr>
      <w:tr w:rsidR="00C36EB8" w:rsidRPr="00C36EB8" w14:paraId="13F32367"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2D660179" w14:textId="2199742F"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30</w:t>
            </w:r>
          </w:p>
        </w:tc>
        <w:tc>
          <w:tcPr>
            <w:tcW w:w="2410" w:type="dxa"/>
          </w:tcPr>
          <w:p w14:paraId="3D535054" w14:textId="7D75BB30"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fr-FR"/>
              </w:rPr>
            </w:pPr>
            <w:r w:rsidRPr="00C36EB8">
              <w:rPr>
                <w:rStyle w:val="lev"/>
                <w:rFonts w:asciiTheme="majorHAnsi" w:hAnsiTheme="majorHAnsi" w:cstheme="majorHAnsi"/>
                <w:b w:val="0"/>
                <w:bCs w:val="0"/>
                <w:color w:val="auto"/>
                <w:shd w:val="clear" w:color="auto" w:fill="FFFFFF"/>
              </w:rPr>
              <w:t>LED jumper</w:t>
            </w:r>
          </w:p>
        </w:tc>
        <w:tc>
          <w:tcPr>
            <w:tcW w:w="5806" w:type="dxa"/>
          </w:tcPr>
          <w:p w14:paraId="680646C9" w14:textId="0D26E155" w:rsidR="00DA725E" w:rsidRPr="00C36EB8" w:rsidRDefault="00DA725E" w:rsidP="00C36EB8">
            <w:pPr>
              <w:pStyle w:val="Style1"/>
              <w:numPr>
                <w:ilvl w:val="0"/>
                <w:numId w:val="78"/>
              </w:num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fr-FR"/>
              </w:rPr>
            </w:pPr>
            <w:r w:rsidRPr="00C36EB8">
              <w:rPr>
                <w:rFonts w:asciiTheme="majorHAnsi" w:eastAsia="Times New Roman" w:hAnsiTheme="majorHAnsi" w:cstheme="majorHAnsi"/>
                <w:color w:val="auto"/>
                <w:lang w:eastAsia="fr-FR"/>
              </w:rPr>
              <w:t xml:space="preserve">short the jumper to </w:t>
            </w:r>
            <w:proofErr w:type="spellStart"/>
            <w:r w:rsidRPr="00C36EB8">
              <w:rPr>
                <w:rFonts w:asciiTheme="majorHAnsi" w:eastAsia="Times New Roman" w:hAnsiTheme="majorHAnsi" w:cstheme="majorHAnsi"/>
                <w:color w:val="auto"/>
                <w:lang w:eastAsia="fr-FR"/>
              </w:rPr>
              <w:t>connect</w:t>
            </w:r>
            <w:proofErr w:type="spellEnd"/>
            <w:r w:rsidRPr="00C36EB8">
              <w:rPr>
                <w:rFonts w:asciiTheme="majorHAnsi" w:eastAsia="Times New Roman" w:hAnsiTheme="majorHAnsi" w:cstheme="majorHAnsi"/>
                <w:color w:val="auto"/>
                <w:lang w:eastAsia="fr-FR"/>
              </w:rPr>
              <w:t xml:space="preserve"> to default I/Os </w:t>
            </w:r>
            <w:proofErr w:type="spellStart"/>
            <w:r w:rsidRPr="00C36EB8">
              <w:rPr>
                <w:rFonts w:asciiTheme="majorHAnsi" w:eastAsia="Times New Roman" w:hAnsiTheme="majorHAnsi" w:cstheme="majorHAnsi"/>
                <w:color w:val="auto"/>
                <w:lang w:eastAsia="fr-FR"/>
              </w:rPr>
              <w:t>used</w:t>
            </w:r>
            <w:proofErr w:type="spellEnd"/>
            <w:r w:rsidRPr="00C36EB8">
              <w:rPr>
                <w:rFonts w:asciiTheme="majorHAnsi" w:eastAsia="Times New Roman" w:hAnsiTheme="majorHAnsi" w:cstheme="majorHAnsi"/>
                <w:color w:val="auto"/>
                <w:lang w:eastAsia="fr-FR"/>
              </w:rPr>
              <w:t xml:space="preserve"> in </w:t>
            </w:r>
            <w:proofErr w:type="spellStart"/>
            <w:r w:rsidRPr="00C36EB8">
              <w:rPr>
                <w:rFonts w:asciiTheme="majorHAnsi" w:eastAsia="Times New Roman" w:hAnsiTheme="majorHAnsi" w:cstheme="majorHAnsi"/>
                <w:color w:val="auto"/>
                <w:lang w:eastAsia="fr-FR"/>
              </w:rPr>
              <w:t>example</w:t>
            </w:r>
            <w:proofErr w:type="spellEnd"/>
            <w:r w:rsidRPr="00C36EB8">
              <w:rPr>
                <w:rFonts w:asciiTheme="majorHAnsi" w:eastAsia="Times New Roman" w:hAnsiTheme="majorHAnsi" w:cstheme="majorHAnsi"/>
                <w:color w:val="auto"/>
                <w:lang w:eastAsia="fr-FR"/>
              </w:rPr>
              <w:t xml:space="preserve"> code</w:t>
            </w:r>
          </w:p>
          <w:p w14:paraId="403D8A65" w14:textId="3E050412" w:rsidR="00505430" w:rsidRPr="00C36EB8" w:rsidRDefault="00DA725E" w:rsidP="00C36EB8">
            <w:pPr>
              <w:pStyle w:val="Style1"/>
              <w:numPr>
                <w:ilvl w:val="0"/>
                <w:numId w:val="78"/>
              </w:num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fr-FR"/>
              </w:rPr>
            </w:pPr>
            <w:r w:rsidRPr="00C36EB8">
              <w:rPr>
                <w:rFonts w:asciiTheme="majorHAnsi" w:eastAsia="Times New Roman" w:hAnsiTheme="majorHAnsi" w:cstheme="majorHAnsi"/>
                <w:color w:val="auto"/>
                <w:lang w:eastAsia="fr-FR"/>
              </w:rPr>
              <w:t xml:space="preserve">open the jumper to </w:t>
            </w:r>
            <w:proofErr w:type="spellStart"/>
            <w:r w:rsidRPr="00C36EB8">
              <w:rPr>
                <w:rFonts w:asciiTheme="majorHAnsi" w:eastAsia="Times New Roman" w:hAnsiTheme="majorHAnsi" w:cstheme="majorHAnsi"/>
                <w:color w:val="auto"/>
                <w:lang w:eastAsia="fr-FR"/>
              </w:rPr>
              <w:t>connect</w:t>
            </w:r>
            <w:proofErr w:type="spellEnd"/>
            <w:r w:rsidRPr="00C36EB8">
              <w:rPr>
                <w:rFonts w:asciiTheme="majorHAnsi" w:eastAsia="Times New Roman" w:hAnsiTheme="majorHAnsi" w:cstheme="majorHAnsi"/>
                <w:color w:val="auto"/>
                <w:lang w:eastAsia="fr-FR"/>
              </w:rPr>
              <w:t xml:space="preserve"> to custom I/Os via jumper </w:t>
            </w:r>
            <w:proofErr w:type="spellStart"/>
            <w:r w:rsidRPr="00C36EB8">
              <w:rPr>
                <w:rFonts w:asciiTheme="majorHAnsi" w:eastAsia="Times New Roman" w:hAnsiTheme="majorHAnsi" w:cstheme="majorHAnsi"/>
                <w:color w:val="auto"/>
                <w:lang w:eastAsia="fr-FR"/>
              </w:rPr>
              <w:t>wires</w:t>
            </w:r>
            <w:proofErr w:type="spellEnd"/>
          </w:p>
        </w:tc>
      </w:tr>
      <w:tr w:rsidR="00C36EB8" w:rsidRPr="00C36EB8" w14:paraId="2ED68D82" w14:textId="77777777" w:rsidTr="00AA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EF56288" w14:textId="170AE3AD"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31</w:t>
            </w:r>
          </w:p>
        </w:tc>
        <w:tc>
          <w:tcPr>
            <w:tcW w:w="2410" w:type="dxa"/>
          </w:tcPr>
          <w:p w14:paraId="66D1C97B" w14:textId="1B4FC334" w:rsidR="00505430" w:rsidRPr="00C36EB8" w:rsidRDefault="00505430" w:rsidP="00C36EB8">
            <w:pPr>
              <w:pStyle w:val="Style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Style w:val="lev"/>
                <w:rFonts w:asciiTheme="majorHAnsi" w:hAnsiTheme="majorHAnsi" w:cstheme="majorHAnsi"/>
                <w:b w:val="0"/>
                <w:bCs w:val="0"/>
                <w:color w:val="auto"/>
              </w:rPr>
              <w:t>KEY jumper</w:t>
            </w:r>
          </w:p>
        </w:tc>
        <w:tc>
          <w:tcPr>
            <w:tcW w:w="5806" w:type="dxa"/>
          </w:tcPr>
          <w:p w14:paraId="56102FF1" w14:textId="654FA86F" w:rsidR="00DA725E" w:rsidRPr="00C36EB8" w:rsidRDefault="00DA725E" w:rsidP="00C36EB8">
            <w:pPr>
              <w:pStyle w:val="Style1"/>
              <w:numPr>
                <w:ilvl w:val="0"/>
                <w:numId w:val="79"/>
              </w:num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xml:space="preserve">short the jumper to </w:t>
            </w:r>
            <w:proofErr w:type="spellStart"/>
            <w:r w:rsidRPr="00C36EB8">
              <w:rPr>
                <w:rFonts w:asciiTheme="majorHAnsi" w:hAnsiTheme="majorHAnsi" w:cstheme="majorHAnsi"/>
                <w:color w:val="auto"/>
              </w:rPr>
              <w:t>connect</w:t>
            </w:r>
            <w:proofErr w:type="spellEnd"/>
            <w:r w:rsidRPr="00C36EB8">
              <w:rPr>
                <w:rFonts w:asciiTheme="majorHAnsi" w:hAnsiTheme="majorHAnsi" w:cstheme="majorHAnsi"/>
                <w:color w:val="auto"/>
              </w:rPr>
              <w:t xml:space="preserve"> to default I/Os </w:t>
            </w:r>
            <w:proofErr w:type="spellStart"/>
            <w:r w:rsidRPr="00C36EB8">
              <w:rPr>
                <w:rFonts w:asciiTheme="majorHAnsi" w:hAnsiTheme="majorHAnsi" w:cstheme="majorHAnsi"/>
                <w:color w:val="auto"/>
              </w:rPr>
              <w:t>used</w:t>
            </w:r>
            <w:proofErr w:type="spellEnd"/>
            <w:r w:rsidRPr="00C36EB8">
              <w:rPr>
                <w:rFonts w:asciiTheme="majorHAnsi" w:hAnsiTheme="majorHAnsi" w:cstheme="majorHAnsi"/>
                <w:color w:val="auto"/>
              </w:rPr>
              <w:t xml:space="preserve"> in </w:t>
            </w:r>
            <w:proofErr w:type="spellStart"/>
            <w:r w:rsidRPr="00C36EB8">
              <w:rPr>
                <w:rFonts w:asciiTheme="majorHAnsi" w:hAnsiTheme="majorHAnsi" w:cstheme="majorHAnsi"/>
                <w:color w:val="auto"/>
              </w:rPr>
              <w:t>example</w:t>
            </w:r>
            <w:proofErr w:type="spellEnd"/>
            <w:r w:rsidRPr="00C36EB8">
              <w:rPr>
                <w:rFonts w:asciiTheme="majorHAnsi" w:hAnsiTheme="majorHAnsi" w:cstheme="majorHAnsi"/>
                <w:color w:val="auto"/>
              </w:rPr>
              <w:t xml:space="preserve"> code</w:t>
            </w:r>
          </w:p>
          <w:p w14:paraId="192B57DE" w14:textId="145BA48F" w:rsidR="00505430" w:rsidRPr="00C36EB8" w:rsidRDefault="00DA725E" w:rsidP="00C36EB8">
            <w:pPr>
              <w:pStyle w:val="Style1"/>
              <w:numPr>
                <w:ilvl w:val="0"/>
                <w:numId w:val="79"/>
              </w:num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C36EB8">
              <w:rPr>
                <w:rFonts w:asciiTheme="majorHAnsi" w:hAnsiTheme="majorHAnsi" w:cstheme="majorHAnsi"/>
                <w:color w:val="auto"/>
              </w:rPr>
              <w:t xml:space="preserve">open the jumper to </w:t>
            </w:r>
            <w:proofErr w:type="spellStart"/>
            <w:r w:rsidRPr="00C36EB8">
              <w:rPr>
                <w:rFonts w:asciiTheme="majorHAnsi" w:hAnsiTheme="majorHAnsi" w:cstheme="majorHAnsi"/>
                <w:color w:val="auto"/>
              </w:rPr>
              <w:t>connect</w:t>
            </w:r>
            <w:proofErr w:type="spellEnd"/>
            <w:r w:rsidRPr="00C36EB8">
              <w:rPr>
                <w:rFonts w:asciiTheme="majorHAnsi" w:hAnsiTheme="majorHAnsi" w:cstheme="majorHAnsi"/>
                <w:color w:val="auto"/>
              </w:rPr>
              <w:t xml:space="preserve"> to custom I/Os via jumper </w:t>
            </w:r>
            <w:proofErr w:type="spellStart"/>
            <w:r w:rsidRPr="00C36EB8">
              <w:rPr>
                <w:rFonts w:asciiTheme="majorHAnsi" w:hAnsiTheme="majorHAnsi" w:cstheme="majorHAnsi"/>
                <w:color w:val="auto"/>
              </w:rPr>
              <w:t>wires</w:t>
            </w:r>
            <w:proofErr w:type="spellEnd"/>
          </w:p>
        </w:tc>
      </w:tr>
      <w:tr w:rsidR="00C36EB8" w:rsidRPr="00C36EB8" w14:paraId="76E8C324" w14:textId="77777777" w:rsidTr="00AA7741">
        <w:tc>
          <w:tcPr>
            <w:cnfStyle w:val="001000000000" w:firstRow="0" w:lastRow="0" w:firstColumn="1" w:lastColumn="0" w:oddVBand="0" w:evenVBand="0" w:oddHBand="0" w:evenHBand="0" w:firstRowFirstColumn="0" w:firstRowLastColumn="0" w:lastRowFirstColumn="0" w:lastRowLastColumn="0"/>
            <w:tcW w:w="846" w:type="dxa"/>
          </w:tcPr>
          <w:p w14:paraId="54084CE7" w14:textId="17CD2AF5" w:rsidR="00505430" w:rsidRPr="00C36EB8" w:rsidRDefault="00DA725E" w:rsidP="00C36EB8">
            <w:pPr>
              <w:pStyle w:val="Style1"/>
              <w:rPr>
                <w:rFonts w:asciiTheme="majorHAnsi" w:hAnsiTheme="majorHAnsi" w:cstheme="majorHAnsi"/>
                <w:color w:val="auto"/>
              </w:rPr>
            </w:pPr>
            <w:r w:rsidRPr="00C36EB8">
              <w:rPr>
                <w:rFonts w:asciiTheme="majorHAnsi" w:hAnsiTheme="majorHAnsi" w:cstheme="majorHAnsi"/>
                <w:color w:val="auto"/>
              </w:rPr>
              <w:t>32</w:t>
            </w:r>
          </w:p>
        </w:tc>
        <w:tc>
          <w:tcPr>
            <w:tcW w:w="2410" w:type="dxa"/>
          </w:tcPr>
          <w:p w14:paraId="5D7B2909" w14:textId="6AFFD922" w:rsidR="00505430" w:rsidRPr="00C36EB8" w:rsidRDefault="00505430" w:rsidP="00C36EB8">
            <w:pPr>
              <w:pStyle w:val="Style1"/>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bCs w:val="0"/>
                <w:color w:val="auto"/>
                <w:sz w:val="22"/>
                <w:szCs w:val="22"/>
                <w:shd w:val="clear" w:color="auto" w:fill="FFFFFF"/>
              </w:rPr>
            </w:pPr>
            <w:r w:rsidRPr="00C36EB8">
              <w:rPr>
                <w:rStyle w:val="lev"/>
                <w:rFonts w:asciiTheme="majorHAnsi" w:hAnsiTheme="majorHAnsi" w:cstheme="majorHAnsi"/>
                <w:b w:val="0"/>
                <w:bCs w:val="0"/>
                <w:color w:val="auto"/>
                <w:sz w:val="22"/>
                <w:szCs w:val="22"/>
                <w:shd w:val="clear" w:color="auto" w:fill="FFFFFF"/>
              </w:rPr>
              <w:t>Arduino jumper</w:t>
            </w:r>
          </w:p>
        </w:tc>
        <w:tc>
          <w:tcPr>
            <w:tcW w:w="5806" w:type="dxa"/>
          </w:tcPr>
          <w:p w14:paraId="11813D7E" w14:textId="1B061705" w:rsidR="00DA725E" w:rsidRPr="00C36EB8" w:rsidRDefault="00DA725E" w:rsidP="00C36EB8">
            <w:pPr>
              <w:pStyle w:val="Style1"/>
              <w:numPr>
                <w:ilvl w:val="0"/>
                <w:numId w:val="80"/>
              </w:num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fr-FR"/>
              </w:rPr>
            </w:pPr>
            <w:r w:rsidRPr="00C36EB8">
              <w:rPr>
                <w:rFonts w:asciiTheme="majorHAnsi" w:eastAsia="Times New Roman" w:hAnsiTheme="majorHAnsi" w:cstheme="majorHAnsi"/>
                <w:color w:val="auto"/>
                <w:lang w:eastAsia="fr-FR"/>
              </w:rPr>
              <w:t xml:space="preserve">short the </w:t>
            </w:r>
            <w:proofErr w:type="spellStart"/>
            <w:r w:rsidRPr="00C36EB8">
              <w:rPr>
                <w:rFonts w:asciiTheme="majorHAnsi" w:eastAsia="Times New Roman" w:hAnsiTheme="majorHAnsi" w:cstheme="majorHAnsi"/>
                <w:color w:val="auto"/>
                <w:lang w:eastAsia="fr-FR"/>
              </w:rPr>
              <w:t>upper</w:t>
            </w:r>
            <w:proofErr w:type="spellEnd"/>
            <w:r w:rsidRPr="00C36EB8">
              <w:rPr>
                <w:rFonts w:asciiTheme="majorHAnsi" w:eastAsia="Times New Roman" w:hAnsiTheme="majorHAnsi" w:cstheme="majorHAnsi"/>
                <w:color w:val="auto"/>
                <w:lang w:eastAsia="fr-FR"/>
              </w:rPr>
              <w:t xml:space="preserve"> pins, A4, A5 </w:t>
            </w:r>
            <w:proofErr w:type="spellStart"/>
            <w:r w:rsidRPr="00C36EB8">
              <w:rPr>
                <w:rFonts w:asciiTheme="majorHAnsi" w:eastAsia="Times New Roman" w:hAnsiTheme="majorHAnsi" w:cstheme="majorHAnsi"/>
                <w:color w:val="auto"/>
                <w:lang w:eastAsia="fr-FR"/>
              </w:rPr>
              <w:t>is</w:t>
            </w:r>
            <w:proofErr w:type="spellEnd"/>
            <w:r w:rsidRPr="00C36EB8">
              <w:rPr>
                <w:rFonts w:asciiTheme="majorHAnsi" w:eastAsia="Times New Roman" w:hAnsiTheme="majorHAnsi" w:cstheme="majorHAnsi"/>
                <w:color w:val="auto"/>
                <w:lang w:eastAsia="fr-FR"/>
              </w:rPr>
              <w:t xml:space="preserve"> </w:t>
            </w:r>
            <w:proofErr w:type="spellStart"/>
            <w:r w:rsidRPr="00C36EB8">
              <w:rPr>
                <w:rFonts w:asciiTheme="majorHAnsi" w:eastAsia="Times New Roman" w:hAnsiTheme="majorHAnsi" w:cstheme="majorHAnsi"/>
                <w:color w:val="auto"/>
                <w:lang w:eastAsia="fr-FR"/>
              </w:rPr>
              <w:t>used</w:t>
            </w:r>
            <w:proofErr w:type="spellEnd"/>
            <w:r w:rsidRPr="00C36EB8">
              <w:rPr>
                <w:rFonts w:asciiTheme="majorHAnsi" w:eastAsia="Times New Roman" w:hAnsiTheme="majorHAnsi" w:cstheme="majorHAnsi"/>
                <w:color w:val="auto"/>
                <w:lang w:eastAsia="fr-FR"/>
              </w:rPr>
              <w:t xml:space="preserve"> as AD </w:t>
            </w:r>
            <w:proofErr w:type="spellStart"/>
            <w:r w:rsidRPr="00C36EB8">
              <w:rPr>
                <w:rFonts w:asciiTheme="majorHAnsi" w:eastAsia="Times New Roman" w:hAnsiTheme="majorHAnsi" w:cstheme="majorHAnsi"/>
                <w:color w:val="auto"/>
                <w:lang w:eastAsia="fr-FR"/>
              </w:rPr>
              <w:t>function</w:t>
            </w:r>
            <w:proofErr w:type="spellEnd"/>
          </w:p>
          <w:p w14:paraId="58E2266B" w14:textId="5AE884C6" w:rsidR="00505430" w:rsidRPr="00C36EB8" w:rsidRDefault="00DA725E" w:rsidP="00C36EB8">
            <w:pPr>
              <w:pStyle w:val="Style1"/>
              <w:numPr>
                <w:ilvl w:val="0"/>
                <w:numId w:val="80"/>
              </w:num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fr-FR"/>
              </w:rPr>
            </w:pPr>
            <w:r w:rsidRPr="00C36EB8">
              <w:rPr>
                <w:rFonts w:asciiTheme="majorHAnsi" w:eastAsia="Times New Roman" w:hAnsiTheme="majorHAnsi" w:cstheme="majorHAnsi"/>
                <w:color w:val="auto"/>
                <w:lang w:eastAsia="fr-FR"/>
              </w:rPr>
              <w:t xml:space="preserve">short the </w:t>
            </w:r>
            <w:proofErr w:type="spellStart"/>
            <w:r w:rsidRPr="00C36EB8">
              <w:rPr>
                <w:rFonts w:asciiTheme="majorHAnsi" w:eastAsia="Times New Roman" w:hAnsiTheme="majorHAnsi" w:cstheme="majorHAnsi"/>
                <w:color w:val="auto"/>
                <w:lang w:eastAsia="fr-FR"/>
              </w:rPr>
              <w:t>lower</w:t>
            </w:r>
            <w:proofErr w:type="spellEnd"/>
            <w:r w:rsidRPr="00C36EB8">
              <w:rPr>
                <w:rFonts w:asciiTheme="majorHAnsi" w:eastAsia="Times New Roman" w:hAnsiTheme="majorHAnsi" w:cstheme="majorHAnsi"/>
                <w:color w:val="auto"/>
                <w:lang w:eastAsia="fr-FR"/>
              </w:rPr>
              <w:t xml:space="preserve"> pins, A4, A5 </w:t>
            </w:r>
            <w:proofErr w:type="spellStart"/>
            <w:r w:rsidRPr="00C36EB8">
              <w:rPr>
                <w:rFonts w:asciiTheme="majorHAnsi" w:eastAsia="Times New Roman" w:hAnsiTheme="majorHAnsi" w:cstheme="majorHAnsi"/>
                <w:color w:val="auto"/>
                <w:lang w:eastAsia="fr-FR"/>
              </w:rPr>
              <w:t>is</w:t>
            </w:r>
            <w:proofErr w:type="spellEnd"/>
            <w:r w:rsidRPr="00C36EB8">
              <w:rPr>
                <w:rFonts w:asciiTheme="majorHAnsi" w:eastAsia="Times New Roman" w:hAnsiTheme="majorHAnsi" w:cstheme="majorHAnsi"/>
                <w:color w:val="auto"/>
                <w:lang w:eastAsia="fr-FR"/>
              </w:rPr>
              <w:t xml:space="preserve"> </w:t>
            </w:r>
            <w:proofErr w:type="spellStart"/>
            <w:r w:rsidRPr="00C36EB8">
              <w:rPr>
                <w:rFonts w:asciiTheme="majorHAnsi" w:eastAsia="Times New Roman" w:hAnsiTheme="majorHAnsi" w:cstheme="majorHAnsi"/>
                <w:color w:val="auto"/>
                <w:lang w:eastAsia="fr-FR"/>
              </w:rPr>
              <w:t>used</w:t>
            </w:r>
            <w:proofErr w:type="spellEnd"/>
            <w:r w:rsidRPr="00C36EB8">
              <w:rPr>
                <w:rFonts w:asciiTheme="majorHAnsi" w:eastAsia="Times New Roman" w:hAnsiTheme="majorHAnsi" w:cstheme="majorHAnsi"/>
                <w:color w:val="auto"/>
                <w:lang w:eastAsia="fr-FR"/>
              </w:rPr>
              <w:t xml:space="preserve"> as I2C </w:t>
            </w:r>
            <w:proofErr w:type="spellStart"/>
            <w:r w:rsidRPr="00C36EB8">
              <w:rPr>
                <w:rFonts w:asciiTheme="majorHAnsi" w:eastAsia="Times New Roman" w:hAnsiTheme="majorHAnsi" w:cstheme="majorHAnsi"/>
                <w:color w:val="auto"/>
                <w:lang w:eastAsia="fr-FR"/>
              </w:rPr>
              <w:t>function</w:t>
            </w:r>
            <w:proofErr w:type="spellEnd"/>
          </w:p>
        </w:tc>
      </w:tr>
    </w:tbl>
    <w:p w14:paraId="339A8BCF" w14:textId="5AEEE5E8" w:rsidR="00505430" w:rsidRDefault="00505430" w:rsidP="00387B93">
      <w:pPr>
        <w:pStyle w:val="Style1"/>
        <w:ind w:firstLine="360"/>
      </w:pPr>
    </w:p>
    <w:p w14:paraId="49A16BBF" w14:textId="24E9B025" w:rsidR="00AA7741" w:rsidRPr="000F23C7" w:rsidRDefault="000F23C7" w:rsidP="00010AC7">
      <w:pPr>
        <w:pStyle w:val="Style1"/>
        <w:numPr>
          <w:ilvl w:val="0"/>
          <w:numId w:val="29"/>
        </w:numPr>
        <w:rPr>
          <w:b/>
          <w:bCs/>
          <w:sz w:val="28"/>
          <w:szCs w:val="28"/>
        </w:rPr>
      </w:pPr>
      <w:r>
        <w:rPr>
          <w:noProof/>
          <w:lang w:eastAsia="fr-FR"/>
        </w:rPr>
        <w:drawing>
          <wp:anchor distT="0" distB="0" distL="114300" distR="114300" simplePos="0" relativeHeight="251767808" behindDoc="0" locked="0" layoutInCell="1" allowOverlap="1" wp14:anchorId="40834F9B" wp14:editId="0536A52C">
            <wp:simplePos x="0" y="0"/>
            <wp:positionH relativeFrom="margin">
              <wp:posOffset>1304925</wp:posOffset>
            </wp:positionH>
            <wp:positionV relativeFrom="paragraph">
              <wp:posOffset>195580</wp:posOffset>
            </wp:positionV>
            <wp:extent cx="3608070" cy="2608580"/>
            <wp:effectExtent l="0" t="0" r="0" b="127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reH743I-intro.jpg"/>
                    <pic:cNvPicPr/>
                  </pic:nvPicPr>
                  <pic:blipFill>
                    <a:blip r:embed="rId48">
                      <a:extLst>
                        <a:ext uri="{28A0092B-C50C-407E-A947-70E740481C1C}">
                          <a14:useLocalDpi xmlns:a14="http://schemas.microsoft.com/office/drawing/2010/main" val="0"/>
                        </a:ext>
                      </a:extLst>
                    </a:blip>
                    <a:stretch>
                      <a:fillRect/>
                    </a:stretch>
                  </pic:blipFill>
                  <pic:spPr>
                    <a:xfrm>
                      <a:off x="0" y="0"/>
                      <a:ext cx="3608070" cy="2608580"/>
                    </a:xfrm>
                    <a:prstGeom prst="rect">
                      <a:avLst/>
                    </a:prstGeom>
                  </pic:spPr>
                </pic:pic>
              </a:graphicData>
            </a:graphic>
            <wp14:sizeRelH relativeFrom="margin">
              <wp14:pctWidth>0</wp14:pctWidth>
            </wp14:sizeRelH>
            <wp14:sizeRelV relativeFrom="margin">
              <wp14:pctHeight>0</wp14:pctHeight>
            </wp14:sizeRelV>
          </wp:anchor>
        </w:drawing>
      </w:r>
      <w:r w:rsidR="00AA7741" w:rsidRPr="000F23C7">
        <w:rPr>
          <w:b/>
          <w:bCs/>
          <w:sz w:val="28"/>
          <w:szCs w:val="28"/>
        </w:rPr>
        <w:t>CoreH743I</w:t>
      </w:r>
    </w:p>
    <w:p w14:paraId="4FDB141E" w14:textId="6FE88B47" w:rsidR="00AA7741" w:rsidRDefault="00AA7741" w:rsidP="00AA7741">
      <w:pPr>
        <w:pStyle w:val="Style1"/>
        <w:ind w:left="720"/>
      </w:pPr>
    </w:p>
    <w:p w14:paraId="4AF2508D" w14:textId="77777777" w:rsidR="00505430" w:rsidRDefault="00505430" w:rsidP="00387B93">
      <w:pPr>
        <w:pStyle w:val="Style1"/>
        <w:ind w:firstLine="360"/>
      </w:pPr>
    </w:p>
    <w:p w14:paraId="4D090E95" w14:textId="77777777" w:rsidR="00505430" w:rsidRDefault="00505430" w:rsidP="00387B93">
      <w:pPr>
        <w:pStyle w:val="Style1"/>
        <w:ind w:firstLine="360"/>
      </w:pPr>
    </w:p>
    <w:p w14:paraId="6F815067" w14:textId="77777777" w:rsidR="00505430" w:rsidRDefault="00505430" w:rsidP="00387B93">
      <w:pPr>
        <w:pStyle w:val="Style1"/>
        <w:ind w:firstLine="360"/>
      </w:pPr>
    </w:p>
    <w:p w14:paraId="4EF67D4C" w14:textId="77777777" w:rsidR="00505430" w:rsidRDefault="00505430" w:rsidP="00387B93">
      <w:pPr>
        <w:pStyle w:val="Style1"/>
        <w:ind w:firstLine="360"/>
      </w:pPr>
    </w:p>
    <w:p w14:paraId="6C62DAAF" w14:textId="77777777" w:rsidR="00AA7741" w:rsidRDefault="00AA7741" w:rsidP="00387B93">
      <w:pPr>
        <w:pStyle w:val="Style1"/>
        <w:ind w:firstLine="360"/>
      </w:pPr>
    </w:p>
    <w:p w14:paraId="276C6E1A" w14:textId="77777777" w:rsidR="00AA7741" w:rsidRDefault="00AA7741" w:rsidP="00387B93">
      <w:pPr>
        <w:pStyle w:val="Style1"/>
        <w:ind w:firstLine="360"/>
      </w:pPr>
    </w:p>
    <w:p w14:paraId="222F110C" w14:textId="417B2F8A" w:rsidR="00AA7741" w:rsidRDefault="00AA7741" w:rsidP="00387B93">
      <w:pPr>
        <w:pStyle w:val="Style1"/>
        <w:ind w:firstLine="360"/>
      </w:pPr>
    </w:p>
    <w:p w14:paraId="2DDB9C3F" w14:textId="5D05F1EE" w:rsidR="00BD726B" w:rsidRDefault="00BD726B" w:rsidP="00387B93">
      <w:pPr>
        <w:pStyle w:val="Style1"/>
        <w:ind w:firstLine="360"/>
      </w:pPr>
    </w:p>
    <w:p w14:paraId="481F1785" w14:textId="0ABB83F8" w:rsidR="00BD726B" w:rsidRDefault="00BD726B" w:rsidP="00387B93">
      <w:pPr>
        <w:pStyle w:val="Style1"/>
        <w:ind w:firstLine="360"/>
      </w:pPr>
      <w:r>
        <w:t>Composants du CoreH743I</w:t>
      </w:r>
    </w:p>
    <w:tbl>
      <w:tblPr>
        <w:tblStyle w:val="TableauGrille6Couleur-Accentuation1"/>
        <w:tblW w:w="0" w:type="auto"/>
        <w:tblLook w:val="04A0" w:firstRow="1" w:lastRow="0" w:firstColumn="1" w:lastColumn="0" w:noHBand="0" w:noVBand="1"/>
      </w:tblPr>
      <w:tblGrid>
        <w:gridCol w:w="763"/>
        <w:gridCol w:w="2351"/>
        <w:gridCol w:w="5948"/>
      </w:tblGrid>
      <w:tr w:rsidR="000F23C7" w:rsidRPr="000F23C7" w14:paraId="39B4DA2C" w14:textId="77777777" w:rsidTr="000F2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31C6F40B" w14:textId="4B3EE67E" w:rsidR="000F23C7" w:rsidRPr="000F23C7" w:rsidRDefault="000F23C7"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lastRenderedPageBreak/>
              <w:t>N°</w:t>
            </w:r>
          </w:p>
        </w:tc>
        <w:tc>
          <w:tcPr>
            <w:tcW w:w="2351" w:type="dxa"/>
          </w:tcPr>
          <w:p w14:paraId="388D1334" w14:textId="48E8C5DB" w:rsidR="000F23C7" w:rsidRPr="000F23C7" w:rsidRDefault="000F23C7" w:rsidP="000F23C7">
            <w:pPr>
              <w:pStyle w:val="Style1"/>
              <w:spacing w:line="276"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Nom de composant</w:t>
            </w:r>
          </w:p>
        </w:tc>
        <w:tc>
          <w:tcPr>
            <w:tcW w:w="5948" w:type="dxa"/>
          </w:tcPr>
          <w:p w14:paraId="17267721" w14:textId="4A13F03F" w:rsidR="000F23C7" w:rsidRPr="000F23C7" w:rsidRDefault="000F23C7" w:rsidP="000F23C7">
            <w:pPr>
              <w:pStyle w:val="Style1"/>
              <w:spacing w:line="276"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Description </w:t>
            </w:r>
          </w:p>
        </w:tc>
      </w:tr>
      <w:tr w:rsidR="000F23C7" w:rsidRPr="000F23C7" w14:paraId="579F5782" w14:textId="77777777" w:rsidTr="000F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1865CB56" w14:textId="5C99F5DF"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1</w:t>
            </w:r>
          </w:p>
        </w:tc>
        <w:tc>
          <w:tcPr>
            <w:tcW w:w="2351" w:type="dxa"/>
          </w:tcPr>
          <w:p w14:paraId="14366ADA" w14:textId="1666D482" w:rsidR="00C36EB8"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STM32H743IIT6</w:t>
            </w:r>
          </w:p>
        </w:tc>
        <w:tc>
          <w:tcPr>
            <w:tcW w:w="5948" w:type="dxa"/>
          </w:tcPr>
          <w:p w14:paraId="01148A4C" w14:textId="77777777" w:rsidR="000F23C7"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the high performance STM32 MCU </w:t>
            </w:r>
            <w:proofErr w:type="spellStart"/>
            <w:r w:rsidRPr="000F23C7">
              <w:rPr>
                <w:rFonts w:asciiTheme="majorHAnsi" w:hAnsiTheme="majorHAnsi" w:cstheme="majorHAnsi"/>
                <w:color w:val="auto"/>
              </w:rPr>
              <w:t>which</w:t>
            </w:r>
            <w:proofErr w:type="spellEnd"/>
            <w:r w:rsidRPr="000F23C7">
              <w:rPr>
                <w:rFonts w:asciiTheme="majorHAnsi" w:hAnsiTheme="majorHAnsi" w:cstheme="majorHAnsi"/>
                <w:color w:val="auto"/>
              </w:rPr>
              <w:t xml:space="preserve"> </w:t>
            </w:r>
            <w:proofErr w:type="spellStart"/>
            <w:r w:rsidRPr="000F23C7">
              <w:rPr>
                <w:rFonts w:asciiTheme="majorHAnsi" w:hAnsiTheme="majorHAnsi" w:cstheme="majorHAnsi"/>
                <w:color w:val="auto"/>
              </w:rPr>
              <w:t>features</w:t>
            </w:r>
            <w:proofErr w:type="spellEnd"/>
            <w:r w:rsidRPr="000F23C7">
              <w:rPr>
                <w:rFonts w:asciiTheme="majorHAnsi" w:hAnsiTheme="majorHAnsi" w:cstheme="majorHAnsi"/>
                <w:color w:val="auto"/>
              </w:rPr>
              <w:t>:</w:t>
            </w:r>
          </w:p>
          <w:p w14:paraId="0C0A3D82" w14:textId="77777777" w:rsidR="000F23C7"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roofErr w:type="spellStart"/>
            <w:r w:rsidRPr="000F23C7">
              <w:rPr>
                <w:rFonts w:asciiTheme="majorHAnsi" w:hAnsiTheme="majorHAnsi" w:cstheme="majorHAnsi"/>
                <w:b/>
                <w:bCs/>
                <w:color w:val="auto"/>
              </w:rPr>
              <w:t>Core</w:t>
            </w:r>
            <w:proofErr w:type="spellEnd"/>
            <w:r w:rsidRPr="000F23C7">
              <w:rPr>
                <w:rFonts w:asciiTheme="majorHAnsi" w:hAnsiTheme="majorHAnsi" w:cstheme="majorHAnsi"/>
                <w:color w:val="auto"/>
              </w:rPr>
              <w:t>: Cortex-M7 32-bit RISC + double-</w:t>
            </w:r>
            <w:proofErr w:type="spellStart"/>
            <w:r w:rsidRPr="000F23C7">
              <w:rPr>
                <w:rFonts w:asciiTheme="majorHAnsi" w:hAnsiTheme="majorHAnsi" w:cstheme="majorHAnsi"/>
                <w:color w:val="auto"/>
              </w:rPr>
              <w:t>precision</w:t>
            </w:r>
            <w:proofErr w:type="spellEnd"/>
            <w:r w:rsidRPr="000F23C7">
              <w:rPr>
                <w:rFonts w:asciiTheme="majorHAnsi" w:hAnsiTheme="majorHAnsi" w:cstheme="majorHAnsi"/>
                <w:color w:val="auto"/>
              </w:rPr>
              <w:t xml:space="preserve"> FPU + </w:t>
            </w:r>
            <w:proofErr w:type="spellStart"/>
            <w:r w:rsidRPr="000F23C7">
              <w:rPr>
                <w:rFonts w:asciiTheme="majorHAnsi" w:hAnsiTheme="majorHAnsi" w:cstheme="majorHAnsi"/>
                <w:color w:val="auto"/>
              </w:rPr>
              <w:t>Chrom</w:t>
            </w:r>
            <w:proofErr w:type="spellEnd"/>
            <w:r w:rsidRPr="000F23C7">
              <w:rPr>
                <w:rFonts w:asciiTheme="majorHAnsi" w:hAnsiTheme="majorHAnsi" w:cstheme="majorHAnsi"/>
                <w:color w:val="auto"/>
              </w:rPr>
              <w:t xml:space="preserve">-ART </w:t>
            </w:r>
            <w:proofErr w:type="spellStart"/>
            <w:r w:rsidRPr="000F23C7">
              <w:rPr>
                <w:rFonts w:asciiTheme="majorHAnsi" w:hAnsiTheme="majorHAnsi" w:cstheme="majorHAnsi"/>
                <w:color w:val="auto"/>
              </w:rPr>
              <w:t>graphic</w:t>
            </w:r>
            <w:proofErr w:type="spellEnd"/>
            <w:r w:rsidRPr="000F23C7">
              <w:rPr>
                <w:rFonts w:asciiTheme="majorHAnsi" w:hAnsiTheme="majorHAnsi" w:cstheme="majorHAnsi"/>
                <w:color w:val="auto"/>
              </w:rPr>
              <w:t xml:space="preserve"> </w:t>
            </w:r>
            <w:proofErr w:type="spellStart"/>
            <w:r w:rsidRPr="000F23C7">
              <w:rPr>
                <w:rFonts w:asciiTheme="majorHAnsi" w:hAnsiTheme="majorHAnsi" w:cstheme="majorHAnsi"/>
                <w:color w:val="auto"/>
              </w:rPr>
              <w:t>accelerator</w:t>
            </w:r>
            <w:proofErr w:type="spellEnd"/>
          </w:p>
          <w:p w14:paraId="7FE66B08" w14:textId="77777777" w:rsidR="000F23C7"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roofErr w:type="spellStart"/>
            <w:r w:rsidRPr="000F23C7">
              <w:rPr>
                <w:rFonts w:asciiTheme="majorHAnsi" w:hAnsiTheme="majorHAnsi" w:cstheme="majorHAnsi"/>
                <w:b/>
                <w:bCs/>
                <w:color w:val="auto"/>
              </w:rPr>
              <w:t>Feature</w:t>
            </w:r>
            <w:proofErr w:type="spellEnd"/>
            <w:r w:rsidRPr="000F23C7">
              <w:rPr>
                <w:rFonts w:asciiTheme="majorHAnsi" w:hAnsiTheme="majorHAnsi" w:cstheme="majorHAnsi"/>
                <w:color w:val="auto"/>
              </w:rPr>
              <w:t>: single-cycle DSP instructions</w:t>
            </w:r>
          </w:p>
          <w:p w14:paraId="45A51033" w14:textId="77777777" w:rsidR="000F23C7"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b/>
                <w:bCs/>
                <w:color w:val="auto"/>
              </w:rPr>
              <w:t>Operating Frequency</w:t>
            </w:r>
            <w:r w:rsidRPr="000F23C7">
              <w:rPr>
                <w:rFonts w:asciiTheme="majorHAnsi" w:hAnsiTheme="majorHAnsi" w:cstheme="majorHAnsi"/>
                <w:color w:val="auto"/>
              </w:rPr>
              <w:t>: 480MHz, 1027 DMIPS / 2.14 DMIPS/MHz</w:t>
            </w:r>
          </w:p>
          <w:p w14:paraId="686B412D" w14:textId="77777777" w:rsidR="000F23C7"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b/>
                <w:bCs/>
                <w:color w:val="auto"/>
              </w:rPr>
              <w:t>Operating Voltage</w:t>
            </w:r>
            <w:r w:rsidRPr="000F23C7">
              <w:rPr>
                <w:rFonts w:asciiTheme="majorHAnsi" w:hAnsiTheme="majorHAnsi" w:cstheme="majorHAnsi"/>
                <w:color w:val="auto"/>
              </w:rPr>
              <w:t>: 1.62V-3.6V</w:t>
            </w:r>
          </w:p>
          <w:p w14:paraId="75B05494" w14:textId="77777777" w:rsidR="000F23C7"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b/>
                <w:bCs/>
                <w:color w:val="auto"/>
              </w:rPr>
              <w:t>Package</w:t>
            </w:r>
            <w:r w:rsidRPr="000F23C7">
              <w:rPr>
                <w:rFonts w:asciiTheme="majorHAnsi" w:hAnsiTheme="majorHAnsi" w:cstheme="majorHAnsi"/>
                <w:color w:val="auto"/>
              </w:rPr>
              <w:t>: LQFP176</w:t>
            </w:r>
          </w:p>
          <w:p w14:paraId="08A9ADED" w14:textId="77777777" w:rsidR="000F23C7"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roofErr w:type="spellStart"/>
            <w:r w:rsidRPr="000F23C7">
              <w:rPr>
                <w:rFonts w:asciiTheme="majorHAnsi" w:hAnsiTheme="majorHAnsi" w:cstheme="majorHAnsi"/>
                <w:b/>
                <w:bCs/>
                <w:color w:val="auto"/>
              </w:rPr>
              <w:t>Memories</w:t>
            </w:r>
            <w:proofErr w:type="spellEnd"/>
            <w:r w:rsidRPr="000F23C7">
              <w:rPr>
                <w:rFonts w:asciiTheme="majorHAnsi" w:hAnsiTheme="majorHAnsi" w:cstheme="majorHAnsi"/>
                <w:color w:val="auto"/>
              </w:rPr>
              <w:t>: 2MB Flash, 1MB RAM (864KB User+192KB TCM+4KB Backup)</w:t>
            </w:r>
          </w:p>
          <w:p w14:paraId="5072B7B3" w14:textId="77777777" w:rsidR="000F23C7"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b/>
                <w:bCs/>
                <w:color w:val="auto"/>
              </w:rPr>
              <w:t xml:space="preserve">AD &amp; DA </w:t>
            </w:r>
            <w:proofErr w:type="spellStart"/>
            <w:r w:rsidRPr="000F23C7">
              <w:rPr>
                <w:rFonts w:asciiTheme="majorHAnsi" w:hAnsiTheme="majorHAnsi" w:cstheme="majorHAnsi"/>
                <w:b/>
                <w:bCs/>
                <w:color w:val="auto"/>
              </w:rPr>
              <w:t>converters</w:t>
            </w:r>
            <w:proofErr w:type="spellEnd"/>
            <w:r w:rsidRPr="000F23C7">
              <w:rPr>
                <w:rFonts w:asciiTheme="majorHAnsi" w:hAnsiTheme="majorHAnsi" w:cstheme="majorHAnsi"/>
                <w:color w:val="auto"/>
              </w:rPr>
              <w:t>: 3 x AD (16-bit); 2 x DA (12-bit)</w:t>
            </w:r>
          </w:p>
          <w:p w14:paraId="5BFE2611" w14:textId="77777777" w:rsidR="000F23C7"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roofErr w:type="spellStart"/>
            <w:r w:rsidRPr="000F23C7">
              <w:rPr>
                <w:rFonts w:asciiTheme="majorHAnsi" w:hAnsiTheme="majorHAnsi" w:cstheme="majorHAnsi"/>
                <w:b/>
                <w:bCs/>
                <w:color w:val="auto"/>
              </w:rPr>
              <w:t>Debugging</w:t>
            </w:r>
            <w:proofErr w:type="spellEnd"/>
            <w:r w:rsidRPr="000F23C7">
              <w:rPr>
                <w:rFonts w:asciiTheme="majorHAnsi" w:hAnsiTheme="majorHAnsi" w:cstheme="majorHAnsi"/>
                <w:b/>
                <w:bCs/>
                <w:color w:val="auto"/>
              </w:rPr>
              <w:t>/</w:t>
            </w:r>
            <w:proofErr w:type="spellStart"/>
            <w:r w:rsidRPr="000F23C7">
              <w:rPr>
                <w:rFonts w:asciiTheme="majorHAnsi" w:hAnsiTheme="majorHAnsi" w:cstheme="majorHAnsi"/>
                <w:b/>
                <w:bCs/>
                <w:color w:val="auto"/>
              </w:rPr>
              <w:t>Programming</w:t>
            </w:r>
            <w:proofErr w:type="spellEnd"/>
            <w:r w:rsidRPr="000F23C7">
              <w:rPr>
                <w:rFonts w:asciiTheme="majorHAnsi" w:hAnsiTheme="majorHAnsi" w:cstheme="majorHAnsi"/>
                <w:color w:val="auto"/>
              </w:rPr>
              <w:t>: supports JTAG/SWD interfaces, supports IAP</w:t>
            </w:r>
          </w:p>
          <w:p w14:paraId="06ADE10D" w14:textId="77777777" w:rsidR="00C36EB8" w:rsidRPr="000F23C7" w:rsidRDefault="00C36EB8"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
        </w:tc>
      </w:tr>
      <w:tr w:rsidR="000F23C7" w:rsidRPr="000F23C7" w14:paraId="3781AECA" w14:textId="77777777" w:rsidTr="000F23C7">
        <w:tc>
          <w:tcPr>
            <w:cnfStyle w:val="001000000000" w:firstRow="0" w:lastRow="0" w:firstColumn="1" w:lastColumn="0" w:oddVBand="0" w:evenVBand="0" w:oddHBand="0" w:evenHBand="0" w:firstRowFirstColumn="0" w:firstRowLastColumn="0" w:lastRowFirstColumn="0" w:lastRowLastColumn="0"/>
            <w:tcW w:w="763" w:type="dxa"/>
          </w:tcPr>
          <w:p w14:paraId="705F451A" w14:textId="197A6087"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2</w:t>
            </w:r>
          </w:p>
        </w:tc>
        <w:tc>
          <w:tcPr>
            <w:tcW w:w="2351" w:type="dxa"/>
          </w:tcPr>
          <w:p w14:paraId="11EAE0EC" w14:textId="5E43B336"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IC42S16400J / IS42S16400J</w:t>
            </w:r>
          </w:p>
        </w:tc>
        <w:tc>
          <w:tcPr>
            <w:tcW w:w="5948" w:type="dxa"/>
          </w:tcPr>
          <w:p w14:paraId="7AC3758D" w14:textId="0BC9F835"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SDRAM 1 Meg Bits x 16 Bits x 4 Banks (64-MBIT)</w:t>
            </w:r>
          </w:p>
        </w:tc>
      </w:tr>
      <w:tr w:rsidR="000F23C7" w:rsidRPr="000F23C7" w14:paraId="33BD9418" w14:textId="77777777" w:rsidTr="000F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1B4E9493" w14:textId="06D5DFD5"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3</w:t>
            </w:r>
          </w:p>
        </w:tc>
        <w:tc>
          <w:tcPr>
            <w:tcW w:w="2351" w:type="dxa"/>
          </w:tcPr>
          <w:p w14:paraId="30A6967B" w14:textId="04CB4E7E" w:rsidR="00C36EB8"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STMPS2151STR  </w:t>
            </w:r>
          </w:p>
        </w:tc>
        <w:tc>
          <w:tcPr>
            <w:tcW w:w="5948" w:type="dxa"/>
          </w:tcPr>
          <w:p w14:paraId="01E7C6AD" w14:textId="2CE18F8C" w:rsidR="00C36EB8"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roofErr w:type="spellStart"/>
            <w:r w:rsidRPr="000F23C7">
              <w:rPr>
                <w:rFonts w:asciiTheme="majorHAnsi" w:hAnsiTheme="majorHAnsi" w:cstheme="majorHAnsi"/>
                <w:color w:val="auto"/>
              </w:rPr>
              <w:t>onboard</w:t>
            </w:r>
            <w:proofErr w:type="spellEnd"/>
            <w:r w:rsidRPr="000F23C7">
              <w:rPr>
                <w:rFonts w:asciiTheme="majorHAnsi" w:hAnsiTheme="majorHAnsi" w:cstheme="majorHAnsi"/>
                <w:color w:val="auto"/>
              </w:rPr>
              <w:t xml:space="preserve"> USB power management </w:t>
            </w:r>
            <w:proofErr w:type="spellStart"/>
            <w:r w:rsidRPr="000F23C7">
              <w:rPr>
                <w:rFonts w:asciiTheme="majorHAnsi" w:hAnsiTheme="majorHAnsi" w:cstheme="majorHAnsi"/>
                <w:color w:val="auto"/>
              </w:rPr>
              <w:t>device</w:t>
            </w:r>
            <w:proofErr w:type="spellEnd"/>
          </w:p>
        </w:tc>
      </w:tr>
      <w:tr w:rsidR="000F23C7" w:rsidRPr="000F23C7" w14:paraId="7241B692" w14:textId="77777777" w:rsidTr="000F23C7">
        <w:tc>
          <w:tcPr>
            <w:cnfStyle w:val="001000000000" w:firstRow="0" w:lastRow="0" w:firstColumn="1" w:lastColumn="0" w:oddVBand="0" w:evenVBand="0" w:oddHBand="0" w:evenHBand="0" w:firstRowFirstColumn="0" w:firstRowLastColumn="0" w:lastRowFirstColumn="0" w:lastRowLastColumn="0"/>
            <w:tcW w:w="763" w:type="dxa"/>
          </w:tcPr>
          <w:p w14:paraId="1B0AA94F" w14:textId="55F8981D"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4</w:t>
            </w:r>
          </w:p>
        </w:tc>
        <w:tc>
          <w:tcPr>
            <w:tcW w:w="2351" w:type="dxa"/>
          </w:tcPr>
          <w:p w14:paraId="030DF9E5" w14:textId="1B030765"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AMS1117-3.3: </w:t>
            </w:r>
          </w:p>
        </w:tc>
        <w:tc>
          <w:tcPr>
            <w:tcW w:w="5948" w:type="dxa"/>
          </w:tcPr>
          <w:p w14:paraId="4A387087" w14:textId="5E3F63F0"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3.3V voltage </w:t>
            </w:r>
            <w:proofErr w:type="spellStart"/>
            <w:r w:rsidRPr="000F23C7">
              <w:rPr>
                <w:rFonts w:asciiTheme="majorHAnsi" w:hAnsiTheme="majorHAnsi" w:cstheme="majorHAnsi"/>
                <w:color w:val="auto"/>
              </w:rPr>
              <w:t>regulator</w:t>
            </w:r>
            <w:proofErr w:type="spellEnd"/>
          </w:p>
        </w:tc>
      </w:tr>
      <w:tr w:rsidR="000F23C7" w:rsidRPr="000F23C7" w14:paraId="521402DD" w14:textId="77777777" w:rsidTr="000F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7A8D4BC1" w14:textId="3CF0710B"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5</w:t>
            </w:r>
          </w:p>
        </w:tc>
        <w:tc>
          <w:tcPr>
            <w:tcW w:w="2351" w:type="dxa"/>
          </w:tcPr>
          <w:p w14:paraId="19A02DCA" w14:textId="4A4A1075" w:rsidR="00C36EB8"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8M </w:t>
            </w:r>
            <w:proofErr w:type="spellStart"/>
            <w:r w:rsidRPr="000F23C7">
              <w:rPr>
                <w:rFonts w:asciiTheme="majorHAnsi" w:hAnsiTheme="majorHAnsi" w:cstheme="majorHAnsi"/>
                <w:color w:val="auto"/>
              </w:rPr>
              <w:t>crystal</w:t>
            </w:r>
            <w:proofErr w:type="spellEnd"/>
          </w:p>
        </w:tc>
        <w:tc>
          <w:tcPr>
            <w:tcW w:w="5948" w:type="dxa"/>
          </w:tcPr>
          <w:p w14:paraId="31096FD5" w14:textId="77777777" w:rsidR="00C36EB8" w:rsidRPr="000F23C7" w:rsidRDefault="00C36EB8"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
        </w:tc>
      </w:tr>
      <w:tr w:rsidR="000F23C7" w:rsidRPr="000F23C7" w14:paraId="0B0CEB5A" w14:textId="77777777" w:rsidTr="000F23C7">
        <w:tc>
          <w:tcPr>
            <w:cnfStyle w:val="001000000000" w:firstRow="0" w:lastRow="0" w:firstColumn="1" w:lastColumn="0" w:oddVBand="0" w:evenVBand="0" w:oddHBand="0" w:evenHBand="0" w:firstRowFirstColumn="0" w:firstRowLastColumn="0" w:lastRowFirstColumn="0" w:lastRowLastColumn="0"/>
            <w:tcW w:w="763" w:type="dxa"/>
          </w:tcPr>
          <w:p w14:paraId="3A6AD841" w14:textId="6F2D8B09"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6</w:t>
            </w:r>
          </w:p>
        </w:tc>
        <w:tc>
          <w:tcPr>
            <w:tcW w:w="2351" w:type="dxa"/>
          </w:tcPr>
          <w:p w14:paraId="2FF71B84" w14:textId="7304FE6A"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32.768K </w:t>
            </w:r>
            <w:proofErr w:type="spellStart"/>
            <w:r w:rsidRPr="000F23C7">
              <w:rPr>
                <w:rFonts w:asciiTheme="majorHAnsi" w:hAnsiTheme="majorHAnsi" w:cstheme="majorHAnsi"/>
                <w:color w:val="auto"/>
              </w:rPr>
              <w:t>crystal</w:t>
            </w:r>
            <w:proofErr w:type="spellEnd"/>
          </w:p>
        </w:tc>
        <w:tc>
          <w:tcPr>
            <w:tcW w:w="5948" w:type="dxa"/>
          </w:tcPr>
          <w:p w14:paraId="35E771FE" w14:textId="16EF0543"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for </w:t>
            </w:r>
            <w:proofErr w:type="spellStart"/>
            <w:r w:rsidRPr="000F23C7">
              <w:rPr>
                <w:rFonts w:asciiTheme="majorHAnsi" w:hAnsiTheme="majorHAnsi" w:cstheme="majorHAnsi"/>
                <w:color w:val="auto"/>
              </w:rPr>
              <w:t>internal</w:t>
            </w:r>
            <w:proofErr w:type="spellEnd"/>
            <w:r w:rsidRPr="000F23C7">
              <w:rPr>
                <w:rFonts w:asciiTheme="majorHAnsi" w:hAnsiTheme="majorHAnsi" w:cstheme="majorHAnsi"/>
                <w:color w:val="auto"/>
              </w:rPr>
              <w:t xml:space="preserve"> RTC </w:t>
            </w:r>
            <w:proofErr w:type="spellStart"/>
            <w:r w:rsidRPr="000F23C7">
              <w:rPr>
                <w:rFonts w:asciiTheme="majorHAnsi" w:hAnsiTheme="majorHAnsi" w:cstheme="majorHAnsi"/>
                <w:color w:val="auto"/>
              </w:rPr>
              <w:t>with</w:t>
            </w:r>
            <w:proofErr w:type="spellEnd"/>
            <w:r w:rsidRPr="000F23C7">
              <w:rPr>
                <w:rFonts w:asciiTheme="majorHAnsi" w:hAnsiTheme="majorHAnsi" w:cstheme="majorHAnsi"/>
                <w:color w:val="auto"/>
              </w:rPr>
              <w:t xml:space="preserve"> calibration</w:t>
            </w:r>
          </w:p>
        </w:tc>
      </w:tr>
      <w:tr w:rsidR="000F23C7" w:rsidRPr="000F23C7" w14:paraId="6D2838BA" w14:textId="77777777" w:rsidTr="000F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76D2A370" w14:textId="413BC285"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7</w:t>
            </w:r>
          </w:p>
        </w:tc>
        <w:tc>
          <w:tcPr>
            <w:tcW w:w="2351" w:type="dxa"/>
          </w:tcPr>
          <w:p w14:paraId="09D4FE8B" w14:textId="5D743EC2" w:rsidR="00C36EB8"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Reset </w:t>
            </w:r>
            <w:proofErr w:type="spellStart"/>
            <w:r w:rsidRPr="000F23C7">
              <w:rPr>
                <w:rFonts w:asciiTheme="majorHAnsi" w:hAnsiTheme="majorHAnsi" w:cstheme="majorHAnsi"/>
                <w:color w:val="auto"/>
              </w:rPr>
              <w:t>button</w:t>
            </w:r>
            <w:proofErr w:type="spellEnd"/>
          </w:p>
        </w:tc>
        <w:tc>
          <w:tcPr>
            <w:tcW w:w="5948" w:type="dxa"/>
          </w:tcPr>
          <w:p w14:paraId="4B35E1E7" w14:textId="77777777" w:rsidR="00C36EB8" w:rsidRPr="000F23C7" w:rsidRDefault="00C36EB8"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
        </w:tc>
      </w:tr>
      <w:tr w:rsidR="000F23C7" w:rsidRPr="000F23C7" w14:paraId="7C296F26" w14:textId="77777777" w:rsidTr="000F23C7">
        <w:tc>
          <w:tcPr>
            <w:cnfStyle w:val="001000000000" w:firstRow="0" w:lastRow="0" w:firstColumn="1" w:lastColumn="0" w:oddVBand="0" w:evenVBand="0" w:oddHBand="0" w:evenHBand="0" w:firstRowFirstColumn="0" w:firstRowLastColumn="0" w:lastRowFirstColumn="0" w:lastRowLastColumn="0"/>
            <w:tcW w:w="763" w:type="dxa"/>
          </w:tcPr>
          <w:p w14:paraId="62346F87" w14:textId="4031542D"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8</w:t>
            </w:r>
          </w:p>
        </w:tc>
        <w:tc>
          <w:tcPr>
            <w:tcW w:w="2351" w:type="dxa"/>
          </w:tcPr>
          <w:p w14:paraId="10A76EDB" w14:textId="35E9AAA0"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VBUS LED</w:t>
            </w:r>
          </w:p>
        </w:tc>
        <w:tc>
          <w:tcPr>
            <w:tcW w:w="5948" w:type="dxa"/>
          </w:tcPr>
          <w:p w14:paraId="02546EC0" w14:textId="719C82C8"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USB port </w:t>
            </w:r>
            <w:proofErr w:type="spellStart"/>
            <w:r w:rsidRPr="000F23C7">
              <w:rPr>
                <w:rFonts w:asciiTheme="majorHAnsi" w:hAnsiTheme="majorHAnsi" w:cstheme="majorHAnsi"/>
                <w:color w:val="auto"/>
              </w:rPr>
              <w:t>indicator</w:t>
            </w:r>
            <w:proofErr w:type="spellEnd"/>
          </w:p>
        </w:tc>
      </w:tr>
      <w:tr w:rsidR="000F23C7" w:rsidRPr="000F23C7" w14:paraId="083A92C6" w14:textId="77777777" w:rsidTr="000F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16ED0160" w14:textId="3F77149F"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9</w:t>
            </w:r>
          </w:p>
        </w:tc>
        <w:tc>
          <w:tcPr>
            <w:tcW w:w="2351" w:type="dxa"/>
          </w:tcPr>
          <w:p w14:paraId="1D5A8FFA" w14:textId="39520569" w:rsidR="00C36EB8"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PWR LED: </w:t>
            </w:r>
          </w:p>
        </w:tc>
        <w:tc>
          <w:tcPr>
            <w:tcW w:w="5948" w:type="dxa"/>
          </w:tcPr>
          <w:p w14:paraId="365223F7" w14:textId="1AA6669D" w:rsidR="00C36EB8"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Power </w:t>
            </w:r>
            <w:proofErr w:type="spellStart"/>
            <w:r w:rsidRPr="000F23C7">
              <w:rPr>
                <w:rFonts w:asciiTheme="majorHAnsi" w:hAnsiTheme="majorHAnsi" w:cstheme="majorHAnsi"/>
                <w:color w:val="auto"/>
              </w:rPr>
              <w:t>indicator</w:t>
            </w:r>
            <w:proofErr w:type="spellEnd"/>
          </w:p>
        </w:tc>
      </w:tr>
      <w:tr w:rsidR="000F23C7" w:rsidRPr="000F23C7" w14:paraId="561A2709" w14:textId="77777777" w:rsidTr="000F23C7">
        <w:tc>
          <w:tcPr>
            <w:cnfStyle w:val="001000000000" w:firstRow="0" w:lastRow="0" w:firstColumn="1" w:lastColumn="0" w:oddVBand="0" w:evenVBand="0" w:oddHBand="0" w:evenHBand="0" w:firstRowFirstColumn="0" w:firstRowLastColumn="0" w:lastRowFirstColumn="0" w:lastRowLastColumn="0"/>
            <w:tcW w:w="763" w:type="dxa"/>
          </w:tcPr>
          <w:p w14:paraId="4A1D79D0" w14:textId="565EDC2C"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10</w:t>
            </w:r>
          </w:p>
        </w:tc>
        <w:tc>
          <w:tcPr>
            <w:tcW w:w="2351" w:type="dxa"/>
          </w:tcPr>
          <w:p w14:paraId="67D71021" w14:textId="229CD73F"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Power </w:t>
            </w:r>
            <w:proofErr w:type="spellStart"/>
            <w:r w:rsidRPr="000F23C7">
              <w:rPr>
                <w:rFonts w:asciiTheme="majorHAnsi" w:hAnsiTheme="majorHAnsi" w:cstheme="majorHAnsi"/>
                <w:color w:val="auto"/>
              </w:rPr>
              <w:t>supply</w:t>
            </w:r>
            <w:proofErr w:type="spellEnd"/>
            <w:r w:rsidRPr="000F23C7">
              <w:rPr>
                <w:rFonts w:asciiTheme="majorHAnsi" w:hAnsiTheme="majorHAnsi" w:cstheme="majorHAnsi"/>
                <w:color w:val="auto"/>
              </w:rPr>
              <w:t xml:space="preserve"> switch, </w:t>
            </w:r>
          </w:p>
        </w:tc>
        <w:tc>
          <w:tcPr>
            <w:tcW w:w="5948" w:type="dxa"/>
          </w:tcPr>
          <w:p w14:paraId="4092AD96" w14:textId="75FA4C52"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proofErr w:type="spellStart"/>
            <w:r w:rsidRPr="000F23C7">
              <w:rPr>
                <w:rFonts w:asciiTheme="majorHAnsi" w:hAnsiTheme="majorHAnsi" w:cstheme="majorHAnsi"/>
                <w:color w:val="auto"/>
              </w:rPr>
              <w:t>powered</w:t>
            </w:r>
            <w:proofErr w:type="spellEnd"/>
            <w:r w:rsidRPr="000F23C7">
              <w:rPr>
                <w:rFonts w:asciiTheme="majorHAnsi" w:hAnsiTheme="majorHAnsi" w:cstheme="majorHAnsi"/>
                <w:color w:val="auto"/>
              </w:rPr>
              <w:t xml:space="preserve"> </w:t>
            </w:r>
            <w:proofErr w:type="spellStart"/>
            <w:r w:rsidRPr="000F23C7">
              <w:rPr>
                <w:rFonts w:asciiTheme="majorHAnsi" w:hAnsiTheme="majorHAnsi" w:cstheme="majorHAnsi"/>
                <w:color w:val="auto"/>
              </w:rPr>
              <w:t>from</w:t>
            </w:r>
            <w:proofErr w:type="spellEnd"/>
            <w:r w:rsidRPr="000F23C7">
              <w:rPr>
                <w:rFonts w:asciiTheme="majorHAnsi" w:hAnsiTheme="majorHAnsi" w:cstheme="majorHAnsi"/>
                <w:color w:val="auto"/>
              </w:rPr>
              <w:t xml:space="preserve"> 5Vin or USB </w:t>
            </w:r>
            <w:proofErr w:type="spellStart"/>
            <w:r w:rsidRPr="000F23C7">
              <w:rPr>
                <w:rFonts w:asciiTheme="majorHAnsi" w:hAnsiTheme="majorHAnsi" w:cstheme="majorHAnsi"/>
                <w:color w:val="auto"/>
              </w:rPr>
              <w:t>connection</w:t>
            </w:r>
            <w:proofErr w:type="spellEnd"/>
          </w:p>
        </w:tc>
      </w:tr>
      <w:tr w:rsidR="000F23C7" w:rsidRPr="000F23C7" w14:paraId="1449D91A" w14:textId="77777777" w:rsidTr="000F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4458726A" w14:textId="1031579C"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11</w:t>
            </w:r>
          </w:p>
        </w:tc>
        <w:tc>
          <w:tcPr>
            <w:tcW w:w="2351" w:type="dxa"/>
          </w:tcPr>
          <w:p w14:paraId="102A26CD" w14:textId="78B9D34E" w:rsidR="00C36EB8"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Boot mode </w:t>
            </w:r>
            <w:proofErr w:type="spellStart"/>
            <w:r w:rsidRPr="000F23C7">
              <w:rPr>
                <w:rFonts w:asciiTheme="majorHAnsi" w:hAnsiTheme="majorHAnsi" w:cstheme="majorHAnsi"/>
                <w:color w:val="auto"/>
              </w:rPr>
              <w:t>selection</w:t>
            </w:r>
            <w:proofErr w:type="spellEnd"/>
          </w:p>
        </w:tc>
        <w:tc>
          <w:tcPr>
            <w:tcW w:w="5948" w:type="dxa"/>
          </w:tcPr>
          <w:p w14:paraId="0BEC5F42" w14:textId="30B3EE93" w:rsidR="000F23C7"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 for </w:t>
            </w:r>
            <w:proofErr w:type="spellStart"/>
            <w:r w:rsidRPr="000F23C7">
              <w:rPr>
                <w:rFonts w:asciiTheme="majorHAnsi" w:hAnsiTheme="majorHAnsi" w:cstheme="majorHAnsi"/>
                <w:color w:val="auto"/>
              </w:rPr>
              <w:t>configuring</w:t>
            </w:r>
            <w:proofErr w:type="spellEnd"/>
            <w:r w:rsidRPr="000F23C7">
              <w:rPr>
                <w:rFonts w:asciiTheme="majorHAnsi" w:hAnsiTheme="majorHAnsi" w:cstheme="majorHAnsi"/>
                <w:color w:val="auto"/>
              </w:rPr>
              <w:t xml:space="preserve"> BOOT0 pin</w:t>
            </w:r>
          </w:p>
          <w:p w14:paraId="3C1F353A" w14:textId="77777777" w:rsidR="00C36EB8" w:rsidRPr="000F23C7" w:rsidRDefault="00C36EB8"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
        </w:tc>
      </w:tr>
      <w:tr w:rsidR="000F23C7" w:rsidRPr="000F23C7" w14:paraId="39D577BC" w14:textId="77777777" w:rsidTr="000F23C7">
        <w:tc>
          <w:tcPr>
            <w:cnfStyle w:val="001000000000" w:firstRow="0" w:lastRow="0" w:firstColumn="1" w:lastColumn="0" w:oddVBand="0" w:evenVBand="0" w:oddHBand="0" w:evenHBand="0" w:firstRowFirstColumn="0" w:firstRowLastColumn="0" w:lastRowFirstColumn="0" w:lastRowLastColumn="0"/>
            <w:tcW w:w="763" w:type="dxa"/>
          </w:tcPr>
          <w:p w14:paraId="701A648D" w14:textId="4FFAA40F"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12</w:t>
            </w:r>
          </w:p>
        </w:tc>
        <w:tc>
          <w:tcPr>
            <w:tcW w:w="2351" w:type="dxa"/>
          </w:tcPr>
          <w:p w14:paraId="6004113C" w14:textId="44FB9906" w:rsidR="000F23C7"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JTAG/SWD interface</w:t>
            </w:r>
          </w:p>
          <w:p w14:paraId="3F907893" w14:textId="77777777" w:rsidR="00C36EB8" w:rsidRPr="000F23C7" w:rsidRDefault="00C36EB8"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p>
        </w:tc>
        <w:tc>
          <w:tcPr>
            <w:tcW w:w="5948" w:type="dxa"/>
          </w:tcPr>
          <w:p w14:paraId="246E62EA" w14:textId="07325357"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 for </w:t>
            </w:r>
            <w:proofErr w:type="spellStart"/>
            <w:r w:rsidRPr="000F23C7">
              <w:rPr>
                <w:rFonts w:asciiTheme="majorHAnsi" w:hAnsiTheme="majorHAnsi" w:cstheme="majorHAnsi"/>
                <w:color w:val="auto"/>
              </w:rPr>
              <w:t>debugging</w:t>
            </w:r>
            <w:proofErr w:type="spellEnd"/>
            <w:r w:rsidRPr="000F23C7">
              <w:rPr>
                <w:rFonts w:asciiTheme="majorHAnsi" w:hAnsiTheme="majorHAnsi" w:cstheme="majorHAnsi"/>
                <w:color w:val="auto"/>
              </w:rPr>
              <w:t>/</w:t>
            </w:r>
            <w:proofErr w:type="spellStart"/>
            <w:r w:rsidRPr="000F23C7">
              <w:rPr>
                <w:rFonts w:asciiTheme="majorHAnsi" w:hAnsiTheme="majorHAnsi" w:cstheme="majorHAnsi"/>
                <w:color w:val="auto"/>
              </w:rPr>
              <w:t>programming</w:t>
            </w:r>
            <w:proofErr w:type="spellEnd"/>
          </w:p>
        </w:tc>
      </w:tr>
      <w:tr w:rsidR="000F23C7" w:rsidRPr="000F23C7" w14:paraId="17C5D949" w14:textId="77777777" w:rsidTr="000F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4D5F4123" w14:textId="5D74A99E"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13</w:t>
            </w:r>
          </w:p>
        </w:tc>
        <w:tc>
          <w:tcPr>
            <w:tcW w:w="2351" w:type="dxa"/>
          </w:tcPr>
          <w:p w14:paraId="5A52AD63" w14:textId="76919545" w:rsidR="00C36EB8"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USB </w:t>
            </w:r>
            <w:proofErr w:type="spellStart"/>
            <w:r w:rsidRPr="000F23C7">
              <w:rPr>
                <w:rFonts w:asciiTheme="majorHAnsi" w:hAnsiTheme="majorHAnsi" w:cstheme="majorHAnsi"/>
                <w:color w:val="auto"/>
              </w:rPr>
              <w:t>connector</w:t>
            </w:r>
            <w:proofErr w:type="spellEnd"/>
          </w:p>
        </w:tc>
        <w:tc>
          <w:tcPr>
            <w:tcW w:w="5948" w:type="dxa"/>
          </w:tcPr>
          <w:p w14:paraId="30D2885B" w14:textId="4A1875B9" w:rsidR="00C36EB8"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 supports </w:t>
            </w:r>
            <w:proofErr w:type="spellStart"/>
            <w:r w:rsidRPr="000F23C7">
              <w:rPr>
                <w:rFonts w:asciiTheme="majorHAnsi" w:hAnsiTheme="majorHAnsi" w:cstheme="majorHAnsi"/>
                <w:color w:val="auto"/>
              </w:rPr>
              <w:t>Device</w:t>
            </w:r>
            <w:proofErr w:type="spellEnd"/>
            <w:r w:rsidRPr="000F23C7">
              <w:rPr>
                <w:rFonts w:asciiTheme="majorHAnsi" w:hAnsiTheme="majorHAnsi" w:cstheme="majorHAnsi"/>
                <w:color w:val="auto"/>
              </w:rPr>
              <w:t xml:space="preserve"> and/or Host</w:t>
            </w:r>
          </w:p>
        </w:tc>
      </w:tr>
      <w:tr w:rsidR="000F23C7" w:rsidRPr="000F23C7" w14:paraId="445A5247" w14:textId="77777777" w:rsidTr="000F23C7">
        <w:tc>
          <w:tcPr>
            <w:cnfStyle w:val="001000000000" w:firstRow="0" w:lastRow="0" w:firstColumn="1" w:lastColumn="0" w:oddVBand="0" w:evenVBand="0" w:oddHBand="0" w:evenHBand="0" w:firstRowFirstColumn="0" w:firstRowLastColumn="0" w:lastRowFirstColumn="0" w:lastRowLastColumn="0"/>
            <w:tcW w:w="763" w:type="dxa"/>
          </w:tcPr>
          <w:p w14:paraId="1C2D9146" w14:textId="5F9BE7E4"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14</w:t>
            </w:r>
          </w:p>
        </w:tc>
        <w:tc>
          <w:tcPr>
            <w:tcW w:w="2351" w:type="dxa"/>
          </w:tcPr>
          <w:p w14:paraId="1B2AF669" w14:textId="34DF0CF0"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MCU pins </w:t>
            </w:r>
            <w:proofErr w:type="spellStart"/>
            <w:r w:rsidRPr="000F23C7">
              <w:rPr>
                <w:rFonts w:asciiTheme="majorHAnsi" w:hAnsiTheme="majorHAnsi" w:cstheme="majorHAnsi"/>
                <w:color w:val="auto"/>
              </w:rPr>
              <w:t>expander</w:t>
            </w:r>
            <w:proofErr w:type="spellEnd"/>
          </w:p>
        </w:tc>
        <w:tc>
          <w:tcPr>
            <w:tcW w:w="5948" w:type="dxa"/>
          </w:tcPr>
          <w:p w14:paraId="5A3BD4AA" w14:textId="70E94BF2" w:rsidR="00C36EB8" w:rsidRPr="000F23C7" w:rsidRDefault="000F23C7" w:rsidP="000F23C7">
            <w:pPr>
              <w:pStyle w:val="Style1"/>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 VCC, GND and all the I/O pins are accessible on expansion </w:t>
            </w:r>
            <w:proofErr w:type="spellStart"/>
            <w:r w:rsidRPr="000F23C7">
              <w:rPr>
                <w:rFonts w:asciiTheme="majorHAnsi" w:hAnsiTheme="majorHAnsi" w:cstheme="majorHAnsi"/>
                <w:color w:val="auto"/>
              </w:rPr>
              <w:t>connectors</w:t>
            </w:r>
            <w:proofErr w:type="spellEnd"/>
            <w:r w:rsidRPr="000F23C7">
              <w:rPr>
                <w:rFonts w:asciiTheme="majorHAnsi" w:hAnsiTheme="majorHAnsi" w:cstheme="majorHAnsi"/>
                <w:color w:val="auto"/>
              </w:rPr>
              <w:t xml:space="preserve"> for </w:t>
            </w:r>
            <w:proofErr w:type="spellStart"/>
            <w:r w:rsidRPr="000F23C7">
              <w:rPr>
                <w:rFonts w:asciiTheme="majorHAnsi" w:hAnsiTheme="majorHAnsi" w:cstheme="majorHAnsi"/>
                <w:color w:val="auto"/>
              </w:rPr>
              <w:t>furth</w:t>
            </w:r>
            <w:r>
              <w:rPr>
                <w:rFonts w:asciiTheme="majorHAnsi" w:hAnsiTheme="majorHAnsi" w:cstheme="majorHAnsi"/>
                <w:color w:val="auto"/>
              </w:rPr>
              <w:t>er</w:t>
            </w:r>
            <w:proofErr w:type="spellEnd"/>
            <w:r>
              <w:rPr>
                <w:rFonts w:asciiTheme="majorHAnsi" w:hAnsiTheme="majorHAnsi" w:cstheme="majorHAnsi"/>
                <w:color w:val="auto"/>
              </w:rPr>
              <w:t xml:space="preserve"> expansion</w:t>
            </w:r>
          </w:p>
        </w:tc>
      </w:tr>
      <w:tr w:rsidR="000F23C7" w:rsidRPr="000F23C7" w14:paraId="0858A67D" w14:textId="77777777" w:rsidTr="000F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5813436F" w14:textId="7B1BF954" w:rsidR="00C36EB8" w:rsidRPr="000F23C7" w:rsidRDefault="00C36EB8" w:rsidP="000F23C7">
            <w:pPr>
              <w:pStyle w:val="Style1"/>
              <w:spacing w:line="276" w:lineRule="auto"/>
              <w:rPr>
                <w:rFonts w:asciiTheme="majorHAnsi" w:hAnsiTheme="majorHAnsi" w:cstheme="majorHAnsi"/>
                <w:color w:val="auto"/>
              </w:rPr>
            </w:pPr>
            <w:r w:rsidRPr="000F23C7">
              <w:rPr>
                <w:rFonts w:asciiTheme="majorHAnsi" w:hAnsiTheme="majorHAnsi" w:cstheme="majorHAnsi"/>
                <w:color w:val="auto"/>
              </w:rPr>
              <w:t>15</w:t>
            </w:r>
          </w:p>
        </w:tc>
        <w:tc>
          <w:tcPr>
            <w:tcW w:w="2351" w:type="dxa"/>
          </w:tcPr>
          <w:p w14:paraId="760EEAC3" w14:textId="58F927EF" w:rsidR="00C36EB8" w:rsidRPr="000F23C7" w:rsidRDefault="000F23C7"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F23C7">
              <w:rPr>
                <w:rFonts w:asciiTheme="majorHAnsi" w:hAnsiTheme="majorHAnsi" w:cstheme="majorHAnsi"/>
                <w:color w:val="auto"/>
              </w:rPr>
              <w:t xml:space="preserve">POWER jumper </w:t>
            </w:r>
          </w:p>
        </w:tc>
        <w:tc>
          <w:tcPr>
            <w:tcW w:w="5948" w:type="dxa"/>
          </w:tcPr>
          <w:p w14:paraId="35513B31" w14:textId="77777777" w:rsidR="00C36EB8" w:rsidRPr="000F23C7" w:rsidRDefault="00C36EB8" w:rsidP="000F23C7">
            <w:pPr>
              <w:pStyle w:val="Style1"/>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
        </w:tc>
      </w:tr>
    </w:tbl>
    <w:p w14:paraId="6131AC71" w14:textId="77777777" w:rsidR="00505430" w:rsidRDefault="00505430" w:rsidP="000F23C7">
      <w:pPr>
        <w:pStyle w:val="Style1"/>
      </w:pPr>
    </w:p>
    <w:p w14:paraId="1A0B0406" w14:textId="77777777" w:rsidR="00C52E40" w:rsidRPr="00C52E40" w:rsidRDefault="00C52E40" w:rsidP="00010AC7">
      <w:pPr>
        <w:pStyle w:val="Paragraphedeliste"/>
        <w:numPr>
          <w:ilvl w:val="0"/>
          <w:numId w:val="28"/>
        </w:numPr>
        <w:rPr>
          <w:rFonts w:asciiTheme="majorBidi" w:eastAsia="Microsoft JhengHei" w:hAnsiTheme="majorBidi" w:cstheme="majorBidi"/>
          <w:b/>
          <w:bCs/>
          <w:sz w:val="24"/>
          <w:szCs w:val="24"/>
        </w:rPr>
      </w:pPr>
      <w:r w:rsidRPr="00C52E40">
        <w:rPr>
          <w:rFonts w:asciiTheme="majorBidi" w:eastAsia="Microsoft JhengHei" w:hAnsiTheme="majorBidi" w:cstheme="majorBidi"/>
          <w:b/>
          <w:bCs/>
          <w:sz w:val="24"/>
          <w:szCs w:val="24"/>
        </w:rPr>
        <w:t xml:space="preserve">MOTEUR PAS à PAS (NEMA17) : </w:t>
      </w:r>
    </w:p>
    <w:p w14:paraId="13005A8B" w14:textId="03267F7C" w:rsidR="00387B93" w:rsidRDefault="00387B93" w:rsidP="00C52E40">
      <w:pPr>
        <w:pStyle w:val="Paragraphedeliste"/>
      </w:pPr>
      <w:r>
        <w:rPr>
          <w:noProof/>
          <w:lang w:eastAsia="fr-FR"/>
        </w:rPr>
        <w:drawing>
          <wp:anchor distT="0" distB="0" distL="114300" distR="114300" simplePos="0" relativeHeight="251662336" behindDoc="0" locked="0" layoutInCell="1" allowOverlap="1" wp14:anchorId="29B64640" wp14:editId="727284E8">
            <wp:simplePos x="0" y="0"/>
            <wp:positionH relativeFrom="margin">
              <wp:align>center</wp:align>
            </wp:positionH>
            <wp:positionV relativeFrom="paragraph">
              <wp:posOffset>140970</wp:posOffset>
            </wp:positionV>
            <wp:extent cx="2060525" cy="185737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60525" cy="1857375"/>
                    </a:xfrm>
                    <a:prstGeom prst="rect">
                      <a:avLst/>
                    </a:prstGeom>
                  </pic:spPr>
                </pic:pic>
              </a:graphicData>
            </a:graphic>
            <wp14:sizeRelH relativeFrom="margin">
              <wp14:pctWidth>0</wp14:pctWidth>
            </wp14:sizeRelH>
            <wp14:sizeRelV relativeFrom="margin">
              <wp14:pctHeight>0</wp14:pctHeight>
            </wp14:sizeRelV>
          </wp:anchor>
        </w:drawing>
      </w:r>
    </w:p>
    <w:p w14:paraId="0F9E521A" w14:textId="77777777" w:rsidR="00387B93" w:rsidRDefault="00387B93" w:rsidP="00C52E40">
      <w:pPr>
        <w:pStyle w:val="Paragraphedeliste"/>
      </w:pPr>
    </w:p>
    <w:p w14:paraId="47C06D7C" w14:textId="3835CDD7" w:rsidR="00387B93" w:rsidRDefault="00387B93" w:rsidP="00C52E40">
      <w:pPr>
        <w:pStyle w:val="Paragraphedeliste"/>
      </w:pPr>
    </w:p>
    <w:p w14:paraId="5E095E4B" w14:textId="77777777" w:rsidR="00AA7741" w:rsidRDefault="00AA7741" w:rsidP="00C52E40">
      <w:pPr>
        <w:pStyle w:val="Paragraphedeliste"/>
      </w:pPr>
    </w:p>
    <w:p w14:paraId="3C35172C" w14:textId="77777777" w:rsidR="00387B93" w:rsidRDefault="00387B93" w:rsidP="00C52E40">
      <w:pPr>
        <w:pStyle w:val="Paragraphedeliste"/>
      </w:pPr>
    </w:p>
    <w:p w14:paraId="5BC6C6C1" w14:textId="2965593C" w:rsidR="00387B93" w:rsidRDefault="00387B93" w:rsidP="00C52E40">
      <w:pPr>
        <w:pStyle w:val="Paragraphedeliste"/>
      </w:pPr>
    </w:p>
    <w:p w14:paraId="73C3B6CC" w14:textId="77777777" w:rsidR="00387B93" w:rsidRDefault="00387B93" w:rsidP="00C52E40">
      <w:pPr>
        <w:pStyle w:val="Paragraphedeliste"/>
      </w:pPr>
    </w:p>
    <w:p w14:paraId="3648A466" w14:textId="69B9C790" w:rsidR="00387B93" w:rsidRDefault="00387B93" w:rsidP="00C52E40">
      <w:pPr>
        <w:pStyle w:val="Paragraphedeliste"/>
      </w:pPr>
    </w:p>
    <w:p w14:paraId="1BD7B34D" w14:textId="77777777" w:rsidR="00387B93" w:rsidRDefault="00387B93" w:rsidP="00C52E40">
      <w:pPr>
        <w:pStyle w:val="Paragraphedeliste"/>
      </w:pPr>
    </w:p>
    <w:p w14:paraId="3D064712" w14:textId="44AAC4B4" w:rsidR="00387B93" w:rsidRDefault="00387B93" w:rsidP="00C52E40">
      <w:pPr>
        <w:pStyle w:val="Paragraphedeliste"/>
      </w:pPr>
    </w:p>
    <w:p w14:paraId="34E15CEC" w14:textId="158C0F4C" w:rsidR="00387B93" w:rsidRDefault="00387B93" w:rsidP="00C52E40">
      <w:pPr>
        <w:pStyle w:val="Paragraphedeliste"/>
      </w:pPr>
      <w:r>
        <w:rPr>
          <w:noProof/>
          <w:lang w:eastAsia="fr-FR"/>
        </w:rPr>
        <mc:AlternateContent>
          <mc:Choice Requires="wps">
            <w:drawing>
              <wp:anchor distT="0" distB="0" distL="114300" distR="114300" simplePos="0" relativeHeight="251664384" behindDoc="0" locked="0" layoutInCell="1" allowOverlap="1" wp14:anchorId="340EE547" wp14:editId="545D0482">
                <wp:simplePos x="0" y="0"/>
                <wp:positionH relativeFrom="column">
                  <wp:posOffset>1945640</wp:posOffset>
                </wp:positionH>
                <wp:positionV relativeFrom="paragraph">
                  <wp:posOffset>18415</wp:posOffset>
                </wp:positionV>
                <wp:extent cx="2059940" cy="63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2059940" cy="635"/>
                        </a:xfrm>
                        <a:prstGeom prst="rect">
                          <a:avLst/>
                        </a:prstGeom>
                        <a:solidFill>
                          <a:prstClr val="white"/>
                        </a:solidFill>
                        <a:ln>
                          <a:noFill/>
                        </a:ln>
                        <a:effectLst/>
                      </wps:spPr>
                      <wps:txbx>
                        <w:txbxContent>
                          <w:p w14:paraId="06302149" w14:textId="301CE4FC" w:rsidR="00C36EB8" w:rsidRPr="005E2219" w:rsidRDefault="00C36EB8" w:rsidP="00C52E40">
                            <w:pPr>
                              <w:pStyle w:val="Lgende"/>
                              <w:rPr>
                                <w:noProof/>
                              </w:rPr>
                            </w:pPr>
                            <w:bookmarkStart w:id="35" w:name="_Toc103110485"/>
                            <w:r>
                              <w:t xml:space="preserve">Figure </w:t>
                            </w:r>
                            <w:r>
                              <w:fldChar w:fldCharType="begin"/>
                            </w:r>
                            <w:r>
                              <w:instrText>SEQ Figure \* ARABIC</w:instrText>
                            </w:r>
                            <w:r>
                              <w:fldChar w:fldCharType="separate"/>
                            </w:r>
                            <w:r w:rsidR="00CB4075">
                              <w:rPr>
                                <w:noProof/>
                              </w:rPr>
                              <w:t>7</w:t>
                            </w:r>
                            <w:r>
                              <w:fldChar w:fldCharType="end"/>
                            </w:r>
                            <w:r>
                              <w:t>: Moteur PAS à PAS (NEMAI17)</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EE547" id="Zone de texte 4" o:spid="_x0000_s1033" type="#_x0000_t202" style="position:absolute;left:0;text-align:left;margin-left:153.2pt;margin-top:1.45pt;width:162.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" stroked="f">
                <v:textbox style="mso-fit-shape-to-text:t" inset="0,0,0,0">
                  <w:txbxContent>
                    <w:p w14:paraId="06302149" w14:textId="301CE4FC" w:rsidR="00C36EB8" w:rsidRPr="005E2219" w:rsidRDefault="00C36EB8" w:rsidP="00C52E40">
                      <w:pPr>
                        <w:pStyle w:val="Lgende"/>
                        <w:rPr>
                          <w:noProof/>
                        </w:rPr>
                      </w:pPr>
                      <w:bookmarkStart w:id="36" w:name="_Toc103110485"/>
                      <w:r>
                        <w:t xml:space="preserve">Figure </w:t>
                      </w:r>
                      <w:r>
                        <w:fldChar w:fldCharType="begin"/>
                      </w:r>
                      <w:r>
                        <w:instrText>SEQ Figure \* ARABIC</w:instrText>
                      </w:r>
                      <w:r>
                        <w:fldChar w:fldCharType="separate"/>
                      </w:r>
                      <w:r w:rsidR="00CB4075">
                        <w:rPr>
                          <w:noProof/>
                        </w:rPr>
                        <w:t>7</w:t>
                      </w:r>
                      <w:r>
                        <w:fldChar w:fldCharType="end"/>
                      </w:r>
                      <w:r>
                        <w:t>: Moteur PAS à PAS (NEMAI17)</w:t>
                      </w:r>
                      <w:bookmarkEnd w:id="36"/>
                    </w:p>
                  </w:txbxContent>
                </v:textbox>
              </v:shape>
            </w:pict>
          </mc:Fallback>
        </mc:AlternateContent>
      </w:r>
    </w:p>
    <w:p w14:paraId="3B6317E2" w14:textId="7DB14AB5" w:rsidR="00C52E40" w:rsidRPr="00387B93" w:rsidRDefault="00C52E40" w:rsidP="00387B93">
      <w:pPr>
        <w:pStyle w:val="Style1"/>
      </w:pPr>
    </w:p>
    <w:p w14:paraId="7D498FA6" w14:textId="3D37496B" w:rsidR="00DA1DA8" w:rsidRPr="00387B93" w:rsidRDefault="00DA1DA8" w:rsidP="00010AC7">
      <w:pPr>
        <w:pStyle w:val="Style1"/>
        <w:numPr>
          <w:ilvl w:val="0"/>
          <w:numId w:val="23"/>
        </w:numPr>
      </w:pPr>
      <w:r w:rsidRPr="00387B93">
        <w:t>Caractéristiques</w:t>
      </w:r>
    </w:p>
    <w:p w14:paraId="0A18C80C" w14:textId="2812F639" w:rsidR="00DA1DA8" w:rsidRPr="00387B93" w:rsidRDefault="00DA1DA8" w:rsidP="00010AC7">
      <w:pPr>
        <w:pStyle w:val="Style1"/>
        <w:numPr>
          <w:ilvl w:val="0"/>
          <w:numId w:val="24"/>
        </w:numPr>
        <w:spacing w:line="240" w:lineRule="auto"/>
      </w:pPr>
      <w:r w:rsidRPr="00387B93">
        <w:t>200 pas par révolution</w:t>
      </w:r>
      <w:r w:rsidR="00545C24" w:rsidRPr="00387B93">
        <w:t xml:space="preserve"> : </w:t>
      </w:r>
      <w:r w:rsidRPr="00387B93">
        <w:t xml:space="preserve"> 1,8 degrés</w:t>
      </w:r>
    </w:p>
    <w:p w14:paraId="73BF27D5" w14:textId="704370D7" w:rsidR="00DA1DA8" w:rsidRPr="00387B93" w:rsidRDefault="00DA1DA8" w:rsidP="00010AC7">
      <w:pPr>
        <w:pStyle w:val="Style1"/>
        <w:numPr>
          <w:ilvl w:val="0"/>
          <w:numId w:val="24"/>
        </w:numPr>
        <w:spacing w:line="240" w:lineRule="auto"/>
      </w:pPr>
      <w:r w:rsidRPr="00387B93">
        <w:t>Bobine  1: Rouge (A+) et Bleu ( A-). Bobine # 2 Vert (B+) &amp; Noir (B-).</w:t>
      </w:r>
    </w:p>
    <w:p w14:paraId="07680E6B" w14:textId="77777777" w:rsidR="00DA1DA8" w:rsidRPr="00387B93" w:rsidRDefault="00DA1DA8" w:rsidP="00010AC7">
      <w:pPr>
        <w:pStyle w:val="Style1"/>
        <w:numPr>
          <w:ilvl w:val="0"/>
          <w:numId w:val="24"/>
        </w:numPr>
        <w:spacing w:line="240" w:lineRule="auto"/>
      </w:pPr>
      <w:r w:rsidRPr="00387B93">
        <w:t>Moteur bipolaire, nécessite 2 ponts en  H ponts !</w:t>
      </w:r>
    </w:p>
    <w:p w14:paraId="3DFDD20C" w14:textId="78455B38" w:rsidR="00DA1DA8" w:rsidRPr="00387B93" w:rsidRDefault="00DA1DA8" w:rsidP="00010AC7">
      <w:pPr>
        <w:pStyle w:val="Style1"/>
        <w:numPr>
          <w:ilvl w:val="0"/>
          <w:numId w:val="24"/>
        </w:numPr>
        <w:spacing w:line="240" w:lineRule="auto"/>
      </w:pPr>
      <w:r w:rsidRPr="00387B93">
        <w:t>Dimension 42 mm / 1,65 "corps carré</w:t>
      </w:r>
    </w:p>
    <w:p w14:paraId="4D6FF285" w14:textId="77777777" w:rsidR="00DA1DA8" w:rsidRPr="00387B93" w:rsidRDefault="00DA1DA8" w:rsidP="00010AC7">
      <w:pPr>
        <w:pStyle w:val="Style1"/>
        <w:numPr>
          <w:ilvl w:val="0"/>
          <w:numId w:val="24"/>
        </w:numPr>
        <w:spacing w:line="240" w:lineRule="auto"/>
      </w:pPr>
      <w:r w:rsidRPr="00387B93">
        <w:t>Fixation : 31mm / 1,22 trous de montage carrés, vis métriques de 3mm "(M3)</w:t>
      </w:r>
    </w:p>
    <w:p w14:paraId="5AB7C230" w14:textId="09C1A708" w:rsidR="00DA1DA8" w:rsidRPr="00387B93" w:rsidRDefault="00DA1DA8" w:rsidP="00010AC7">
      <w:pPr>
        <w:pStyle w:val="Style1"/>
        <w:numPr>
          <w:ilvl w:val="0"/>
          <w:numId w:val="24"/>
        </w:numPr>
        <w:spacing w:line="240" w:lineRule="auto"/>
      </w:pPr>
      <w:r w:rsidRPr="00387B93">
        <w:t>arbre d'entraînement de diamètre 5mm, 23.5 mm de long, avec un méplat usiné</w:t>
      </w:r>
    </w:p>
    <w:p w14:paraId="56A19E87" w14:textId="5355FF7E" w:rsidR="00DA1DA8" w:rsidRPr="00387B93" w:rsidRDefault="00DA1DA8" w:rsidP="00010AC7">
      <w:pPr>
        <w:pStyle w:val="Style1"/>
        <w:numPr>
          <w:ilvl w:val="0"/>
          <w:numId w:val="24"/>
        </w:numPr>
        <w:spacing w:line="240" w:lineRule="auto"/>
      </w:pPr>
      <w:r w:rsidRPr="00387B93">
        <w:t>Tension nominale 12V (vous pouvez utiliser une tension inférieure, mais le couple chutera) avec courant 1.7A max</w:t>
      </w:r>
    </w:p>
    <w:p w14:paraId="114B7AE3" w14:textId="77777777" w:rsidR="00DA1DA8" w:rsidRPr="00387B93" w:rsidRDefault="00DA1DA8" w:rsidP="00010AC7">
      <w:pPr>
        <w:pStyle w:val="Style1"/>
        <w:numPr>
          <w:ilvl w:val="0"/>
          <w:numId w:val="24"/>
        </w:numPr>
        <w:spacing w:line="240" w:lineRule="auto"/>
      </w:pPr>
      <w:r w:rsidRPr="00387B93">
        <w:t xml:space="preserve">Couple de maintien 40 </w:t>
      </w:r>
      <w:proofErr w:type="spellStart"/>
      <w:r w:rsidRPr="00387B93">
        <w:t>N.cm.Min</w:t>
      </w:r>
      <w:proofErr w:type="spellEnd"/>
    </w:p>
    <w:p w14:paraId="17B601C7" w14:textId="77777777" w:rsidR="00DA1DA8" w:rsidRPr="00387B93" w:rsidRDefault="00DA1DA8" w:rsidP="00010AC7">
      <w:pPr>
        <w:pStyle w:val="Style1"/>
        <w:numPr>
          <w:ilvl w:val="0"/>
          <w:numId w:val="24"/>
        </w:numPr>
        <w:spacing w:line="240" w:lineRule="auto"/>
      </w:pPr>
      <w:r w:rsidRPr="00387B93">
        <w:t>Couple de détente 2,2 N.cm</w:t>
      </w:r>
    </w:p>
    <w:p w14:paraId="3C6EE252" w14:textId="5A7D8D4E" w:rsidR="00DA1DA8" w:rsidRPr="00387B93" w:rsidRDefault="00DA1DA8" w:rsidP="00010AC7">
      <w:pPr>
        <w:pStyle w:val="Style1"/>
        <w:numPr>
          <w:ilvl w:val="0"/>
          <w:numId w:val="24"/>
        </w:numPr>
        <w:spacing w:line="240" w:lineRule="auto"/>
      </w:pPr>
      <w:r w:rsidRPr="00387B93">
        <w:t>Vendu avec un câble de connexion de 100cm avec extrémité en DuPont femelle au pas de 2.54mm</w:t>
      </w:r>
    </w:p>
    <w:p w14:paraId="63980D3F" w14:textId="3D388590" w:rsidR="00C52E40" w:rsidRDefault="00C52E40" w:rsidP="00C52E40"/>
    <w:p w14:paraId="5B41030D" w14:textId="0E2908EE" w:rsidR="00C52E40" w:rsidRPr="00387B93" w:rsidRDefault="00F147BC" w:rsidP="00010AC7">
      <w:pPr>
        <w:pStyle w:val="Style1"/>
        <w:numPr>
          <w:ilvl w:val="0"/>
          <w:numId w:val="27"/>
        </w:numPr>
        <w:rPr>
          <w:rFonts w:eastAsia="Microsoft JhengHei"/>
          <w:b/>
          <w:bCs/>
        </w:rPr>
      </w:pPr>
      <w:r w:rsidRPr="00387B93">
        <w:rPr>
          <w:rFonts w:eastAsia="Microsoft JhengHei"/>
          <w:b/>
          <w:bCs/>
          <w:shd w:val="clear" w:color="auto" w:fill="F6F6F6"/>
        </w:rPr>
        <w:t xml:space="preserve">X-NUCLEO-IHM01A1 (L6474) : </w:t>
      </w:r>
    </w:p>
    <w:p w14:paraId="681EE967" w14:textId="4FF9D713" w:rsidR="00C52E40" w:rsidRDefault="00387B93" w:rsidP="00C52E40">
      <w:pPr>
        <w:pStyle w:val="Paragraphedeliste"/>
        <w:rPr>
          <w:rFonts w:ascii="Microsoft JhengHei" w:eastAsia="Microsoft JhengHei" w:hAnsi="Microsoft JhengHei"/>
          <w:b/>
          <w:bCs/>
          <w:sz w:val="24"/>
          <w:szCs w:val="24"/>
        </w:rPr>
      </w:pPr>
      <w:r>
        <w:rPr>
          <w:rFonts w:ascii="Microsoft JhengHei" w:eastAsia="Microsoft JhengHei" w:hAnsi="Microsoft JhengHei"/>
          <w:b/>
          <w:bCs/>
          <w:noProof/>
          <w:sz w:val="24"/>
          <w:szCs w:val="24"/>
          <w:lang w:eastAsia="fr-FR"/>
        </w:rPr>
        <w:drawing>
          <wp:anchor distT="0" distB="0" distL="114300" distR="114300" simplePos="0" relativeHeight="251671552" behindDoc="0" locked="0" layoutInCell="1" allowOverlap="1" wp14:anchorId="4DAF41BE" wp14:editId="6B1CDE26">
            <wp:simplePos x="0" y="0"/>
            <wp:positionH relativeFrom="margin">
              <wp:align>center</wp:align>
            </wp:positionH>
            <wp:positionV relativeFrom="paragraph">
              <wp:posOffset>8890</wp:posOffset>
            </wp:positionV>
            <wp:extent cx="1900479" cy="1445889"/>
            <wp:effectExtent l="0" t="0" r="508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00479" cy="1445889"/>
                    </a:xfrm>
                    <a:prstGeom prst="rect">
                      <a:avLst/>
                    </a:prstGeom>
                  </pic:spPr>
                </pic:pic>
              </a:graphicData>
            </a:graphic>
          </wp:anchor>
        </w:drawing>
      </w:r>
    </w:p>
    <w:p w14:paraId="3C1AC405" w14:textId="5991F892" w:rsidR="00C52E40" w:rsidRDefault="00C52E40" w:rsidP="00C52E40">
      <w:pPr>
        <w:pStyle w:val="Paragraphedeliste"/>
        <w:rPr>
          <w:rFonts w:ascii="Microsoft JhengHei" w:eastAsia="Microsoft JhengHei" w:hAnsi="Microsoft JhengHei"/>
          <w:b/>
          <w:bCs/>
          <w:sz w:val="24"/>
          <w:szCs w:val="24"/>
        </w:rPr>
      </w:pPr>
    </w:p>
    <w:p w14:paraId="5BE1EADE" w14:textId="77777777" w:rsidR="00225217" w:rsidRDefault="00225217" w:rsidP="00DA1DA8">
      <w:pPr>
        <w:pStyle w:val="Paragraphedeliste"/>
        <w:rPr>
          <w:rFonts w:ascii="Microsoft JhengHei" w:eastAsia="Microsoft JhengHei" w:hAnsi="Microsoft JhengHei"/>
          <w:b/>
          <w:bCs/>
          <w:sz w:val="24"/>
          <w:szCs w:val="24"/>
        </w:rPr>
      </w:pPr>
    </w:p>
    <w:p w14:paraId="57485E23" w14:textId="77777777" w:rsidR="00387B93" w:rsidRDefault="00387B93" w:rsidP="00DA1DA8">
      <w:pPr>
        <w:pStyle w:val="Paragraphedeliste"/>
        <w:rPr>
          <w:rFonts w:ascii="Microsoft JhengHei" w:eastAsia="Microsoft JhengHei" w:hAnsi="Microsoft JhengHei"/>
          <w:b/>
          <w:bCs/>
          <w:sz w:val="24"/>
          <w:szCs w:val="24"/>
        </w:rPr>
      </w:pPr>
    </w:p>
    <w:p w14:paraId="0E505017" w14:textId="77777777" w:rsidR="00387B93" w:rsidRDefault="00387B93" w:rsidP="00DA1DA8">
      <w:pPr>
        <w:pStyle w:val="Paragraphedeliste"/>
        <w:rPr>
          <w:rFonts w:ascii="Microsoft JhengHei" w:eastAsia="Microsoft JhengHei" w:hAnsi="Microsoft JhengHei"/>
          <w:b/>
          <w:bCs/>
          <w:sz w:val="24"/>
          <w:szCs w:val="24"/>
        </w:rPr>
      </w:pPr>
    </w:p>
    <w:p w14:paraId="3A1D40FF" w14:textId="77777777" w:rsidR="00387B93" w:rsidRDefault="00387B93" w:rsidP="00DA1DA8">
      <w:pPr>
        <w:pStyle w:val="Paragraphedeliste"/>
        <w:rPr>
          <w:rFonts w:ascii="Microsoft JhengHei" w:eastAsia="Microsoft JhengHei" w:hAnsi="Microsoft JhengHei"/>
          <w:b/>
          <w:bCs/>
          <w:sz w:val="24"/>
          <w:szCs w:val="24"/>
        </w:rPr>
      </w:pPr>
    </w:p>
    <w:p w14:paraId="2378F839" w14:textId="6434261D" w:rsidR="00771906" w:rsidRPr="00387B93" w:rsidRDefault="00387B93" w:rsidP="00387B93">
      <w:pPr>
        <w:pStyle w:val="Paragraphedeliste"/>
        <w:rPr>
          <w:rFonts w:ascii="Microsoft JhengHei" w:eastAsia="Microsoft JhengHei" w:hAnsi="Microsoft JhengHei"/>
          <w:b/>
          <w:bCs/>
          <w:sz w:val="24"/>
          <w:szCs w:val="24"/>
        </w:rPr>
      </w:pPr>
      <w:r>
        <w:rPr>
          <w:noProof/>
          <w:lang w:eastAsia="fr-FR"/>
        </w:rPr>
        <mc:AlternateContent>
          <mc:Choice Requires="wps">
            <w:drawing>
              <wp:anchor distT="0" distB="0" distL="114300" distR="114300" simplePos="0" relativeHeight="251676672" behindDoc="0" locked="0" layoutInCell="1" allowOverlap="1" wp14:anchorId="7A8F52FD" wp14:editId="57D9079F">
                <wp:simplePos x="0" y="0"/>
                <wp:positionH relativeFrom="margin">
                  <wp:align>center</wp:align>
                </wp:positionH>
                <wp:positionV relativeFrom="paragraph">
                  <wp:posOffset>16510</wp:posOffset>
                </wp:positionV>
                <wp:extent cx="1899920" cy="276225"/>
                <wp:effectExtent l="0" t="0" r="5080" b="9525"/>
                <wp:wrapNone/>
                <wp:docPr id="9" name="Zone de texte 9"/>
                <wp:cNvGraphicFramePr/>
                <a:graphic xmlns:a="http://schemas.openxmlformats.org/drawingml/2006/main">
                  <a:graphicData uri="http://schemas.microsoft.com/office/word/2010/wordprocessingShape">
                    <wps:wsp>
                      <wps:cNvSpPr txBox="1"/>
                      <wps:spPr>
                        <a:xfrm>
                          <a:off x="0" y="0"/>
                          <a:ext cx="1899920" cy="276225"/>
                        </a:xfrm>
                        <a:prstGeom prst="rect">
                          <a:avLst/>
                        </a:prstGeom>
                        <a:solidFill>
                          <a:prstClr val="white"/>
                        </a:solidFill>
                        <a:ln>
                          <a:noFill/>
                        </a:ln>
                        <a:effectLst/>
                      </wps:spPr>
                      <wps:txbx>
                        <w:txbxContent>
                          <w:p w14:paraId="772AF36D" w14:textId="33033308" w:rsidR="00C36EB8" w:rsidRPr="00A82437" w:rsidRDefault="00C36EB8" w:rsidP="00771906">
                            <w:pPr>
                              <w:pStyle w:val="Lgende"/>
                              <w:rPr>
                                <w:rFonts w:ascii="Microsoft JhengHei" w:eastAsia="Microsoft JhengHei" w:hAnsi="Microsoft JhengHei"/>
                                <w:b/>
                                <w:bCs/>
                                <w:noProof/>
                                <w:sz w:val="24"/>
                                <w:szCs w:val="24"/>
                              </w:rPr>
                            </w:pPr>
                            <w:bookmarkStart w:id="37" w:name="_Toc103110486"/>
                            <w:r>
                              <w:t xml:space="preserve">Figure </w:t>
                            </w:r>
                            <w:r>
                              <w:fldChar w:fldCharType="begin"/>
                            </w:r>
                            <w:r>
                              <w:instrText>SEQ Figure \* ARABIC</w:instrText>
                            </w:r>
                            <w:r>
                              <w:fldChar w:fldCharType="separate"/>
                            </w:r>
                            <w:r w:rsidR="00CB4075">
                              <w:rPr>
                                <w:noProof/>
                              </w:rPr>
                              <w:t>8</w:t>
                            </w:r>
                            <w:r>
                              <w:fldChar w:fldCharType="end"/>
                            </w:r>
                            <w:r>
                              <w:t xml:space="preserve"> : </w:t>
                            </w:r>
                            <w:bookmarkEnd w:id="37"/>
                            <w:r>
                              <w:t xml:space="preserve">stepper </w:t>
                            </w:r>
                            <w:proofErr w:type="spellStart"/>
                            <w:r>
                              <w:t>motor</w:t>
                            </w:r>
                            <w:proofErr w:type="spellEnd"/>
                            <w:r>
                              <w:t xml:space="preserve"> driver </w:t>
                            </w:r>
                            <w:proofErr w:type="spellStart"/>
                            <w:r>
                              <w:t>shield</w:t>
                            </w:r>
                            <w:proofErr w:type="spellEnd"/>
                            <w:r>
                              <w:t xml:space="preserve"> L6474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8F52FD" id="Zone de texte 9" o:spid="_x0000_s1034" type="#_x0000_t202" style="position:absolute;left:0;text-align:left;margin-left:0;margin-top:1.3pt;width:149.6pt;height:21.75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" stroked="f">
                <v:textbox inset="0,0,0,0">
                  <w:txbxContent>
                    <w:p w14:paraId="772AF36D" w14:textId="33033308" w:rsidR="00C36EB8" w:rsidRPr="00A82437" w:rsidRDefault="00C36EB8" w:rsidP="00771906">
                      <w:pPr>
                        <w:pStyle w:val="Lgende"/>
                        <w:rPr>
                          <w:rFonts w:ascii="Microsoft JhengHei" w:eastAsia="Microsoft JhengHei" w:hAnsi="Microsoft JhengHei"/>
                          <w:b/>
                          <w:bCs/>
                          <w:noProof/>
                          <w:sz w:val="24"/>
                          <w:szCs w:val="24"/>
                        </w:rPr>
                      </w:pPr>
                      <w:bookmarkStart w:id="38" w:name="_Toc103110486"/>
                      <w:r>
                        <w:t xml:space="preserve">Figure </w:t>
                      </w:r>
                      <w:r>
                        <w:fldChar w:fldCharType="begin"/>
                      </w:r>
                      <w:r>
                        <w:instrText>SEQ Figure \* ARABIC</w:instrText>
                      </w:r>
                      <w:r>
                        <w:fldChar w:fldCharType="separate"/>
                      </w:r>
                      <w:r w:rsidR="00CB4075">
                        <w:rPr>
                          <w:noProof/>
                        </w:rPr>
                        <w:t>8</w:t>
                      </w:r>
                      <w:r>
                        <w:fldChar w:fldCharType="end"/>
                      </w:r>
                      <w:r>
                        <w:t xml:space="preserve"> : </w:t>
                      </w:r>
                      <w:bookmarkEnd w:id="38"/>
                      <w:r>
                        <w:t xml:space="preserve">stepper </w:t>
                      </w:r>
                      <w:proofErr w:type="spellStart"/>
                      <w:r>
                        <w:t>motor</w:t>
                      </w:r>
                      <w:proofErr w:type="spellEnd"/>
                      <w:r>
                        <w:t xml:space="preserve"> driver </w:t>
                      </w:r>
                      <w:proofErr w:type="spellStart"/>
                      <w:r>
                        <w:t>shield</w:t>
                      </w:r>
                      <w:proofErr w:type="spellEnd"/>
                      <w:r>
                        <w:t xml:space="preserve"> L6474</w:t>
                      </w:r>
                    </w:p>
                  </w:txbxContent>
                </v:textbox>
                <w10:wrap anchorx="margin"/>
              </v:shape>
            </w:pict>
          </mc:Fallback>
        </mc:AlternateContent>
      </w:r>
    </w:p>
    <w:p w14:paraId="68B8FF4A" w14:textId="15861F34" w:rsidR="1884F599" w:rsidRPr="00387B93" w:rsidRDefault="1884F599" w:rsidP="00387B93">
      <w:pPr>
        <w:pStyle w:val="Style1"/>
        <w:ind w:firstLine="708"/>
      </w:pPr>
      <w:r w:rsidRPr="00387B93">
        <w:t xml:space="preserve">Le X-NUCLEO-IHM01A1 est une carte d'extension de pilote moteur pas à pas basée sur le L6474. Elle fournit une solution facile à utiliser pour piloter un moteur pas à pas, Le contrôle de courant avancé du L6474 offre des niveaux élevés de performance et de robustesse. La carte est compatible avec le connecteur Arduino UNO R3 et supporte l'ajout </w:t>
      </w:r>
      <w:r w:rsidRPr="00387B93">
        <w:lastRenderedPageBreak/>
        <w:t>d'autres cartes qui peuvent être empilées pour piloter jusqu'à trois moteurs pas à pas avec une seule carte STM32.</w:t>
      </w:r>
    </w:p>
    <w:p w14:paraId="24421E07" w14:textId="1B645277" w:rsidR="00CC1E95" w:rsidRPr="00DF194D" w:rsidRDefault="00CC1E95" w:rsidP="00010AC7">
      <w:pPr>
        <w:pStyle w:val="Style1"/>
        <w:numPr>
          <w:ilvl w:val="0"/>
          <w:numId w:val="38"/>
        </w:numPr>
        <w:rPr>
          <w:rFonts w:eastAsia="Microsoft JhengHei"/>
        </w:rPr>
      </w:pPr>
      <w:r w:rsidRPr="00DF194D">
        <w:rPr>
          <w:rFonts w:eastAsia="Microsoft JhengHei"/>
        </w:rPr>
        <w:t xml:space="preserve">Caractéristiques : </w:t>
      </w:r>
    </w:p>
    <w:p w14:paraId="1786C664" w14:textId="71509151" w:rsidR="00CC1E95" w:rsidRPr="00CC1E95" w:rsidRDefault="00CC1E95" w:rsidP="00010AC7">
      <w:pPr>
        <w:pStyle w:val="Style1"/>
        <w:numPr>
          <w:ilvl w:val="0"/>
          <w:numId w:val="25"/>
        </w:numPr>
        <w:spacing w:line="240" w:lineRule="auto"/>
        <w:rPr>
          <w:rFonts w:eastAsia="Microsoft JhengHei"/>
        </w:rPr>
      </w:pPr>
      <w:r w:rsidRPr="00CC1E95">
        <w:rPr>
          <w:rFonts w:eastAsia="Microsoft JhengHei"/>
        </w:rPr>
        <w:t>Tension de fonctionnement : 8 - 45 V</w:t>
      </w:r>
    </w:p>
    <w:p w14:paraId="2875A79F" w14:textId="7F1178CF" w:rsidR="00CC1E95" w:rsidRPr="00CC1E95" w:rsidRDefault="00CC1E95" w:rsidP="00010AC7">
      <w:pPr>
        <w:pStyle w:val="Style1"/>
        <w:numPr>
          <w:ilvl w:val="0"/>
          <w:numId w:val="25"/>
        </w:numPr>
        <w:spacing w:line="240" w:lineRule="auto"/>
        <w:rPr>
          <w:rFonts w:eastAsia="Microsoft JhengHei"/>
        </w:rPr>
      </w:pPr>
      <w:r w:rsidRPr="00CC1E95">
        <w:rPr>
          <w:rFonts w:eastAsia="Microsoft JhengHei"/>
        </w:rPr>
        <w:t xml:space="preserve">Courant de crête de sortie de 7,0 A (3,0 A </w:t>
      </w:r>
      <w:proofErr w:type="spellStart"/>
      <w:r w:rsidRPr="00CC1E95">
        <w:rPr>
          <w:rFonts w:eastAsia="Microsoft JhengHei"/>
        </w:rPr>
        <w:t>r.m.s</w:t>
      </w:r>
      <w:proofErr w:type="spellEnd"/>
      <w:r w:rsidRPr="00CC1E95">
        <w:rPr>
          <w:rFonts w:eastAsia="Microsoft JhengHei"/>
        </w:rPr>
        <w:t>.)</w:t>
      </w:r>
    </w:p>
    <w:p w14:paraId="44AC4891" w14:textId="71F5560F" w:rsidR="00CC1E95" w:rsidRPr="00CC1E95" w:rsidRDefault="00CC1E95" w:rsidP="00010AC7">
      <w:pPr>
        <w:pStyle w:val="Style1"/>
        <w:numPr>
          <w:ilvl w:val="0"/>
          <w:numId w:val="25"/>
        </w:numPr>
        <w:spacing w:line="240" w:lineRule="auto"/>
        <w:rPr>
          <w:rFonts w:eastAsia="Microsoft JhengHei"/>
        </w:rPr>
      </w:pPr>
      <w:r w:rsidRPr="00CC1E95">
        <w:rPr>
          <w:rFonts w:eastAsia="Microsoft JhengHei"/>
        </w:rPr>
        <w:t>MOSFET à faible puissance RDS(on)</w:t>
      </w:r>
    </w:p>
    <w:p w14:paraId="2068B94C" w14:textId="07934233" w:rsidR="00CC1E95" w:rsidRPr="00CC1E95" w:rsidRDefault="00CC1E95" w:rsidP="00010AC7">
      <w:pPr>
        <w:pStyle w:val="Style1"/>
        <w:numPr>
          <w:ilvl w:val="0"/>
          <w:numId w:val="25"/>
        </w:numPr>
        <w:spacing w:line="240" w:lineRule="auto"/>
        <w:rPr>
          <w:rFonts w:eastAsia="Microsoft JhengHei"/>
        </w:rPr>
      </w:pPr>
      <w:r w:rsidRPr="00CC1E95">
        <w:rPr>
          <w:rFonts w:eastAsia="Microsoft JhengHei"/>
        </w:rPr>
        <w:t>Vitesse de balayage MOS de puissance programmable</w:t>
      </w:r>
    </w:p>
    <w:p w14:paraId="6C994B2F" w14:textId="7BB5F58B" w:rsidR="00CC1E95" w:rsidRPr="00CC1E95" w:rsidRDefault="1884F599" w:rsidP="00010AC7">
      <w:pPr>
        <w:pStyle w:val="Style1"/>
        <w:numPr>
          <w:ilvl w:val="0"/>
          <w:numId w:val="25"/>
        </w:numPr>
        <w:spacing w:line="240" w:lineRule="auto"/>
        <w:rPr>
          <w:rFonts w:eastAsia="Microsoft JhengHei"/>
        </w:rPr>
      </w:pPr>
      <w:r w:rsidRPr="1884F599">
        <w:rPr>
          <w:rFonts w:eastAsia="Microsoft JhengHei"/>
        </w:rPr>
        <w:t>Jusqu'à 1/16 de micro-pas</w:t>
      </w:r>
    </w:p>
    <w:p w14:paraId="4FE63B37" w14:textId="14FC9AD5" w:rsidR="00CC1E95" w:rsidRPr="00CC1E95" w:rsidRDefault="00CC1E95" w:rsidP="00010AC7">
      <w:pPr>
        <w:pStyle w:val="Style1"/>
        <w:numPr>
          <w:ilvl w:val="0"/>
          <w:numId w:val="25"/>
        </w:numPr>
        <w:spacing w:line="240" w:lineRule="auto"/>
        <w:rPr>
          <w:rFonts w:eastAsia="Microsoft JhengHei"/>
        </w:rPr>
      </w:pPr>
      <w:r w:rsidRPr="00CC1E95">
        <w:rPr>
          <w:rFonts w:eastAsia="Microsoft JhengHei"/>
        </w:rPr>
        <w:t>Contrôle du courant avec décroissance adaptative</w:t>
      </w:r>
    </w:p>
    <w:p w14:paraId="4E7A919C" w14:textId="4ABD6CEC" w:rsidR="00CC1E95" w:rsidRPr="00CC1E95" w:rsidRDefault="00CC1E95" w:rsidP="00010AC7">
      <w:pPr>
        <w:pStyle w:val="Style1"/>
        <w:numPr>
          <w:ilvl w:val="0"/>
          <w:numId w:val="25"/>
        </w:numPr>
        <w:spacing w:line="240" w:lineRule="auto"/>
        <w:rPr>
          <w:rFonts w:eastAsia="Microsoft JhengHei"/>
        </w:rPr>
      </w:pPr>
      <w:r w:rsidRPr="00CC1E95">
        <w:rPr>
          <w:rFonts w:eastAsia="Microsoft JhengHei"/>
        </w:rPr>
        <w:t>Détection de courant non dissipative</w:t>
      </w:r>
    </w:p>
    <w:p w14:paraId="4F30E556" w14:textId="0BE3A60E" w:rsidR="00CC1E95" w:rsidRPr="00CC1E95" w:rsidRDefault="00CC1E95" w:rsidP="00010AC7">
      <w:pPr>
        <w:pStyle w:val="Style1"/>
        <w:numPr>
          <w:ilvl w:val="0"/>
          <w:numId w:val="25"/>
        </w:numPr>
        <w:spacing w:line="240" w:lineRule="auto"/>
        <w:rPr>
          <w:rFonts w:eastAsia="Microsoft JhengHei"/>
        </w:rPr>
      </w:pPr>
      <w:r w:rsidRPr="00CC1E95">
        <w:rPr>
          <w:rFonts w:eastAsia="Microsoft JhengHei"/>
        </w:rPr>
        <w:t>Interface SPI</w:t>
      </w:r>
    </w:p>
    <w:p w14:paraId="21DB0204" w14:textId="11489895" w:rsidR="00CC1E95" w:rsidRPr="00CC1E95" w:rsidRDefault="00CC1E95" w:rsidP="00010AC7">
      <w:pPr>
        <w:pStyle w:val="Style1"/>
        <w:numPr>
          <w:ilvl w:val="0"/>
          <w:numId w:val="25"/>
        </w:numPr>
        <w:spacing w:line="240" w:lineRule="auto"/>
        <w:rPr>
          <w:rFonts w:eastAsia="Microsoft JhengHei"/>
        </w:rPr>
      </w:pPr>
      <w:r w:rsidRPr="00CC1E95">
        <w:rPr>
          <w:rFonts w:eastAsia="Microsoft JhengHei"/>
        </w:rPr>
        <w:t>Faibles courants de repos et de veille</w:t>
      </w:r>
    </w:p>
    <w:p w14:paraId="69E90AE6" w14:textId="46138DE4" w:rsidR="00CC1E95" w:rsidRPr="00CC1E95" w:rsidRDefault="00CC1E95" w:rsidP="00010AC7">
      <w:pPr>
        <w:pStyle w:val="Style1"/>
        <w:numPr>
          <w:ilvl w:val="0"/>
          <w:numId w:val="25"/>
        </w:numPr>
        <w:spacing w:line="240" w:lineRule="auto"/>
        <w:rPr>
          <w:rFonts w:eastAsia="Microsoft JhengHei"/>
        </w:rPr>
      </w:pPr>
      <w:r w:rsidRPr="00CC1E95">
        <w:rPr>
          <w:rFonts w:eastAsia="Microsoft JhengHei"/>
        </w:rPr>
        <w:t>Surintensité programmable non dissipative</w:t>
      </w:r>
    </w:p>
    <w:p w14:paraId="2C540348" w14:textId="7ACB700E" w:rsidR="00CC1E95" w:rsidRPr="00CC1E95" w:rsidRDefault="00BD726B" w:rsidP="00010AC7">
      <w:pPr>
        <w:pStyle w:val="Style1"/>
        <w:numPr>
          <w:ilvl w:val="0"/>
          <w:numId w:val="25"/>
        </w:numPr>
        <w:spacing w:line="240" w:lineRule="auto"/>
        <w:rPr>
          <w:rFonts w:eastAsia="Microsoft JhengHei"/>
        </w:rPr>
      </w:pPr>
      <w:r w:rsidRPr="00CC1E95">
        <w:rPr>
          <w:rFonts w:eastAsia="Microsoft JhengHei"/>
        </w:rPr>
        <w:t>Protection</w:t>
      </w:r>
      <w:r w:rsidR="00CC1E95" w:rsidRPr="00CC1E95">
        <w:rPr>
          <w:rFonts w:eastAsia="Microsoft JhengHei"/>
        </w:rPr>
        <w:t xml:space="preserve"> sur tous les MOS de puissance</w:t>
      </w:r>
    </w:p>
    <w:p w14:paraId="5A454CE8" w14:textId="3868961B" w:rsidR="00CC1E95" w:rsidRPr="00DF194D" w:rsidRDefault="00CC1E95" w:rsidP="00010AC7">
      <w:pPr>
        <w:pStyle w:val="Style1"/>
        <w:numPr>
          <w:ilvl w:val="0"/>
          <w:numId w:val="25"/>
        </w:numPr>
        <w:spacing w:line="240" w:lineRule="auto"/>
        <w:rPr>
          <w:rFonts w:eastAsia="Microsoft JhengHei"/>
        </w:rPr>
      </w:pPr>
      <w:r w:rsidRPr="00CC1E95">
        <w:rPr>
          <w:rFonts w:eastAsia="Microsoft JhengHei"/>
        </w:rPr>
        <w:t>Protection contre la surchauffe à deux niveaux</w:t>
      </w:r>
    </w:p>
    <w:p w14:paraId="5A6F307E" w14:textId="77777777" w:rsidR="00C52E40" w:rsidRPr="00C52E40" w:rsidRDefault="00C52E40" w:rsidP="00010AC7">
      <w:pPr>
        <w:pStyle w:val="Paragraphedeliste"/>
        <w:numPr>
          <w:ilvl w:val="0"/>
          <w:numId w:val="26"/>
        </w:numPr>
        <w:rPr>
          <w:rFonts w:asciiTheme="majorBidi" w:eastAsia="Microsoft JhengHei" w:hAnsiTheme="majorBidi" w:cstheme="majorBidi"/>
          <w:b/>
          <w:bCs/>
          <w:sz w:val="28"/>
          <w:szCs w:val="28"/>
        </w:rPr>
      </w:pPr>
      <w:r>
        <w:rPr>
          <w:rFonts w:ascii="Microsoft JhengHei" w:eastAsia="Microsoft JhengHei" w:hAnsi="Microsoft JhengHei"/>
          <w:b/>
          <w:bCs/>
          <w:noProof/>
          <w:sz w:val="24"/>
          <w:szCs w:val="24"/>
          <w:lang w:eastAsia="fr-FR"/>
        </w:rPr>
        <w:drawing>
          <wp:anchor distT="0" distB="0" distL="114300" distR="114300" simplePos="0" relativeHeight="251672576" behindDoc="0" locked="0" layoutInCell="1" allowOverlap="1" wp14:anchorId="4523B9D9" wp14:editId="11798EF4">
            <wp:simplePos x="0" y="0"/>
            <wp:positionH relativeFrom="margin">
              <wp:align>center</wp:align>
            </wp:positionH>
            <wp:positionV relativeFrom="paragraph">
              <wp:posOffset>59055</wp:posOffset>
            </wp:positionV>
            <wp:extent cx="1990725" cy="1892999"/>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90725" cy="1892999"/>
                    </a:xfrm>
                    <a:prstGeom prst="rect">
                      <a:avLst/>
                    </a:prstGeom>
                  </pic:spPr>
                </pic:pic>
              </a:graphicData>
            </a:graphic>
            <wp14:sizeRelH relativeFrom="margin">
              <wp14:pctWidth>0</wp14:pctWidth>
            </wp14:sizeRelH>
            <wp14:sizeRelV relativeFrom="margin">
              <wp14:pctHeight>0</wp14:pctHeight>
            </wp14:sizeRelV>
          </wp:anchor>
        </w:drawing>
      </w:r>
      <w:r w:rsidRPr="1884F599">
        <w:rPr>
          <w:rFonts w:asciiTheme="majorBidi" w:eastAsia="Microsoft JhengHei" w:hAnsiTheme="majorBidi" w:cstheme="majorBidi"/>
          <w:b/>
          <w:bCs/>
          <w:sz w:val="24"/>
          <w:szCs w:val="24"/>
        </w:rPr>
        <w:t>LCD TFT 4.3 :</w:t>
      </w:r>
    </w:p>
    <w:p w14:paraId="16CD4DCF" w14:textId="45537AD0" w:rsidR="00C52E40" w:rsidRDefault="00C52E40" w:rsidP="1884F599">
      <w:pPr>
        <w:pStyle w:val="Paragraphedeliste"/>
        <w:ind w:left="0"/>
        <w:rPr>
          <w:rFonts w:ascii="Microsoft JhengHei" w:eastAsia="Microsoft JhengHei" w:hAnsi="Microsoft JhengHei"/>
          <w:b/>
          <w:bCs/>
          <w:sz w:val="24"/>
          <w:szCs w:val="24"/>
        </w:rPr>
      </w:pPr>
    </w:p>
    <w:p w14:paraId="3F33CE57" w14:textId="01E2778C" w:rsidR="00127082" w:rsidRDefault="00127082" w:rsidP="00C52E40">
      <w:pPr>
        <w:pStyle w:val="Paragraphedeliste"/>
        <w:rPr>
          <w:rFonts w:ascii="Microsoft JhengHei" w:eastAsia="Microsoft JhengHei" w:hAnsi="Microsoft JhengHei"/>
          <w:b/>
          <w:bCs/>
          <w:sz w:val="24"/>
          <w:szCs w:val="24"/>
        </w:rPr>
      </w:pPr>
    </w:p>
    <w:p w14:paraId="1F535244" w14:textId="5330F511" w:rsidR="00DF194D" w:rsidRDefault="00DF194D" w:rsidP="00C52E40">
      <w:pPr>
        <w:pStyle w:val="Paragraphedeliste"/>
        <w:rPr>
          <w:rFonts w:ascii="Microsoft JhengHei" w:eastAsia="Microsoft JhengHei" w:hAnsi="Microsoft JhengHei"/>
          <w:b/>
          <w:bCs/>
          <w:sz w:val="24"/>
          <w:szCs w:val="24"/>
        </w:rPr>
      </w:pPr>
    </w:p>
    <w:p w14:paraId="5A87C6FB" w14:textId="5B3FE9FC" w:rsidR="00DF194D" w:rsidRDefault="00DF194D" w:rsidP="00C52E40">
      <w:pPr>
        <w:pStyle w:val="Paragraphedeliste"/>
        <w:rPr>
          <w:rFonts w:ascii="Microsoft JhengHei" w:eastAsia="Microsoft JhengHei" w:hAnsi="Microsoft JhengHei"/>
          <w:b/>
          <w:bCs/>
          <w:sz w:val="24"/>
          <w:szCs w:val="24"/>
        </w:rPr>
      </w:pPr>
    </w:p>
    <w:p w14:paraId="25E96194" w14:textId="0F80C76E" w:rsidR="00DF194D" w:rsidRDefault="00DF194D" w:rsidP="00C52E40">
      <w:pPr>
        <w:pStyle w:val="Paragraphedeliste"/>
        <w:rPr>
          <w:rFonts w:ascii="Microsoft JhengHei" w:eastAsia="Microsoft JhengHei" w:hAnsi="Microsoft JhengHei"/>
          <w:b/>
          <w:bCs/>
          <w:sz w:val="24"/>
          <w:szCs w:val="24"/>
        </w:rPr>
      </w:pPr>
    </w:p>
    <w:p w14:paraId="05512ECE" w14:textId="5A6F7F28" w:rsidR="00DF194D" w:rsidRDefault="00DF194D" w:rsidP="00C52E40">
      <w:pPr>
        <w:pStyle w:val="Paragraphedeliste"/>
        <w:rPr>
          <w:rFonts w:ascii="Microsoft JhengHei" w:eastAsia="Microsoft JhengHei" w:hAnsi="Microsoft JhengHei"/>
          <w:b/>
          <w:bCs/>
          <w:sz w:val="24"/>
          <w:szCs w:val="24"/>
        </w:rPr>
      </w:pPr>
      <w:r>
        <w:rPr>
          <w:noProof/>
          <w:lang w:eastAsia="fr-FR"/>
        </w:rPr>
        <mc:AlternateContent>
          <mc:Choice Requires="wps">
            <w:drawing>
              <wp:anchor distT="0" distB="0" distL="114300" distR="114300" simplePos="0" relativeHeight="251678720" behindDoc="0" locked="0" layoutInCell="1" allowOverlap="1" wp14:anchorId="67595218" wp14:editId="7D19F8DC">
                <wp:simplePos x="0" y="0"/>
                <wp:positionH relativeFrom="margin">
                  <wp:posOffset>2289810</wp:posOffset>
                </wp:positionH>
                <wp:positionV relativeFrom="paragraph">
                  <wp:posOffset>83820</wp:posOffset>
                </wp:positionV>
                <wp:extent cx="1990725" cy="635"/>
                <wp:effectExtent l="0" t="0" r="9525" b="0"/>
                <wp:wrapNone/>
                <wp:docPr id="10" name="Zone de texte 10"/>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a:effectLst/>
                      </wps:spPr>
                      <wps:txbx>
                        <w:txbxContent>
                          <w:p w14:paraId="63DEA737" w14:textId="4D70095F" w:rsidR="00C36EB8" w:rsidRPr="0093748F" w:rsidRDefault="00C36EB8" w:rsidP="00771906">
                            <w:pPr>
                              <w:pStyle w:val="Lgende"/>
                              <w:rPr>
                                <w:rFonts w:ascii="Microsoft JhengHei" w:eastAsia="Microsoft JhengHei" w:hAnsi="Microsoft JhengHei"/>
                                <w:b/>
                                <w:bCs/>
                                <w:noProof/>
                                <w:sz w:val="24"/>
                                <w:szCs w:val="24"/>
                              </w:rPr>
                            </w:pPr>
                            <w:bookmarkStart w:id="39" w:name="_Toc103110487"/>
                            <w:r>
                              <w:t xml:space="preserve">Figure </w:t>
                            </w:r>
                            <w:r>
                              <w:fldChar w:fldCharType="begin"/>
                            </w:r>
                            <w:r>
                              <w:instrText>SEQ Figure \* ARABIC</w:instrText>
                            </w:r>
                            <w:r>
                              <w:fldChar w:fldCharType="separate"/>
                            </w:r>
                            <w:r w:rsidR="00CB4075">
                              <w:rPr>
                                <w:noProof/>
                              </w:rPr>
                              <w:t>9</w:t>
                            </w:r>
                            <w:r>
                              <w:fldChar w:fldCharType="end"/>
                            </w:r>
                            <w:r>
                              <w:t xml:space="preserve"> : </w:t>
                            </w:r>
                            <w:r w:rsidRPr="00BB3467">
                              <w:t>LCD TFT 4.3</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95218" id="Zone de texte 10" o:spid="_x0000_s1035" type="#_x0000_t202" style="position:absolute;left:0;text-align:left;margin-left:180.3pt;margin-top:6.6pt;width:156.75pt;height:.0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" stroked="f">
                <v:textbox style="mso-fit-shape-to-text:t" inset="0,0,0,0">
                  <w:txbxContent>
                    <w:p w14:paraId="63DEA737" w14:textId="4D70095F" w:rsidR="00C36EB8" w:rsidRPr="0093748F" w:rsidRDefault="00C36EB8" w:rsidP="00771906">
                      <w:pPr>
                        <w:pStyle w:val="Lgende"/>
                        <w:rPr>
                          <w:rFonts w:ascii="Microsoft JhengHei" w:eastAsia="Microsoft JhengHei" w:hAnsi="Microsoft JhengHei"/>
                          <w:b/>
                          <w:bCs/>
                          <w:noProof/>
                          <w:sz w:val="24"/>
                          <w:szCs w:val="24"/>
                        </w:rPr>
                      </w:pPr>
                      <w:bookmarkStart w:id="40" w:name="_Toc103110487"/>
                      <w:r>
                        <w:t xml:space="preserve">Figure </w:t>
                      </w:r>
                      <w:r>
                        <w:fldChar w:fldCharType="begin"/>
                      </w:r>
                      <w:r>
                        <w:instrText>SEQ Figure \* ARABIC</w:instrText>
                      </w:r>
                      <w:r>
                        <w:fldChar w:fldCharType="separate"/>
                      </w:r>
                      <w:r w:rsidR="00CB4075">
                        <w:rPr>
                          <w:noProof/>
                        </w:rPr>
                        <w:t>9</w:t>
                      </w:r>
                      <w:r>
                        <w:fldChar w:fldCharType="end"/>
                      </w:r>
                      <w:r>
                        <w:t xml:space="preserve"> : </w:t>
                      </w:r>
                      <w:r w:rsidRPr="00BB3467">
                        <w:t>LCD TFT 4.3</w:t>
                      </w:r>
                      <w:bookmarkEnd w:id="40"/>
                    </w:p>
                  </w:txbxContent>
                </v:textbox>
                <w10:wrap anchorx="margin"/>
              </v:shape>
            </w:pict>
          </mc:Fallback>
        </mc:AlternateContent>
      </w:r>
    </w:p>
    <w:p w14:paraId="167D459E" w14:textId="77777777" w:rsidR="00DF194D" w:rsidRDefault="00DF194D" w:rsidP="00C52E40">
      <w:pPr>
        <w:pStyle w:val="Paragraphedeliste"/>
        <w:rPr>
          <w:rFonts w:ascii="Microsoft JhengHei" w:eastAsia="Microsoft JhengHei" w:hAnsi="Microsoft JhengHei"/>
          <w:b/>
          <w:bCs/>
          <w:sz w:val="24"/>
          <w:szCs w:val="24"/>
        </w:rPr>
      </w:pPr>
    </w:p>
    <w:p w14:paraId="76BF46D4" w14:textId="47E00B31" w:rsidR="00DF7B0F" w:rsidRPr="00DF7B0F" w:rsidRDefault="00DF7B0F" w:rsidP="1884F599">
      <w:pPr>
        <w:pStyle w:val="NormalWeb"/>
        <w:shd w:val="clear" w:color="auto" w:fill="FFFFFF" w:themeFill="background1"/>
        <w:spacing w:before="120" w:beforeAutospacing="0" w:after="120" w:afterAutospacing="0"/>
        <w:rPr>
          <w:rFonts w:ascii="Microsoft JhengHei" w:eastAsia="Microsoft JhengHei" w:hAnsi="Microsoft JhengHei" w:cs="Arial"/>
          <w:color w:val="202122"/>
          <w:sz w:val="22"/>
          <w:szCs w:val="22"/>
        </w:rPr>
      </w:pPr>
    </w:p>
    <w:p w14:paraId="44257C36" w14:textId="04EF9C8C" w:rsidR="00C52E40" w:rsidRPr="00127082" w:rsidRDefault="00127082" w:rsidP="00010AC7">
      <w:pPr>
        <w:pStyle w:val="Style1"/>
        <w:numPr>
          <w:ilvl w:val="0"/>
          <w:numId w:val="31"/>
        </w:numPr>
        <w:rPr>
          <w:rFonts w:eastAsia="Microsoft JhengHei"/>
        </w:rPr>
      </w:pPr>
      <w:r w:rsidRPr="00127082">
        <w:rPr>
          <w:rFonts w:eastAsia="Microsoft JhengHei"/>
        </w:rPr>
        <w:t>Caractéristiques :</w:t>
      </w:r>
    </w:p>
    <w:p w14:paraId="192EC512" w14:textId="77777777" w:rsidR="00127082" w:rsidRPr="00127082" w:rsidRDefault="00127082" w:rsidP="00010AC7">
      <w:pPr>
        <w:pStyle w:val="Style1"/>
        <w:numPr>
          <w:ilvl w:val="0"/>
          <w:numId w:val="30"/>
        </w:numPr>
        <w:spacing w:line="240" w:lineRule="auto"/>
        <w:rPr>
          <w:rFonts w:eastAsia="Microsoft JhengHei"/>
        </w:rPr>
      </w:pPr>
      <w:r w:rsidRPr="00127082">
        <w:rPr>
          <w:rFonts w:eastAsia="Microsoft JhengHei"/>
        </w:rPr>
        <w:t xml:space="preserve">Dimensions du contour : 105,14 x 66,2 </w:t>
      </w:r>
      <w:proofErr w:type="spellStart"/>
      <w:r w:rsidRPr="00127082">
        <w:rPr>
          <w:rFonts w:eastAsia="Microsoft JhengHei"/>
        </w:rPr>
        <w:t>mm.</w:t>
      </w:r>
      <w:proofErr w:type="spellEnd"/>
    </w:p>
    <w:p w14:paraId="324AF990" w14:textId="77777777" w:rsidR="00127082" w:rsidRPr="00127082" w:rsidRDefault="00127082" w:rsidP="00010AC7">
      <w:pPr>
        <w:pStyle w:val="Style1"/>
        <w:numPr>
          <w:ilvl w:val="0"/>
          <w:numId w:val="30"/>
        </w:numPr>
        <w:spacing w:line="240" w:lineRule="auto"/>
        <w:rPr>
          <w:rFonts w:eastAsia="Microsoft JhengHei"/>
        </w:rPr>
      </w:pPr>
      <w:r w:rsidRPr="00127082">
        <w:rPr>
          <w:rFonts w:eastAsia="Microsoft JhengHei"/>
        </w:rPr>
        <w:t>Résolution : 480 x 272.</w:t>
      </w:r>
    </w:p>
    <w:p w14:paraId="0154E1BB" w14:textId="77777777" w:rsidR="00127082" w:rsidRPr="00127082" w:rsidRDefault="00127082" w:rsidP="00010AC7">
      <w:pPr>
        <w:pStyle w:val="Style1"/>
        <w:numPr>
          <w:ilvl w:val="0"/>
          <w:numId w:val="30"/>
        </w:numPr>
        <w:spacing w:line="240" w:lineRule="auto"/>
        <w:rPr>
          <w:rFonts w:eastAsia="Microsoft JhengHei"/>
        </w:rPr>
      </w:pPr>
      <w:r w:rsidRPr="00127082">
        <w:rPr>
          <w:rFonts w:eastAsia="Microsoft JhengHei"/>
        </w:rPr>
        <w:t xml:space="preserve">Zone active : 95,04 x 53,856 </w:t>
      </w:r>
      <w:proofErr w:type="spellStart"/>
      <w:r w:rsidRPr="00127082">
        <w:rPr>
          <w:rFonts w:eastAsia="Microsoft JhengHei"/>
        </w:rPr>
        <w:t>mm.</w:t>
      </w:r>
      <w:proofErr w:type="spellEnd"/>
    </w:p>
    <w:p w14:paraId="3064834C" w14:textId="77777777" w:rsidR="00127082" w:rsidRPr="00127082" w:rsidRDefault="00127082" w:rsidP="00010AC7">
      <w:pPr>
        <w:pStyle w:val="Style1"/>
        <w:numPr>
          <w:ilvl w:val="0"/>
          <w:numId w:val="30"/>
        </w:numPr>
        <w:spacing w:line="240" w:lineRule="auto"/>
        <w:rPr>
          <w:rFonts w:eastAsia="Microsoft JhengHei"/>
        </w:rPr>
      </w:pPr>
      <w:r w:rsidRPr="00127082">
        <w:rPr>
          <w:rFonts w:eastAsia="Microsoft JhengHei"/>
        </w:rPr>
        <w:t>Interface : RVB.</w:t>
      </w:r>
    </w:p>
    <w:p w14:paraId="6D1AEF71" w14:textId="1A37BB50" w:rsidR="00C52E40" w:rsidRDefault="1884F599" w:rsidP="00010AC7">
      <w:pPr>
        <w:pStyle w:val="Style1"/>
        <w:numPr>
          <w:ilvl w:val="0"/>
          <w:numId w:val="30"/>
        </w:numPr>
        <w:spacing w:line="240" w:lineRule="auto"/>
        <w:rPr>
          <w:rFonts w:eastAsia="Microsoft JhengHei"/>
        </w:rPr>
      </w:pPr>
      <w:r w:rsidRPr="1884F599">
        <w:rPr>
          <w:rFonts w:eastAsia="Microsoft JhengHei"/>
        </w:rPr>
        <w:t>Driver  IC : HX8527A.</w:t>
      </w:r>
    </w:p>
    <w:p w14:paraId="01522C67" w14:textId="45E17787" w:rsidR="00127082" w:rsidRPr="00DF194D" w:rsidRDefault="1884F599" w:rsidP="00010AC7">
      <w:pPr>
        <w:pStyle w:val="Style1"/>
        <w:numPr>
          <w:ilvl w:val="0"/>
          <w:numId w:val="30"/>
        </w:numPr>
        <w:spacing w:line="240" w:lineRule="auto"/>
      </w:pPr>
      <w:r w:rsidRPr="1884F599">
        <w:rPr>
          <w:rFonts w:eastAsia="Microsoft JhengHei"/>
        </w:rPr>
        <w:t>Tactile : résistive</w:t>
      </w:r>
    </w:p>
    <w:p w14:paraId="3D60BB5C" w14:textId="714F3B79" w:rsidR="00C52E40" w:rsidRPr="00C52E40" w:rsidRDefault="00DF194D" w:rsidP="00010AC7">
      <w:pPr>
        <w:pStyle w:val="Paragraphedeliste"/>
        <w:numPr>
          <w:ilvl w:val="0"/>
          <w:numId w:val="32"/>
        </w:numPr>
        <w:rPr>
          <w:rFonts w:asciiTheme="majorBidi" w:eastAsia="Microsoft JhengHei" w:hAnsiTheme="majorBidi" w:cstheme="majorBidi"/>
          <w:b/>
          <w:bCs/>
          <w:sz w:val="24"/>
          <w:szCs w:val="24"/>
        </w:rPr>
      </w:pPr>
      <w:r>
        <w:rPr>
          <w:rFonts w:ascii="Microsoft JhengHei" w:eastAsia="Microsoft JhengHei" w:hAnsi="Microsoft JhengHei"/>
          <w:b/>
          <w:bCs/>
          <w:noProof/>
          <w:sz w:val="24"/>
          <w:szCs w:val="24"/>
          <w:lang w:eastAsia="fr-FR"/>
        </w:rPr>
        <w:lastRenderedPageBreak/>
        <w:drawing>
          <wp:anchor distT="0" distB="0" distL="114300" distR="114300" simplePos="0" relativeHeight="251673600" behindDoc="0" locked="0" layoutInCell="1" allowOverlap="1" wp14:anchorId="50F060CA" wp14:editId="495632BB">
            <wp:simplePos x="0" y="0"/>
            <wp:positionH relativeFrom="margin">
              <wp:align>center</wp:align>
            </wp:positionH>
            <wp:positionV relativeFrom="paragraph">
              <wp:posOffset>26670</wp:posOffset>
            </wp:positionV>
            <wp:extent cx="1666861" cy="1356091"/>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66861" cy="1356091"/>
                    </a:xfrm>
                    <a:prstGeom prst="rect">
                      <a:avLst/>
                    </a:prstGeom>
                  </pic:spPr>
                </pic:pic>
              </a:graphicData>
            </a:graphic>
            <wp14:sizeRelH relativeFrom="margin">
              <wp14:pctWidth>0</wp14:pctWidth>
            </wp14:sizeRelH>
            <wp14:sizeRelV relativeFrom="margin">
              <wp14:pctHeight>0</wp14:pctHeight>
            </wp14:sizeRelV>
          </wp:anchor>
        </w:drawing>
      </w:r>
      <w:r w:rsidR="00C52E40" w:rsidRPr="00C52E40">
        <w:rPr>
          <w:rFonts w:asciiTheme="majorBidi" w:eastAsia="Microsoft JhengHei" w:hAnsiTheme="majorBidi" w:cstheme="majorBidi"/>
          <w:b/>
          <w:bCs/>
          <w:sz w:val="24"/>
          <w:szCs w:val="24"/>
        </w:rPr>
        <w:t>ESP8266 :</w:t>
      </w:r>
    </w:p>
    <w:p w14:paraId="43009542" w14:textId="0407C233" w:rsidR="00C52E40" w:rsidRDefault="00C52E40" w:rsidP="00C52E40">
      <w:pPr>
        <w:pStyle w:val="Paragraphedeliste"/>
        <w:rPr>
          <w:rFonts w:ascii="Microsoft JhengHei" w:eastAsia="Microsoft JhengHei" w:hAnsi="Microsoft JhengHei"/>
          <w:b/>
          <w:bCs/>
          <w:sz w:val="24"/>
          <w:szCs w:val="24"/>
        </w:rPr>
      </w:pPr>
    </w:p>
    <w:p w14:paraId="086AE0D8" w14:textId="77777777" w:rsidR="00C52E40" w:rsidRDefault="00C52E40" w:rsidP="00C52E40">
      <w:pPr>
        <w:pStyle w:val="Paragraphedeliste"/>
        <w:rPr>
          <w:rFonts w:ascii="Microsoft JhengHei" w:eastAsia="Microsoft JhengHei" w:hAnsi="Microsoft JhengHei"/>
          <w:b/>
          <w:bCs/>
          <w:sz w:val="24"/>
          <w:szCs w:val="24"/>
        </w:rPr>
      </w:pPr>
    </w:p>
    <w:p w14:paraId="0740661C" w14:textId="77777777" w:rsidR="00C52E40" w:rsidRDefault="00C52E40" w:rsidP="00C52E40">
      <w:pPr>
        <w:pStyle w:val="Paragraphedeliste"/>
        <w:rPr>
          <w:rFonts w:ascii="Microsoft JhengHei" w:eastAsia="Microsoft JhengHei" w:hAnsi="Microsoft JhengHei"/>
          <w:b/>
          <w:bCs/>
          <w:sz w:val="24"/>
          <w:szCs w:val="24"/>
        </w:rPr>
      </w:pPr>
    </w:p>
    <w:p w14:paraId="0EFCE6C5" w14:textId="77777777" w:rsidR="00DF194D" w:rsidRDefault="00DF194D" w:rsidP="00DF194D">
      <w:pPr>
        <w:pStyle w:val="Paragraphedeliste"/>
        <w:rPr>
          <w:rFonts w:ascii="Arial" w:hAnsi="Arial" w:cs="Arial"/>
          <w:color w:val="202122"/>
          <w:sz w:val="21"/>
          <w:szCs w:val="21"/>
        </w:rPr>
      </w:pPr>
      <w:r>
        <w:rPr>
          <w:noProof/>
          <w:lang w:eastAsia="fr-FR"/>
        </w:rPr>
        <mc:AlternateContent>
          <mc:Choice Requires="wps">
            <w:drawing>
              <wp:anchor distT="0" distB="0" distL="114300" distR="114300" simplePos="0" relativeHeight="251680768" behindDoc="0" locked="0" layoutInCell="1" allowOverlap="1" wp14:anchorId="267F2271" wp14:editId="10DEB5F6">
                <wp:simplePos x="0" y="0"/>
                <wp:positionH relativeFrom="margin">
                  <wp:align>center</wp:align>
                </wp:positionH>
                <wp:positionV relativeFrom="paragraph">
                  <wp:posOffset>172720</wp:posOffset>
                </wp:positionV>
                <wp:extent cx="1733550" cy="635"/>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a:effectLst/>
                      </wps:spPr>
                      <wps:txbx>
                        <w:txbxContent>
                          <w:p w14:paraId="7B6F3503" w14:textId="477C5EEC" w:rsidR="00C36EB8" w:rsidRPr="004A6422" w:rsidRDefault="00C36EB8" w:rsidP="00771906">
                            <w:pPr>
                              <w:pStyle w:val="Lgende"/>
                              <w:rPr>
                                <w:rFonts w:ascii="Microsoft JhengHei" w:eastAsia="Microsoft JhengHei" w:hAnsi="Microsoft JhengHei"/>
                                <w:b/>
                                <w:bCs/>
                                <w:noProof/>
                                <w:sz w:val="24"/>
                                <w:szCs w:val="24"/>
                              </w:rPr>
                            </w:pPr>
                            <w:bookmarkStart w:id="41" w:name="_Toc103110488"/>
                            <w:r>
                              <w:t xml:space="preserve">Figure </w:t>
                            </w:r>
                            <w:r>
                              <w:fldChar w:fldCharType="begin"/>
                            </w:r>
                            <w:r>
                              <w:instrText>SEQ Figure \* ARABIC</w:instrText>
                            </w:r>
                            <w:r>
                              <w:fldChar w:fldCharType="separate"/>
                            </w:r>
                            <w:r w:rsidR="00CB4075">
                              <w:rPr>
                                <w:noProof/>
                              </w:rPr>
                              <w:t>10</w:t>
                            </w:r>
                            <w:r>
                              <w:fldChar w:fldCharType="end"/>
                            </w:r>
                            <w:r>
                              <w:t xml:space="preserve"> : Node MCU ESP8266</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F2271" id="Zone de texte 11" o:spid="_x0000_s1036" type="#_x0000_t202" style="position:absolute;left:0;text-align:left;margin-left:0;margin-top:13.6pt;width:136.5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" stroked="f">
                <v:textbox style="mso-fit-shape-to-text:t" inset="0,0,0,0">
                  <w:txbxContent>
                    <w:p w14:paraId="7B6F3503" w14:textId="477C5EEC" w:rsidR="00C36EB8" w:rsidRPr="004A6422" w:rsidRDefault="00C36EB8" w:rsidP="00771906">
                      <w:pPr>
                        <w:pStyle w:val="Lgende"/>
                        <w:rPr>
                          <w:rFonts w:ascii="Microsoft JhengHei" w:eastAsia="Microsoft JhengHei" w:hAnsi="Microsoft JhengHei"/>
                          <w:b/>
                          <w:bCs/>
                          <w:noProof/>
                          <w:sz w:val="24"/>
                          <w:szCs w:val="24"/>
                        </w:rPr>
                      </w:pPr>
                      <w:bookmarkStart w:id="42" w:name="_Toc103110488"/>
                      <w:r>
                        <w:t xml:space="preserve">Figure </w:t>
                      </w:r>
                      <w:r>
                        <w:fldChar w:fldCharType="begin"/>
                      </w:r>
                      <w:r>
                        <w:instrText>SEQ Figure \* ARABIC</w:instrText>
                      </w:r>
                      <w:r>
                        <w:fldChar w:fldCharType="separate"/>
                      </w:r>
                      <w:r w:rsidR="00CB4075">
                        <w:rPr>
                          <w:noProof/>
                        </w:rPr>
                        <w:t>10</w:t>
                      </w:r>
                      <w:r>
                        <w:fldChar w:fldCharType="end"/>
                      </w:r>
                      <w:r>
                        <w:t xml:space="preserve"> : Node MCU ESP8266</w:t>
                      </w:r>
                      <w:bookmarkEnd w:id="42"/>
                    </w:p>
                  </w:txbxContent>
                </v:textbox>
                <w10:wrap anchorx="margin"/>
              </v:shape>
            </w:pict>
          </mc:Fallback>
        </mc:AlternateContent>
      </w:r>
    </w:p>
    <w:p w14:paraId="548CC7E6" w14:textId="77777777" w:rsidR="00DF194D" w:rsidRDefault="00DF194D" w:rsidP="00DF194D">
      <w:pPr>
        <w:pStyle w:val="Paragraphedeliste"/>
        <w:rPr>
          <w:rFonts w:ascii="Arial" w:hAnsi="Arial" w:cs="Arial"/>
          <w:color w:val="202122"/>
          <w:sz w:val="21"/>
          <w:szCs w:val="21"/>
        </w:rPr>
      </w:pPr>
    </w:p>
    <w:p w14:paraId="7D6D1F9A" w14:textId="172DD68E" w:rsidR="00A104D4" w:rsidRPr="00DF194D" w:rsidRDefault="00A104D4" w:rsidP="00DF194D">
      <w:pPr>
        <w:pStyle w:val="Style1"/>
        <w:ind w:firstLine="708"/>
        <w:rPr>
          <w:rFonts w:ascii="Microsoft JhengHei" w:eastAsia="Microsoft JhengHei" w:hAnsi="Microsoft JhengHei" w:cstheme="minorBidi"/>
          <w:b/>
          <w:bCs/>
        </w:rPr>
      </w:pPr>
      <w:r>
        <w:t>L’ESP8266 est décliné en </w:t>
      </w:r>
      <w:r w:rsidR="00741DAD">
        <w:t>plusieurs variantes.</w:t>
      </w:r>
      <w:r>
        <w:rPr>
          <w:sz w:val="15"/>
          <w:szCs w:val="15"/>
        </w:rPr>
        <w:t xml:space="preserve"> </w:t>
      </w:r>
      <w:r>
        <w:t>Un exemple de caractéristiques est indiqué ci-dessous.</w:t>
      </w:r>
    </w:p>
    <w:p w14:paraId="5D4950EC" w14:textId="3958F764" w:rsidR="00A104D4" w:rsidRPr="00A104D4" w:rsidRDefault="00A104D4" w:rsidP="00010AC7">
      <w:pPr>
        <w:pStyle w:val="Style1"/>
        <w:numPr>
          <w:ilvl w:val="0"/>
          <w:numId w:val="33"/>
        </w:numPr>
        <w:rPr>
          <w:color w:val="202122"/>
        </w:rPr>
      </w:pPr>
      <w:r w:rsidRPr="00A104D4">
        <w:t xml:space="preserve">Caractéristique : </w:t>
      </w:r>
    </w:p>
    <w:p w14:paraId="5E624D08" w14:textId="6FD54D25" w:rsidR="00A104D4" w:rsidRPr="00AD708B" w:rsidRDefault="00A104D4" w:rsidP="00010AC7">
      <w:pPr>
        <w:pStyle w:val="Style1"/>
        <w:numPr>
          <w:ilvl w:val="0"/>
          <w:numId w:val="34"/>
        </w:numPr>
        <w:spacing w:line="240" w:lineRule="auto"/>
        <w:rPr>
          <w:rFonts w:eastAsia="Microsoft JhengHei"/>
        </w:rPr>
      </w:pPr>
      <w:r w:rsidRPr="00AD708B">
        <w:rPr>
          <w:rFonts w:eastAsia="Microsoft JhengHei"/>
        </w:rPr>
        <w:t>32-bit </w:t>
      </w:r>
      <w:r w:rsidR="00004C52">
        <w:rPr>
          <w:rFonts w:eastAsia="Microsoft JhengHei"/>
        </w:rPr>
        <w:t>RISC</w:t>
      </w:r>
      <w:r w:rsidRPr="00AD708B">
        <w:rPr>
          <w:rFonts w:eastAsia="Microsoft JhengHei"/>
        </w:rPr>
        <w:t xml:space="preserve"> CPU: </w:t>
      </w:r>
      <w:proofErr w:type="spellStart"/>
      <w:r w:rsidRPr="00AD708B">
        <w:rPr>
          <w:rFonts w:eastAsia="Microsoft JhengHei"/>
        </w:rPr>
        <w:t>Tensilica</w:t>
      </w:r>
      <w:proofErr w:type="spellEnd"/>
      <w:r w:rsidRPr="00AD708B">
        <w:rPr>
          <w:rFonts w:eastAsia="Microsoft JhengHei"/>
        </w:rPr>
        <w:t xml:space="preserve"> </w:t>
      </w:r>
      <w:proofErr w:type="spellStart"/>
      <w:r w:rsidRPr="00AD708B">
        <w:rPr>
          <w:rFonts w:eastAsia="Microsoft JhengHei"/>
        </w:rPr>
        <w:t>Xtensa</w:t>
      </w:r>
      <w:proofErr w:type="spellEnd"/>
      <w:r w:rsidRPr="00AD708B">
        <w:rPr>
          <w:rFonts w:eastAsia="Microsoft JhengHei"/>
        </w:rPr>
        <w:t xml:space="preserve"> LX106, 80 MHz ;</w:t>
      </w:r>
    </w:p>
    <w:p w14:paraId="7C320FEF" w14:textId="77777777" w:rsidR="00A104D4" w:rsidRPr="00AD708B" w:rsidRDefault="00A104D4" w:rsidP="00010AC7">
      <w:pPr>
        <w:pStyle w:val="Style1"/>
        <w:numPr>
          <w:ilvl w:val="0"/>
          <w:numId w:val="34"/>
        </w:numPr>
        <w:spacing w:line="240" w:lineRule="auto"/>
        <w:rPr>
          <w:rFonts w:eastAsia="Microsoft JhengHei"/>
        </w:rPr>
      </w:pPr>
      <w:r w:rsidRPr="00AD708B">
        <w:rPr>
          <w:rFonts w:eastAsia="Microsoft JhengHei"/>
        </w:rPr>
        <w:t xml:space="preserve">64 </w:t>
      </w:r>
      <w:proofErr w:type="spellStart"/>
      <w:r w:rsidRPr="00AD708B">
        <w:rPr>
          <w:rFonts w:eastAsia="Microsoft JhengHei"/>
        </w:rPr>
        <w:t>Kio</w:t>
      </w:r>
      <w:proofErr w:type="spellEnd"/>
      <w:r w:rsidRPr="00AD708B">
        <w:rPr>
          <w:rFonts w:eastAsia="Microsoft JhengHei"/>
        </w:rPr>
        <w:t xml:space="preserve"> de RAM instruction, 96 </w:t>
      </w:r>
      <w:proofErr w:type="spellStart"/>
      <w:r w:rsidRPr="00AD708B">
        <w:rPr>
          <w:rFonts w:eastAsia="Microsoft JhengHei"/>
        </w:rPr>
        <w:t>Kio</w:t>
      </w:r>
      <w:proofErr w:type="spellEnd"/>
      <w:r w:rsidRPr="00AD708B">
        <w:rPr>
          <w:rFonts w:eastAsia="Microsoft JhengHei"/>
        </w:rPr>
        <w:t xml:space="preserve"> de RAM data ;</w:t>
      </w:r>
    </w:p>
    <w:p w14:paraId="279A3079" w14:textId="77777777" w:rsidR="00A104D4" w:rsidRPr="00AD708B" w:rsidRDefault="00A104D4" w:rsidP="00010AC7">
      <w:pPr>
        <w:pStyle w:val="Style1"/>
        <w:numPr>
          <w:ilvl w:val="0"/>
          <w:numId w:val="34"/>
        </w:numPr>
        <w:spacing w:line="240" w:lineRule="auto"/>
        <w:rPr>
          <w:rFonts w:eastAsia="Microsoft JhengHei"/>
        </w:rPr>
      </w:pPr>
      <w:r w:rsidRPr="00AD708B">
        <w:rPr>
          <w:rFonts w:eastAsia="Microsoft JhengHei"/>
        </w:rPr>
        <w:t xml:space="preserve">QSPI flash externe - 512 </w:t>
      </w:r>
      <w:proofErr w:type="spellStart"/>
      <w:r w:rsidRPr="00AD708B">
        <w:rPr>
          <w:rFonts w:eastAsia="Microsoft JhengHei"/>
        </w:rPr>
        <w:t>Kio</w:t>
      </w:r>
      <w:proofErr w:type="spellEnd"/>
      <w:r w:rsidRPr="00AD708B">
        <w:rPr>
          <w:rFonts w:eastAsia="Microsoft JhengHei"/>
        </w:rPr>
        <w:t xml:space="preserve"> à 4 </w:t>
      </w:r>
      <w:proofErr w:type="spellStart"/>
      <w:r w:rsidRPr="00AD708B">
        <w:rPr>
          <w:rFonts w:eastAsia="Microsoft JhengHei"/>
        </w:rPr>
        <w:t>Mio</w:t>
      </w:r>
      <w:proofErr w:type="spellEnd"/>
      <w:r w:rsidRPr="00AD708B">
        <w:rPr>
          <w:rFonts w:eastAsia="Microsoft JhengHei"/>
        </w:rPr>
        <w:t xml:space="preserve"> (supporte jusqu'à 16 </w:t>
      </w:r>
      <w:proofErr w:type="spellStart"/>
      <w:r w:rsidRPr="00AD708B">
        <w:rPr>
          <w:rFonts w:eastAsia="Microsoft JhengHei"/>
        </w:rPr>
        <w:t>Mio</w:t>
      </w:r>
      <w:proofErr w:type="spellEnd"/>
      <w:r w:rsidRPr="00AD708B">
        <w:rPr>
          <w:rFonts w:eastAsia="Microsoft JhengHei"/>
        </w:rPr>
        <w:t>) ;</w:t>
      </w:r>
    </w:p>
    <w:p w14:paraId="6142541E" w14:textId="55215E7B" w:rsidR="00A104D4" w:rsidRPr="00AD708B" w:rsidRDefault="009C1051" w:rsidP="00010AC7">
      <w:pPr>
        <w:pStyle w:val="Style1"/>
        <w:numPr>
          <w:ilvl w:val="0"/>
          <w:numId w:val="34"/>
        </w:numPr>
        <w:spacing w:line="240" w:lineRule="auto"/>
        <w:rPr>
          <w:rFonts w:eastAsia="Microsoft JhengHei"/>
        </w:rPr>
      </w:pPr>
      <w:r w:rsidRPr="00004C52">
        <w:rPr>
          <w:rFonts w:eastAsia="Microsoft JhengHei"/>
        </w:rPr>
        <w:t>I</w:t>
      </w:r>
      <w:r w:rsidR="00004C52">
        <w:rPr>
          <w:rFonts w:eastAsia="Microsoft JhengHei"/>
        </w:rPr>
        <w:t>EEE802.11</w:t>
      </w:r>
      <w:r w:rsidR="00A104D4" w:rsidRPr="00AD708B">
        <w:rPr>
          <w:rFonts w:eastAsia="Microsoft JhengHei"/>
        </w:rPr>
        <w:t> b/g/n </w:t>
      </w:r>
      <w:r w:rsidR="00004C52">
        <w:rPr>
          <w:rFonts w:eastAsia="Microsoft JhengHei"/>
        </w:rPr>
        <w:t>WIFI</w:t>
      </w:r>
      <w:r w:rsidRPr="00AD708B">
        <w:rPr>
          <w:rFonts w:eastAsia="Microsoft JhengHei"/>
        </w:rPr>
        <w:t> :</w:t>
      </w:r>
    </w:p>
    <w:p w14:paraId="48A1EBA6" w14:textId="59C5AE75" w:rsidR="00A104D4" w:rsidRPr="00AD708B" w:rsidRDefault="00A104D4" w:rsidP="00010AC7">
      <w:pPr>
        <w:pStyle w:val="Style1"/>
        <w:numPr>
          <w:ilvl w:val="0"/>
          <w:numId w:val="34"/>
        </w:numPr>
        <w:spacing w:line="240" w:lineRule="auto"/>
        <w:rPr>
          <w:rFonts w:eastAsia="Microsoft JhengHei"/>
        </w:rPr>
      </w:pPr>
      <w:r w:rsidRPr="00AD708B">
        <w:rPr>
          <w:rFonts w:eastAsia="Microsoft JhengHei"/>
        </w:rPr>
        <w:t>TR switch intégré, </w:t>
      </w:r>
      <w:proofErr w:type="spellStart"/>
      <w:r w:rsidR="009760A0">
        <w:fldChar w:fldCharType="begin"/>
      </w:r>
      <w:r w:rsidR="009760A0">
        <w:instrText xml:space="preserve"> HYPERLINK "https://fr.wikipedia.org/wiki/Balun" \o "Balun" </w:instrText>
      </w:r>
      <w:r w:rsidR="009760A0">
        <w:fldChar w:fldCharType="separate"/>
      </w:r>
      <w:r w:rsidRPr="00AD708B">
        <w:rPr>
          <w:rStyle w:val="Lienhypertexte"/>
          <w:rFonts w:ascii="Microsoft JhengHei" w:eastAsia="Microsoft JhengHei" w:hAnsi="Microsoft JhengHei" w:cs="Arial"/>
          <w:color w:val="auto"/>
          <w:sz w:val="21"/>
          <w:szCs w:val="21"/>
        </w:rPr>
        <w:t>balun</w:t>
      </w:r>
      <w:proofErr w:type="spellEnd"/>
      <w:r w:rsidR="009760A0">
        <w:rPr>
          <w:rStyle w:val="Lienhypertexte"/>
          <w:rFonts w:ascii="Microsoft JhengHei" w:eastAsia="Microsoft JhengHei" w:hAnsi="Microsoft JhengHei" w:cs="Arial"/>
          <w:color w:val="auto"/>
          <w:sz w:val="21"/>
          <w:szCs w:val="21"/>
        </w:rPr>
        <w:fldChar w:fldCharType="end"/>
      </w:r>
      <w:r w:rsidRPr="00AD708B">
        <w:rPr>
          <w:rFonts w:eastAsia="Microsoft JhengHei"/>
        </w:rPr>
        <w:t xml:space="preserve">, LNA , amplificateur de puissance </w:t>
      </w:r>
    </w:p>
    <w:p w14:paraId="06DA169A" w14:textId="559257E4" w:rsidR="00A104D4" w:rsidRPr="00AD708B" w:rsidRDefault="00A104D4" w:rsidP="00010AC7">
      <w:pPr>
        <w:pStyle w:val="Style1"/>
        <w:numPr>
          <w:ilvl w:val="0"/>
          <w:numId w:val="34"/>
        </w:numPr>
        <w:spacing w:line="240" w:lineRule="auto"/>
        <w:rPr>
          <w:rFonts w:eastAsia="Microsoft JhengHei"/>
        </w:rPr>
      </w:pPr>
      <w:r w:rsidRPr="00AD708B">
        <w:rPr>
          <w:rFonts w:eastAsia="Microsoft JhengHei"/>
        </w:rPr>
        <w:t>Authentification par WEP ou WPA/WPA2 ou bien réseau ouvert</w:t>
      </w:r>
    </w:p>
    <w:p w14:paraId="77A1B682" w14:textId="77777777" w:rsidR="00A104D4" w:rsidRPr="00AD708B" w:rsidRDefault="00A104D4" w:rsidP="00010AC7">
      <w:pPr>
        <w:pStyle w:val="Style1"/>
        <w:numPr>
          <w:ilvl w:val="0"/>
          <w:numId w:val="34"/>
        </w:numPr>
        <w:spacing w:line="240" w:lineRule="auto"/>
        <w:rPr>
          <w:rFonts w:eastAsia="Microsoft JhengHei"/>
        </w:rPr>
      </w:pPr>
      <w:r w:rsidRPr="00AD708B">
        <w:rPr>
          <w:rFonts w:eastAsia="Microsoft JhengHei"/>
        </w:rPr>
        <w:t>Certaines variantes supportent une antenne externe</w:t>
      </w:r>
    </w:p>
    <w:p w14:paraId="11E38BA5" w14:textId="3D531482" w:rsidR="00A104D4" w:rsidRPr="00AD708B" w:rsidRDefault="00A104D4" w:rsidP="00010AC7">
      <w:pPr>
        <w:pStyle w:val="Style1"/>
        <w:numPr>
          <w:ilvl w:val="0"/>
          <w:numId w:val="34"/>
        </w:numPr>
        <w:spacing w:line="240" w:lineRule="auto"/>
        <w:rPr>
          <w:rFonts w:eastAsia="Microsoft JhengHei"/>
        </w:rPr>
      </w:pPr>
      <w:r w:rsidRPr="00AD708B">
        <w:rPr>
          <w:rFonts w:eastAsia="Microsoft JhengHei"/>
        </w:rPr>
        <w:t xml:space="preserve">16 broches GPIO  </w:t>
      </w:r>
    </w:p>
    <w:p w14:paraId="6170FA80" w14:textId="2BA67570" w:rsidR="00A104D4" w:rsidRPr="00AD708B" w:rsidRDefault="00A104D4" w:rsidP="00010AC7">
      <w:pPr>
        <w:pStyle w:val="Style1"/>
        <w:numPr>
          <w:ilvl w:val="0"/>
          <w:numId w:val="34"/>
        </w:numPr>
        <w:spacing w:line="240" w:lineRule="auto"/>
        <w:rPr>
          <w:rFonts w:eastAsia="Microsoft JhengHei"/>
        </w:rPr>
      </w:pPr>
      <w:r w:rsidRPr="00AD708B">
        <w:rPr>
          <w:rFonts w:eastAsia="Microsoft JhengHei"/>
        </w:rPr>
        <w:t xml:space="preserve">Interfaces SPI </w:t>
      </w:r>
    </w:p>
    <w:p w14:paraId="4646FE3B" w14:textId="63EAB7BE" w:rsidR="00A104D4" w:rsidRPr="00AD708B" w:rsidRDefault="00741DAD" w:rsidP="00010AC7">
      <w:pPr>
        <w:pStyle w:val="Style1"/>
        <w:numPr>
          <w:ilvl w:val="0"/>
          <w:numId w:val="34"/>
        </w:numPr>
        <w:spacing w:line="240" w:lineRule="auto"/>
        <w:rPr>
          <w:rFonts w:eastAsia="Microsoft JhengHei"/>
        </w:rPr>
      </w:pPr>
      <w:r w:rsidRPr="00AD708B">
        <w:rPr>
          <w:rFonts w:eastAsia="Microsoft JhengHei"/>
        </w:rPr>
        <w:t>Interface avec</w:t>
      </w:r>
      <w:r w:rsidR="00A104D4" w:rsidRPr="00AD708B">
        <w:rPr>
          <w:rFonts w:eastAsia="Microsoft JhengHei"/>
        </w:rPr>
        <w:t> DMA (partageant les broches avec les GPIO) ;</w:t>
      </w:r>
    </w:p>
    <w:p w14:paraId="2C93EF55" w14:textId="50E94E3F" w:rsidR="00A104D4" w:rsidRPr="00AD708B" w:rsidRDefault="00A104D4" w:rsidP="00010AC7">
      <w:pPr>
        <w:pStyle w:val="Style1"/>
        <w:numPr>
          <w:ilvl w:val="0"/>
          <w:numId w:val="34"/>
        </w:numPr>
        <w:spacing w:line="240" w:lineRule="auto"/>
        <w:rPr>
          <w:rFonts w:eastAsia="Microsoft JhengHei"/>
        </w:rPr>
      </w:pPr>
      <w:r w:rsidRPr="00AD708B">
        <w:rPr>
          <w:rFonts w:eastAsia="Microsoft JhengHei"/>
        </w:rPr>
        <w:t>UART sur des broches dédiées, plus un UART dédié aux transmissions pouvant être géré par GPIO2 ;</w:t>
      </w:r>
    </w:p>
    <w:p w14:paraId="425157CF" w14:textId="690EF644" w:rsidR="00A104D4" w:rsidRPr="00AD708B" w:rsidRDefault="00A104D4" w:rsidP="00010AC7">
      <w:pPr>
        <w:pStyle w:val="Style1"/>
        <w:numPr>
          <w:ilvl w:val="0"/>
          <w:numId w:val="34"/>
        </w:numPr>
        <w:spacing w:line="240" w:lineRule="auto"/>
        <w:rPr>
          <w:rFonts w:eastAsia="Microsoft JhengHei"/>
        </w:rPr>
      </w:pPr>
      <w:r w:rsidRPr="00AD708B">
        <w:rPr>
          <w:rFonts w:eastAsia="Microsoft JhengHei"/>
        </w:rPr>
        <w:t xml:space="preserve">1 10-bit ADC  </w:t>
      </w:r>
    </w:p>
    <w:p w14:paraId="2AF3DBD2" w14:textId="77777777" w:rsidR="00A104D4" w:rsidRDefault="00A104D4" w:rsidP="00C52E40">
      <w:pPr>
        <w:pStyle w:val="Paragraphedeliste"/>
        <w:rPr>
          <w:rFonts w:ascii="Microsoft JhengHei" w:eastAsia="Microsoft JhengHei" w:hAnsi="Microsoft JhengHei"/>
          <w:b/>
          <w:bCs/>
          <w:sz w:val="24"/>
          <w:szCs w:val="24"/>
        </w:rPr>
      </w:pPr>
    </w:p>
    <w:p w14:paraId="49C4C6F7" w14:textId="77777777" w:rsidR="00C52E40" w:rsidRPr="00C52E40" w:rsidRDefault="00C52E40" w:rsidP="00010AC7">
      <w:pPr>
        <w:pStyle w:val="Paragraphedeliste"/>
        <w:numPr>
          <w:ilvl w:val="0"/>
          <w:numId w:val="35"/>
        </w:numPr>
        <w:rPr>
          <w:rFonts w:asciiTheme="majorBidi" w:eastAsia="Microsoft JhengHei" w:hAnsiTheme="majorBidi" w:cstheme="majorBidi"/>
          <w:b/>
          <w:bCs/>
          <w:sz w:val="24"/>
          <w:szCs w:val="24"/>
        </w:rPr>
      </w:pPr>
      <w:r w:rsidRPr="00C52E40">
        <w:rPr>
          <w:rFonts w:asciiTheme="majorBidi" w:eastAsia="Microsoft JhengHei" w:hAnsiTheme="majorBidi" w:cstheme="majorBidi"/>
          <w:b/>
          <w:bCs/>
          <w:sz w:val="24"/>
          <w:szCs w:val="24"/>
        </w:rPr>
        <w:t>Capteur de position (3590S-2-103L) :</w:t>
      </w:r>
    </w:p>
    <w:p w14:paraId="1D11DED4" w14:textId="77777777" w:rsidR="00C52E40" w:rsidRDefault="00C52E40" w:rsidP="00C52E40">
      <w:pPr>
        <w:pStyle w:val="Paragraphedeliste"/>
        <w:rPr>
          <w:rFonts w:ascii="Microsoft JhengHei" w:eastAsia="Microsoft JhengHei" w:hAnsi="Microsoft JhengHei"/>
          <w:b/>
          <w:bCs/>
          <w:sz w:val="24"/>
          <w:szCs w:val="24"/>
        </w:rPr>
      </w:pPr>
      <w:r>
        <w:rPr>
          <w:rFonts w:ascii="Microsoft JhengHei" w:eastAsia="Microsoft JhengHei" w:hAnsi="Microsoft JhengHei"/>
          <w:b/>
          <w:bCs/>
          <w:noProof/>
          <w:sz w:val="24"/>
          <w:szCs w:val="24"/>
          <w:lang w:eastAsia="fr-FR"/>
        </w:rPr>
        <w:drawing>
          <wp:anchor distT="0" distB="0" distL="114300" distR="114300" simplePos="0" relativeHeight="251666432" behindDoc="0" locked="0" layoutInCell="1" allowOverlap="1" wp14:anchorId="04A177A0" wp14:editId="4176D711">
            <wp:simplePos x="0" y="0"/>
            <wp:positionH relativeFrom="margin">
              <wp:align>center</wp:align>
            </wp:positionH>
            <wp:positionV relativeFrom="paragraph">
              <wp:posOffset>199390</wp:posOffset>
            </wp:positionV>
            <wp:extent cx="1581150" cy="1720879"/>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53">
                      <a:extLst>
                        <a:ext uri="{28A0092B-C50C-407E-A947-70E740481C1C}">
                          <a14:useLocalDpi xmlns:a14="http://schemas.microsoft.com/office/drawing/2010/main" val="0"/>
                        </a:ext>
                      </a:extLst>
                    </a:blip>
                    <a:stretch>
                      <a:fillRect/>
                    </a:stretch>
                  </pic:blipFill>
                  <pic:spPr>
                    <a:xfrm>
                      <a:off x="0" y="0"/>
                      <a:ext cx="1581150" cy="1720879"/>
                    </a:xfrm>
                    <a:prstGeom prst="rect">
                      <a:avLst/>
                    </a:prstGeom>
                  </pic:spPr>
                </pic:pic>
              </a:graphicData>
            </a:graphic>
            <wp14:sizeRelH relativeFrom="margin">
              <wp14:pctWidth>0</wp14:pctWidth>
            </wp14:sizeRelH>
            <wp14:sizeRelV relativeFrom="margin">
              <wp14:pctHeight>0</wp14:pctHeight>
            </wp14:sizeRelV>
          </wp:anchor>
        </w:drawing>
      </w:r>
    </w:p>
    <w:p w14:paraId="519E3079" w14:textId="77777777" w:rsidR="00C52E40" w:rsidRDefault="00C52E40" w:rsidP="00C52E40">
      <w:pPr>
        <w:pStyle w:val="Paragraphedeliste"/>
        <w:rPr>
          <w:rFonts w:ascii="Microsoft JhengHei" w:eastAsia="Microsoft JhengHei" w:hAnsi="Microsoft JhengHei"/>
          <w:b/>
          <w:bCs/>
          <w:sz w:val="24"/>
          <w:szCs w:val="24"/>
        </w:rPr>
      </w:pPr>
    </w:p>
    <w:p w14:paraId="3CB67A68" w14:textId="77777777" w:rsidR="00C52E40" w:rsidRDefault="00C52E40" w:rsidP="00C52E40">
      <w:pPr>
        <w:pStyle w:val="Paragraphedeliste"/>
        <w:rPr>
          <w:rFonts w:ascii="Microsoft JhengHei" w:eastAsia="Microsoft JhengHei" w:hAnsi="Microsoft JhengHei"/>
          <w:b/>
          <w:bCs/>
          <w:sz w:val="24"/>
          <w:szCs w:val="24"/>
        </w:rPr>
      </w:pPr>
    </w:p>
    <w:p w14:paraId="3F82C990" w14:textId="77777777" w:rsidR="00C52E40" w:rsidRDefault="00C52E40" w:rsidP="00C52E40">
      <w:pPr>
        <w:pStyle w:val="Paragraphedeliste"/>
        <w:rPr>
          <w:rFonts w:ascii="Microsoft JhengHei" w:eastAsia="Microsoft JhengHei" w:hAnsi="Microsoft JhengHei"/>
          <w:b/>
          <w:bCs/>
          <w:sz w:val="24"/>
          <w:szCs w:val="24"/>
        </w:rPr>
      </w:pPr>
    </w:p>
    <w:p w14:paraId="177B74BA" w14:textId="77777777" w:rsidR="00C52E40" w:rsidRDefault="00C52E40" w:rsidP="00C52E40">
      <w:pPr>
        <w:pStyle w:val="Paragraphedeliste"/>
        <w:rPr>
          <w:rFonts w:ascii="Microsoft JhengHei" w:eastAsia="Microsoft JhengHei" w:hAnsi="Microsoft JhengHei"/>
          <w:b/>
          <w:bCs/>
          <w:sz w:val="24"/>
          <w:szCs w:val="24"/>
        </w:rPr>
      </w:pPr>
    </w:p>
    <w:p w14:paraId="7639CE1F" w14:textId="77777777" w:rsidR="00C52E40" w:rsidRDefault="00C52E40" w:rsidP="00C52E40">
      <w:pPr>
        <w:pStyle w:val="Paragraphedeliste"/>
        <w:rPr>
          <w:rFonts w:ascii="Microsoft JhengHei" w:eastAsia="Microsoft JhengHei" w:hAnsi="Microsoft JhengHei"/>
          <w:b/>
          <w:bCs/>
          <w:sz w:val="24"/>
          <w:szCs w:val="24"/>
        </w:rPr>
      </w:pPr>
    </w:p>
    <w:p w14:paraId="193F565F" w14:textId="7D597BC5" w:rsidR="00D64045" w:rsidRDefault="00D64045" w:rsidP="00C52E40">
      <w:pPr>
        <w:pStyle w:val="Paragraphedeliste"/>
        <w:rPr>
          <w:rFonts w:ascii="Microsoft JhengHei" w:eastAsia="Microsoft JhengHei" w:hAnsi="Microsoft JhengHei"/>
          <w:b/>
          <w:bCs/>
          <w:sz w:val="24"/>
          <w:szCs w:val="24"/>
        </w:rPr>
      </w:pPr>
    </w:p>
    <w:p w14:paraId="443237EA" w14:textId="4BF924E8" w:rsidR="00C52E40" w:rsidRDefault="00771906" w:rsidP="1884F599">
      <w:pPr>
        <w:pStyle w:val="Paragraphedeliste"/>
        <w:rPr>
          <w:rFonts w:ascii="Microsoft JhengHei" w:eastAsia="Microsoft JhengHei" w:hAnsi="Microsoft JhengHei" w:cs="Arial"/>
          <w:color w:val="202122"/>
        </w:rPr>
      </w:pPr>
      <w:r>
        <w:rPr>
          <w:noProof/>
          <w:lang w:eastAsia="fr-FR"/>
        </w:rPr>
        <mc:AlternateContent>
          <mc:Choice Requires="wps">
            <w:drawing>
              <wp:anchor distT="0" distB="0" distL="114300" distR="114300" simplePos="0" relativeHeight="251682816" behindDoc="0" locked="0" layoutInCell="1" allowOverlap="1" wp14:anchorId="07258BE2" wp14:editId="154278B8">
                <wp:simplePos x="0" y="0"/>
                <wp:positionH relativeFrom="column">
                  <wp:posOffset>1900555</wp:posOffset>
                </wp:positionH>
                <wp:positionV relativeFrom="paragraph">
                  <wp:posOffset>6350</wp:posOffset>
                </wp:positionV>
                <wp:extent cx="2438400" cy="276225"/>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2438400" cy="276225"/>
                        </a:xfrm>
                        <a:prstGeom prst="rect">
                          <a:avLst/>
                        </a:prstGeom>
                        <a:solidFill>
                          <a:prstClr val="white"/>
                        </a:solidFill>
                        <a:ln>
                          <a:noFill/>
                        </a:ln>
                        <a:effectLst/>
                      </wps:spPr>
                      <wps:txbx>
                        <w:txbxContent>
                          <w:p w14:paraId="7D78B340" w14:textId="4E6E3EEB" w:rsidR="00C36EB8" w:rsidRPr="009B2420" w:rsidRDefault="00C36EB8" w:rsidP="00771906">
                            <w:pPr>
                              <w:pStyle w:val="Lgende"/>
                              <w:rPr>
                                <w:rFonts w:ascii="Microsoft JhengHei" w:eastAsia="Microsoft JhengHei" w:hAnsi="Microsoft JhengHei"/>
                                <w:b/>
                                <w:bCs/>
                                <w:noProof/>
                                <w:sz w:val="24"/>
                                <w:szCs w:val="24"/>
                              </w:rPr>
                            </w:pPr>
                            <w:bookmarkStart w:id="43" w:name="_Toc103110489"/>
                            <w:r>
                              <w:t xml:space="preserve">Figure </w:t>
                            </w:r>
                            <w:r>
                              <w:fldChar w:fldCharType="begin"/>
                            </w:r>
                            <w:r>
                              <w:instrText>SEQ Figure \* ARABIC</w:instrText>
                            </w:r>
                            <w:r>
                              <w:fldChar w:fldCharType="separate"/>
                            </w:r>
                            <w:r w:rsidR="00CB4075">
                              <w:rPr>
                                <w:noProof/>
                              </w:rPr>
                              <w:t>11</w:t>
                            </w:r>
                            <w:r>
                              <w:fldChar w:fldCharType="end"/>
                            </w:r>
                            <w:r>
                              <w:t xml:space="preserve"> : </w:t>
                            </w:r>
                            <w:r w:rsidRPr="003E7525">
                              <w:t>Capteur de position (3590S-2-103L)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58BE2" id="Zone de texte 18" o:spid="_x0000_s1037" type="#_x0000_t202" style="position:absolute;left:0;text-align:left;margin-left:149.65pt;margin-top:.5pt;width:192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" stroked="f">
                <v:textbox inset="0,0,0,0">
                  <w:txbxContent>
                    <w:p w14:paraId="7D78B340" w14:textId="4E6E3EEB" w:rsidR="00C36EB8" w:rsidRPr="009B2420" w:rsidRDefault="00C36EB8" w:rsidP="00771906">
                      <w:pPr>
                        <w:pStyle w:val="Lgende"/>
                        <w:rPr>
                          <w:rFonts w:ascii="Microsoft JhengHei" w:eastAsia="Microsoft JhengHei" w:hAnsi="Microsoft JhengHei"/>
                          <w:b/>
                          <w:bCs/>
                          <w:noProof/>
                          <w:sz w:val="24"/>
                          <w:szCs w:val="24"/>
                        </w:rPr>
                      </w:pPr>
                      <w:bookmarkStart w:id="44" w:name="_Toc103110489"/>
                      <w:r>
                        <w:t xml:space="preserve">Figure </w:t>
                      </w:r>
                      <w:r>
                        <w:fldChar w:fldCharType="begin"/>
                      </w:r>
                      <w:r>
                        <w:instrText>SEQ Figure \* ARABIC</w:instrText>
                      </w:r>
                      <w:r>
                        <w:fldChar w:fldCharType="separate"/>
                      </w:r>
                      <w:r w:rsidR="00CB4075">
                        <w:rPr>
                          <w:noProof/>
                        </w:rPr>
                        <w:t>11</w:t>
                      </w:r>
                      <w:r>
                        <w:fldChar w:fldCharType="end"/>
                      </w:r>
                      <w:r>
                        <w:t xml:space="preserve"> : </w:t>
                      </w:r>
                      <w:r w:rsidRPr="003E7525">
                        <w:t>Capteur de position (3590S-2-103L)</w:t>
                      </w:r>
                      <w:bookmarkEnd w:id="44"/>
                    </w:p>
                  </w:txbxContent>
                </v:textbox>
              </v:shape>
            </w:pict>
          </mc:Fallback>
        </mc:AlternateContent>
      </w:r>
      <w:r w:rsidR="1884F599" w:rsidRPr="1884F599">
        <w:rPr>
          <w:rFonts w:ascii="Microsoft JhengHei" w:eastAsia="Microsoft JhengHei" w:hAnsi="Microsoft JhengHei" w:cs="Arial"/>
          <w:color w:val="202122"/>
        </w:rPr>
        <w:t xml:space="preserve"> </w:t>
      </w:r>
    </w:p>
    <w:p w14:paraId="303B9B65" w14:textId="700A9E93" w:rsidR="009C1051" w:rsidRPr="00DF194D" w:rsidRDefault="009C1051" w:rsidP="00010AC7">
      <w:pPr>
        <w:pStyle w:val="Style1"/>
        <w:numPr>
          <w:ilvl w:val="3"/>
          <w:numId w:val="36"/>
        </w:numPr>
        <w:rPr>
          <w:rFonts w:eastAsia="Microsoft JhengHei"/>
        </w:rPr>
      </w:pPr>
      <w:r w:rsidRPr="00DF194D">
        <w:rPr>
          <w:rFonts w:eastAsia="Microsoft JhengHei"/>
        </w:rPr>
        <w:lastRenderedPageBreak/>
        <w:t xml:space="preserve">Caractéristiques : </w:t>
      </w:r>
    </w:p>
    <w:p w14:paraId="1AC6DFA8" w14:textId="37D228D0" w:rsidR="009C1051" w:rsidRPr="009C1051" w:rsidRDefault="009C1051" w:rsidP="00010AC7">
      <w:pPr>
        <w:pStyle w:val="Style1"/>
        <w:numPr>
          <w:ilvl w:val="0"/>
          <w:numId w:val="37"/>
        </w:numPr>
        <w:spacing w:line="240" w:lineRule="auto"/>
        <w:rPr>
          <w:rFonts w:eastAsia="Microsoft JhengHei"/>
        </w:rPr>
      </w:pPr>
      <w:r w:rsidRPr="009C1051">
        <w:rPr>
          <w:rFonts w:eastAsia="Microsoft JhengHei"/>
        </w:rPr>
        <w:t>Support de douille</w:t>
      </w:r>
    </w:p>
    <w:p w14:paraId="5A7EEFA5" w14:textId="03B84DB6" w:rsidR="009C1051" w:rsidRPr="009C1051" w:rsidRDefault="009C1051" w:rsidP="00010AC7">
      <w:pPr>
        <w:pStyle w:val="Style1"/>
        <w:numPr>
          <w:ilvl w:val="0"/>
          <w:numId w:val="37"/>
        </w:numPr>
        <w:spacing w:line="240" w:lineRule="auto"/>
        <w:rPr>
          <w:rFonts w:eastAsia="Microsoft JhengHei"/>
        </w:rPr>
      </w:pPr>
      <w:r w:rsidRPr="009C1051">
        <w:rPr>
          <w:rFonts w:eastAsia="Microsoft JhengHei"/>
        </w:rPr>
        <w:t>Fonction de broche AR en option</w:t>
      </w:r>
    </w:p>
    <w:p w14:paraId="52BC6EF2" w14:textId="51356BF4" w:rsidR="009C1051" w:rsidRPr="009C1051" w:rsidRDefault="009C1051" w:rsidP="00010AC7">
      <w:pPr>
        <w:pStyle w:val="Style1"/>
        <w:numPr>
          <w:ilvl w:val="0"/>
          <w:numId w:val="37"/>
        </w:numPr>
        <w:spacing w:line="240" w:lineRule="auto"/>
        <w:rPr>
          <w:rFonts w:eastAsia="Microsoft JhengHei"/>
        </w:rPr>
      </w:pPr>
      <w:r w:rsidRPr="009C1051">
        <w:rPr>
          <w:rFonts w:eastAsia="Microsoft JhengHei"/>
        </w:rPr>
        <w:t>Arbre et douilles en plastique ou en métal</w:t>
      </w:r>
    </w:p>
    <w:p w14:paraId="21F92A3C" w14:textId="01A589A2" w:rsidR="009C1051" w:rsidRPr="009C1051" w:rsidRDefault="009C1051" w:rsidP="00010AC7">
      <w:pPr>
        <w:pStyle w:val="Style1"/>
        <w:numPr>
          <w:ilvl w:val="0"/>
          <w:numId w:val="37"/>
        </w:numPr>
        <w:spacing w:line="240" w:lineRule="auto"/>
        <w:rPr>
          <w:rFonts w:eastAsia="Microsoft JhengHei"/>
        </w:rPr>
      </w:pPr>
      <w:r w:rsidRPr="009C1051">
        <w:rPr>
          <w:rFonts w:eastAsia="Microsoft JhengHei"/>
        </w:rPr>
        <w:t>Bobiné</w:t>
      </w:r>
    </w:p>
    <w:p w14:paraId="6ED5FDFC" w14:textId="449F85B4" w:rsidR="009C1051" w:rsidRPr="009C1051" w:rsidRDefault="009C1051" w:rsidP="00010AC7">
      <w:pPr>
        <w:pStyle w:val="Style1"/>
        <w:numPr>
          <w:ilvl w:val="0"/>
          <w:numId w:val="37"/>
        </w:numPr>
        <w:spacing w:line="240" w:lineRule="auto"/>
        <w:rPr>
          <w:rFonts w:eastAsia="Microsoft JhengHei"/>
        </w:rPr>
      </w:pPr>
      <w:r w:rsidRPr="009C1051">
        <w:rPr>
          <w:rFonts w:eastAsia="Microsoft JhengHei"/>
        </w:rPr>
        <w:t>Cosses à souder ou broches PC</w:t>
      </w:r>
    </w:p>
    <w:p w14:paraId="227DA39C" w14:textId="2787C172" w:rsidR="009C1051" w:rsidRPr="009C1051" w:rsidRDefault="009C1051" w:rsidP="00010AC7">
      <w:pPr>
        <w:pStyle w:val="Style1"/>
        <w:numPr>
          <w:ilvl w:val="0"/>
          <w:numId w:val="37"/>
        </w:numPr>
        <w:spacing w:line="240" w:lineRule="auto"/>
        <w:rPr>
          <w:rFonts w:eastAsia="Microsoft JhengHei"/>
        </w:rPr>
      </w:pPr>
      <w:proofErr w:type="spellStart"/>
      <w:r w:rsidRPr="009C1051">
        <w:rPr>
          <w:rFonts w:eastAsia="Microsoft JhengHei"/>
        </w:rPr>
        <w:t>Scellable</w:t>
      </w:r>
      <w:proofErr w:type="spellEnd"/>
      <w:r w:rsidRPr="009C1051">
        <w:rPr>
          <w:rFonts w:eastAsia="Microsoft JhengHei"/>
        </w:rPr>
        <w:t xml:space="preserve"> (joint complet du corps)</w:t>
      </w:r>
    </w:p>
    <w:p w14:paraId="641162CE" w14:textId="67D829FC" w:rsidR="00741DAD" w:rsidRPr="00DF194D" w:rsidRDefault="009C1051" w:rsidP="00010AC7">
      <w:pPr>
        <w:pStyle w:val="Style1"/>
        <w:numPr>
          <w:ilvl w:val="0"/>
          <w:numId w:val="37"/>
        </w:numPr>
        <w:spacing w:line="240" w:lineRule="auto"/>
        <w:rPr>
          <w:rFonts w:eastAsia="Microsoft JhengHei"/>
        </w:rPr>
      </w:pPr>
      <w:r w:rsidRPr="009C1051">
        <w:rPr>
          <w:rFonts w:eastAsia="Microsoft JhengHei"/>
        </w:rPr>
        <w:t>Conçu pour une utilisation dans les applications IHM</w:t>
      </w:r>
    </w:p>
    <w:p w14:paraId="23096D08" w14:textId="77777777" w:rsidR="00C52E40" w:rsidRPr="00771906" w:rsidRDefault="00C52E40" w:rsidP="00625905">
      <w:pPr>
        <w:pStyle w:val="Paragraphedeliste"/>
        <w:numPr>
          <w:ilvl w:val="0"/>
          <w:numId w:val="6"/>
        </w:numPr>
        <w:rPr>
          <w:rFonts w:asciiTheme="majorBidi" w:eastAsia="Microsoft JhengHei" w:hAnsiTheme="majorBidi" w:cstheme="majorBidi"/>
          <w:b/>
          <w:bCs/>
          <w:sz w:val="24"/>
          <w:szCs w:val="24"/>
        </w:rPr>
      </w:pPr>
      <w:r w:rsidRPr="00771906">
        <w:rPr>
          <w:rFonts w:asciiTheme="majorBidi" w:eastAsia="Microsoft JhengHei" w:hAnsiTheme="majorBidi" w:cstheme="majorBidi"/>
          <w:b/>
          <w:bCs/>
          <w:sz w:val="24"/>
          <w:szCs w:val="24"/>
        </w:rPr>
        <w:t>Capteur de diamètre (</w:t>
      </w:r>
      <w:r w:rsidRPr="00771906">
        <w:rPr>
          <w:rFonts w:asciiTheme="majorBidi" w:eastAsia="Microsoft JhengHei" w:hAnsiTheme="majorBidi" w:cstheme="majorBidi"/>
          <w:b/>
          <w:bCs/>
        </w:rPr>
        <w:t xml:space="preserve">PTL01-15W0-103B1) : </w:t>
      </w:r>
    </w:p>
    <w:p w14:paraId="3BA884ED" w14:textId="77777777" w:rsidR="00C52E40" w:rsidRPr="00462448" w:rsidRDefault="00771906" w:rsidP="00C52E40">
      <w:pPr>
        <w:pStyle w:val="Paragraphedeliste"/>
        <w:rPr>
          <w:rFonts w:ascii="Microsoft JhengHei" w:eastAsia="Microsoft JhengHei" w:hAnsi="Microsoft JhengHei"/>
          <w:b/>
          <w:bCs/>
          <w:sz w:val="24"/>
          <w:szCs w:val="24"/>
        </w:rPr>
      </w:pPr>
      <w:r>
        <w:rPr>
          <w:rFonts w:ascii="Microsoft JhengHei" w:eastAsia="Microsoft JhengHei" w:hAnsi="Microsoft JhengHei"/>
          <w:b/>
          <w:bCs/>
          <w:noProof/>
          <w:sz w:val="24"/>
          <w:szCs w:val="24"/>
          <w:lang w:eastAsia="fr-FR"/>
        </w:rPr>
        <w:drawing>
          <wp:anchor distT="0" distB="0" distL="114300" distR="114300" simplePos="0" relativeHeight="251667456" behindDoc="0" locked="0" layoutInCell="1" allowOverlap="1" wp14:anchorId="6E64C728" wp14:editId="2B394E15">
            <wp:simplePos x="0" y="0"/>
            <wp:positionH relativeFrom="margin">
              <wp:align>center</wp:align>
            </wp:positionH>
            <wp:positionV relativeFrom="paragraph">
              <wp:posOffset>22860</wp:posOffset>
            </wp:positionV>
            <wp:extent cx="1476375" cy="1687286"/>
            <wp:effectExtent l="0" t="0" r="0" b="825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54">
                      <a:extLst>
                        <a:ext uri="{28A0092B-C50C-407E-A947-70E740481C1C}">
                          <a14:useLocalDpi xmlns:a14="http://schemas.microsoft.com/office/drawing/2010/main" val="0"/>
                        </a:ext>
                      </a:extLst>
                    </a:blip>
                    <a:stretch>
                      <a:fillRect/>
                    </a:stretch>
                  </pic:blipFill>
                  <pic:spPr>
                    <a:xfrm>
                      <a:off x="0" y="0"/>
                      <a:ext cx="1476375" cy="1687286"/>
                    </a:xfrm>
                    <a:prstGeom prst="rect">
                      <a:avLst/>
                    </a:prstGeom>
                  </pic:spPr>
                </pic:pic>
              </a:graphicData>
            </a:graphic>
            <wp14:sizeRelH relativeFrom="margin">
              <wp14:pctWidth>0</wp14:pctWidth>
            </wp14:sizeRelH>
            <wp14:sizeRelV relativeFrom="margin">
              <wp14:pctHeight>0</wp14:pctHeight>
            </wp14:sizeRelV>
          </wp:anchor>
        </w:drawing>
      </w:r>
    </w:p>
    <w:p w14:paraId="4B005AB4" w14:textId="77777777" w:rsidR="00C52E40" w:rsidRDefault="00C52E40" w:rsidP="00C52E40">
      <w:pPr>
        <w:pStyle w:val="Paragraphedeliste"/>
        <w:rPr>
          <w:rFonts w:ascii="Microsoft JhengHei" w:eastAsia="Microsoft JhengHei" w:hAnsi="Microsoft JhengHei"/>
          <w:b/>
          <w:bCs/>
          <w:sz w:val="24"/>
          <w:szCs w:val="24"/>
        </w:rPr>
      </w:pPr>
    </w:p>
    <w:p w14:paraId="67A486BA" w14:textId="527BECA5" w:rsidR="00C52E40" w:rsidRDefault="00C52E40" w:rsidP="00C52E40">
      <w:pPr>
        <w:pStyle w:val="Paragraphedeliste"/>
        <w:rPr>
          <w:rFonts w:ascii="Microsoft JhengHei" w:eastAsia="Microsoft JhengHei" w:hAnsi="Microsoft JhengHei"/>
          <w:b/>
          <w:bCs/>
          <w:sz w:val="24"/>
          <w:szCs w:val="24"/>
        </w:rPr>
      </w:pPr>
    </w:p>
    <w:p w14:paraId="2DD17785" w14:textId="20B885BF" w:rsidR="00C52E40" w:rsidRDefault="00C52E40" w:rsidP="00C52E40">
      <w:pPr>
        <w:pStyle w:val="Paragraphedeliste"/>
        <w:rPr>
          <w:rFonts w:ascii="Microsoft JhengHei" w:eastAsia="Microsoft JhengHei" w:hAnsi="Microsoft JhengHei"/>
          <w:b/>
          <w:bCs/>
          <w:sz w:val="24"/>
          <w:szCs w:val="24"/>
        </w:rPr>
      </w:pPr>
    </w:p>
    <w:p w14:paraId="57E2FD03" w14:textId="1DFA8326" w:rsidR="00C52E40" w:rsidRDefault="00C52E40" w:rsidP="00C52E40">
      <w:pPr>
        <w:pStyle w:val="Paragraphedeliste"/>
        <w:rPr>
          <w:rFonts w:ascii="Microsoft JhengHei" w:eastAsia="Microsoft JhengHei" w:hAnsi="Microsoft JhengHei"/>
          <w:b/>
          <w:bCs/>
          <w:sz w:val="24"/>
          <w:szCs w:val="24"/>
        </w:rPr>
      </w:pPr>
    </w:p>
    <w:p w14:paraId="38F4312D" w14:textId="371358ED" w:rsidR="002A7A5A" w:rsidRPr="00DF194D" w:rsidRDefault="00DF194D" w:rsidP="00DF194D">
      <w:pPr>
        <w:pStyle w:val="Paragraphedeliste"/>
        <w:rPr>
          <w:rFonts w:ascii="Microsoft JhengHei" w:eastAsia="Microsoft JhengHei" w:hAnsi="Microsoft JhengHei"/>
          <w:b/>
          <w:bCs/>
          <w:sz w:val="24"/>
          <w:szCs w:val="24"/>
        </w:rPr>
      </w:pPr>
      <w:r>
        <w:rPr>
          <w:noProof/>
          <w:lang w:eastAsia="fr-FR"/>
        </w:rPr>
        <mc:AlternateContent>
          <mc:Choice Requires="wps">
            <w:drawing>
              <wp:anchor distT="0" distB="0" distL="114300" distR="114300" simplePos="0" relativeHeight="251684864" behindDoc="0" locked="0" layoutInCell="1" allowOverlap="1" wp14:anchorId="50753B8B" wp14:editId="2484E09B">
                <wp:simplePos x="0" y="0"/>
                <wp:positionH relativeFrom="column">
                  <wp:posOffset>1805305</wp:posOffset>
                </wp:positionH>
                <wp:positionV relativeFrom="paragraph">
                  <wp:posOffset>36195</wp:posOffset>
                </wp:positionV>
                <wp:extent cx="249555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a:effectLst/>
                      </wps:spPr>
                      <wps:txbx>
                        <w:txbxContent>
                          <w:p w14:paraId="7622027E" w14:textId="38D8DE96" w:rsidR="00C36EB8" w:rsidRPr="00601F76" w:rsidRDefault="00C36EB8" w:rsidP="00771906">
                            <w:pPr>
                              <w:pStyle w:val="Lgende"/>
                              <w:rPr>
                                <w:rFonts w:ascii="Microsoft JhengHei" w:eastAsia="Microsoft JhengHei" w:hAnsi="Microsoft JhengHei"/>
                                <w:b/>
                                <w:bCs/>
                                <w:noProof/>
                                <w:sz w:val="24"/>
                                <w:szCs w:val="24"/>
                              </w:rPr>
                            </w:pPr>
                            <w:bookmarkStart w:id="45" w:name="_Toc103110490"/>
                            <w:r>
                              <w:t xml:space="preserve">Figure </w:t>
                            </w:r>
                            <w:r>
                              <w:fldChar w:fldCharType="begin"/>
                            </w:r>
                            <w:r>
                              <w:instrText>SEQ Figure \* ARABIC</w:instrText>
                            </w:r>
                            <w:r>
                              <w:fldChar w:fldCharType="separate"/>
                            </w:r>
                            <w:r w:rsidR="00CB4075">
                              <w:rPr>
                                <w:noProof/>
                              </w:rPr>
                              <w:t>12</w:t>
                            </w:r>
                            <w:r>
                              <w:fldChar w:fldCharType="end"/>
                            </w:r>
                            <w:r>
                              <w:t xml:space="preserve"> : </w:t>
                            </w:r>
                            <w:r w:rsidRPr="00983E02">
                              <w:t>Capteur de diamètre (PTL01-15W0-103B1)</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753B8B" id="Zone de texte 19" o:spid="_x0000_s1038" type="#_x0000_t202" style="position:absolute;left:0;text-align:left;margin-left:142.15pt;margin-top:2.85pt;width:196.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" stroked="f">
                <v:textbox style="mso-fit-shape-to-text:t" inset="0,0,0,0">
                  <w:txbxContent>
                    <w:p w14:paraId="7622027E" w14:textId="38D8DE96" w:rsidR="00C36EB8" w:rsidRPr="00601F76" w:rsidRDefault="00C36EB8" w:rsidP="00771906">
                      <w:pPr>
                        <w:pStyle w:val="Lgende"/>
                        <w:rPr>
                          <w:rFonts w:ascii="Microsoft JhengHei" w:eastAsia="Microsoft JhengHei" w:hAnsi="Microsoft JhengHei"/>
                          <w:b/>
                          <w:bCs/>
                          <w:noProof/>
                          <w:sz w:val="24"/>
                          <w:szCs w:val="24"/>
                        </w:rPr>
                      </w:pPr>
                      <w:bookmarkStart w:id="46" w:name="_Toc103110490"/>
                      <w:r>
                        <w:t xml:space="preserve">Figure </w:t>
                      </w:r>
                      <w:r>
                        <w:fldChar w:fldCharType="begin"/>
                      </w:r>
                      <w:r>
                        <w:instrText>SEQ Figure \* ARABIC</w:instrText>
                      </w:r>
                      <w:r>
                        <w:fldChar w:fldCharType="separate"/>
                      </w:r>
                      <w:r w:rsidR="00CB4075">
                        <w:rPr>
                          <w:noProof/>
                        </w:rPr>
                        <w:t>12</w:t>
                      </w:r>
                      <w:r>
                        <w:fldChar w:fldCharType="end"/>
                      </w:r>
                      <w:r>
                        <w:t xml:space="preserve"> : </w:t>
                      </w:r>
                      <w:r w:rsidRPr="00983E02">
                        <w:t>Capteur de diamètre (PTL01-15W0-103B1)</w:t>
                      </w:r>
                      <w:bookmarkEnd w:id="46"/>
                    </w:p>
                  </w:txbxContent>
                </v:textbox>
              </v:shape>
            </w:pict>
          </mc:Fallback>
        </mc:AlternateContent>
      </w:r>
    </w:p>
    <w:p w14:paraId="5399DAC1" w14:textId="16EFAD88" w:rsidR="00C52E40" w:rsidRDefault="00A93FCE" w:rsidP="00010AC7">
      <w:pPr>
        <w:pStyle w:val="Style1"/>
        <w:numPr>
          <w:ilvl w:val="0"/>
          <w:numId w:val="39"/>
        </w:numPr>
        <w:rPr>
          <w:rFonts w:eastAsia="Microsoft JhengHei"/>
        </w:rPr>
      </w:pPr>
      <w:r>
        <w:rPr>
          <w:rFonts w:eastAsia="Microsoft JhengHei"/>
        </w:rPr>
        <w:t>Caractéristiques :</w:t>
      </w:r>
    </w:p>
    <w:p w14:paraId="3F4FF904" w14:textId="14D22C29" w:rsidR="00A93FCE" w:rsidRPr="00827509" w:rsidRDefault="00A93FCE" w:rsidP="00010AC7">
      <w:pPr>
        <w:pStyle w:val="Style1"/>
        <w:numPr>
          <w:ilvl w:val="0"/>
          <w:numId w:val="40"/>
        </w:numPr>
        <w:spacing w:line="240" w:lineRule="auto"/>
        <w:rPr>
          <w:rFonts w:eastAsia="Microsoft JhengHei"/>
        </w:rPr>
      </w:pPr>
      <w:r w:rsidRPr="00827509">
        <w:rPr>
          <w:rFonts w:eastAsia="Microsoft JhengHei"/>
        </w:rPr>
        <w:t xml:space="preserve">Type : </w:t>
      </w:r>
      <w:r w:rsidRPr="00544639">
        <w:rPr>
          <w:rFonts w:eastAsia="Microsoft JhengHei" w:cs="Times New Roman"/>
          <w:shd w:val="clear" w:color="auto" w:fill="FFFFFF"/>
        </w:rPr>
        <w:t xml:space="preserve">Slide </w:t>
      </w:r>
      <w:proofErr w:type="spellStart"/>
      <w:r w:rsidRPr="00544639">
        <w:rPr>
          <w:rFonts w:eastAsia="Microsoft JhengHei" w:cs="Times New Roman"/>
          <w:shd w:val="clear" w:color="auto" w:fill="FFFFFF"/>
        </w:rPr>
        <w:t>Potentiometer</w:t>
      </w:r>
      <w:proofErr w:type="spellEnd"/>
      <w:r w:rsidRPr="00544639">
        <w:rPr>
          <w:rFonts w:eastAsia="Microsoft JhengHei" w:cs="Times New Roman"/>
          <w:shd w:val="clear" w:color="auto" w:fill="FFFFFF"/>
        </w:rPr>
        <w:t xml:space="preserve"> </w:t>
      </w:r>
      <w:proofErr w:type="spellStart"/>
      <w:r w:rsidRPr="00544639">
        <w:rPr>
          <w:rFonts w:eastAsia="Microsoft JhengHei" w:cs="Times New Roman"/>
          <w:shd w:val="clear" w:color="auto" w:fill="FFFFFF"/>
        </w:rPr>
        <w:t>with</w:t>
      </w:r>
      <w:proofErr w:type="spellEnd"/>
      <w:r w:rsidRPr="00544639">
        <w:rPr>
          <w:rFonts w:eastAsia="Microsoft JhengHei" w:cs="Times New Roman"/>
          <w:shd w:val="clear" w:color="auto" w:fill="FFFFFF"/>
        </w:rPr>
        <w:t xml:space="preserve"> LED</w:t>
      </w:r>
      <w:r w:rsidR="00544639">
        <w:rPr>
          <w:rFonts w:eastAsia="Microsoft JhengHei" w:cs="Times New Roman"/>
          <w:shd w:val="clear" w:color="auto" w:fill="FFFFFF"/>
        </w:rPr>
        <w:t xml:space="preserve"> </w:t>
      </w:r>
    </w:p>
    <w:p w14:paraId="72907A9D" w14:textId="10B5AF9A" w:rsidR="00A93FCE" w:rsidRPr="00827509" w:rsidRDefault="00A93FCE" w:rsidP="00010AC7">
      <w:pPr>
        <w:pStyle w:val="Style1"/>
        <w:numPr>
          <w:ilvl w:val="0"/>
          <w:numId w:val="40"/>
        </w:numPr>
        <w:spacing w:line="240" w:lineRule="auto"/>
        <w:rPr>
          <w:rFonts w:eastAsia="Microsoft JhengHei"/>
        </w:rPr>
      </w:pPr>
      <w:r w:rsidRPr="00827509">
        <w:rPr>
          <w:rFonts w:eastAsia="Microsoft JhengHei"/>
        </w:rPr>
        <w:t xml:space="preserve">Course : 100mm </w:t>
      </w:r>
    </w:p>
    <w:p w14:paraId="3A82B6CF" w14:textId="4B54F713" w:rsidR="00A93FCE" w:rsidRPr="00827509" w:rsidRDefault="00A93FCE" w:rsidP="00010AC7">
      <w:pPr>
        <w:pStyle w:val="Style1"/>
        <w:numPr>
          <w:ilvl w:val="0"/>
          <w:numId w:val="40"/>
        </w:numPr>
        <w:spacing w:line="240" w:lineRule="auto"/>
        <w:rPr>
          <w:rFonts w:eastAsia="Microsoft JhengHei"/>
        </w:rPr>
      </w:pPr>
      <w:r w:rsidRPr="00827509">
        <w:rPr>
          <w:rFonts w:eastAsia="Microsoft JhengHei"/>
        </w:rPr>
        <w:t xml:space="preserve">Resistance : 10khoms </w:t>
      </w:r>
    </w:p>
    <w:p w14:paraId="09DB4239" w14:textId="46F43C34" w:rsidR="00A93FCE" w:rsidRPr="00827509" w:rsidRDefault="00A93FCE" w:rsidP="00010AC7">
      <w:pPr>
        <w:pStyle w:val="Style1"/>
        <w:numPr>
          <w:ilvl w:val="0"/>
          <w:numId w:val="40"/>
        </w:numPr>
        <w:spacing w:line="240" w:lineRule="auto"/>
        <w:rPr>
          <w:rFonts w:eastAsia="Microsoft JhengHei"/>
        </w:rPr>
      </w:pPr>
      <w:r w:rsidRPr="00827509">
        <w:rPr>
          <w:rFonts w:eastAsia="Microsoft JhengHei"/>
        </w:rPr>
        <w:t>Données de puissance : 200M/W</w:t>
      </w:r>
    </w:p>
    <w:p w14:paraId="5CA41FB7" w14:textId="522B7B03" w:rsidR="00A93FCE" w:rsidRPr="00827509" w:rsidRDefault="00A93FCE" w:rsidP="00010AC7">
      <w:pPr>
        <w:pStyle w:val="Style1"/>
        <w:numPr>
          <w:ilvl w:val="0"/>
          <w:numId w:val="40"/>
        </w:numPr>
        <w:spacing w:line="240" w:lineRule="auto"/>
        <w:rPr>
          <w:rFonts w:eastAsia="Microsoft JhengHei"/>
        </w:rPr>
      </w:pPr>
      <w:r w:rsidRPr="00827509">
        <w:rPr>
          <w:rFonts w:eastAsia="Microsoft JhengHei"/>
        </w:rPr>
        <w:t>Tolérance : 20</w:t>
      </w:r>
      <w:r w:rsidR="00827509" w:rsidRPr="00827509">
        <w:rPr>
          <w:rFonts w:eastAsia="Microsoft JhengHei"/>
        </w:rPr>
        <w:t>%</w:t>
      </w:r>
    </w:p>
    <w:p w14:paraId="2432375A" w14:textId="4721DF96" w:rsidR="00A93FCE" w:rsidRPr="00827509" w:rsidRDefault="00A93FCE" w:rsidP="00010AC7">
      <w:pPr>
        <w:pStyle w:val="Style1"/>
        <w:numPr>
          <w:ilvl w:val="0"/>
          <w:numId w:val="40"/>
        </w:numPr>
        <w:spacing w:line="240" w:lineRule="auto"/>
        <w:rPr>
          <w:rFonts w:eastAsia="Microsoft JhengHei"/>
        </w:rPr>
      </w:pPr>
      <w:r w:rsidRPr="00827509">
        <w:rPr>
          <w:rFonts w:eastAsia="Microsoft JhengHei"/>
        </w:rPr>
        <w:t>Type de bande résistive :</w:t>
      </w:r>
      <w:r w:rsidR="00827509" w:rsidRPr="00827509">
        <w:rPr>
          <w:rFonts w:eastAsia="Microsoft JhengHei"/>
        </w:rPr>
        <w:t xml:space="preserve"> </w:t>
      </w:r>
      <w:r w:rsidR="00545C24" w:rsidRPr="00827509">
        <w:rPr>
          <w:rFonts w:eastAsia="Microsoft JhengHei"/>
        </w:rPr>
        <w:t>Lin</w:t>
      </w:r>
      <w:r w:rsidR="002A7A5A">
        <w:rPr>
          <w:rFonts w:eastAsia="Microsoft JhengHei"/>
        </w:rPr>
        <w:t>é</w:t>
      </w:r>
      <w:r w:rsidR="00545C24" w:rsidRPr="00827509">
        <w:rPr>
          <w:rFonts w:eastAsia="Microsoft JhengHei"/>
        </w:rPr>
        <w:t>a</w:t>
      </w:r>
      <w:r w:rsidR="002A7A5A">
        <w:rPr>
          <w:rFonts w:eastAsia="Microsoft JhengHei"/>
        </w:rPr>
        <w:t>i</w:t>
      </w:r>
      <w:r w:rsidR="00545C24">
        <w:rPr>
          <w:rFonts w:eastAsia="Microsoft JhengHei"/>
        </w:rPr>
        <w:t>r</w:t>
      </w:r>
      <w:r w:rsidR="00545C24" w:rsidRPr="00827509">
        <w:rPr>
          <w:rFonts w:eastAsia="Microsoft JhengHei"/>
        </w:rPr>
        <w:t>e</w:t>
      </w:r>
    </w:p>
    <w:p w14:paraId="5057129C" w14:textId="77198BF5" w:rsidR="00A93FCE" w:rsidRPr="00827509" w:rsidRDefault="00A93FCE" w:rsidP="00010AC7">
      <w:pPr>
        <w:pStyle w:val="Style1"/>
        <w:numPr>
          <w:ilvl w:val="0"/>
          <w:numId w:val="40"/>
        </w:numPr>
        <w:spacing w:line="240" w:lineRule="auto"/>
        <w:rPr>
          <w:rFonts w:eastAsia="Microsoft JhengHei"/>
        </w:rPr>
      </w:pPr>
      <w:r w:rsidRPr="00827509">
        <w:rPr>
          <w:rFonts w:eastAsia="Microsoft JhengHei"/>
        </w:rPr>
        <w:t>Longueur :</w:t>
      </w:r>
      <w:r w:rsidR="00827509" w:rsidRPr="00827509">
        <w:rPr>
          <w:rFonts w:eastAsia="Microsoft JhengHei"/>
        </w:rPr>
        <w:t xml:space="preserve"> 35mm</w:t>
      </w:r>
    </w:p>
    <w:p w14:paraId="5A468801" w14:textId="07874D08" w:rsidR="00A93FCE" w:rsidRPr="00827509" w:rsidRDefault="00A93FCE" w:rsidP="00010AC7">
      <w:pPr>
        <w:pStyle w:val="Style1"/>
        <w:numPr>
          <w:ilvl w:val="0"/>
          <w:numId w:val="40"/>
        </w:numPr>
        <w:spacing w:line="240" w:lineRule="auto"/>
        <w:rPr>
          <w:rFonts w:eastAsia="Microsoft JhengHei"/>
        </w:rPr>
      </w:pPr>
      <w:r w:rsidRPr="00827509">
        <w:rPr>
          <w:rFonts w:eastAsia="Microsoft JhengHei"/>
        </w:rPr>
        <w:t>Largeur :</w:t>
      </w:r>
      <w:r w:rsidR="00827509" w:rsidRPr="00827509">
        <w:rPr>
          <w:rFonts w:eastAsia="Microsoft JhengHei"/>
        </w:rPr>
        <w:t xml:space="preserve"> 9mm</w:t>
      </w:r>
    </w:p>
    <w:p w14:paraId="4EA6D316" w14:textId="58A1C734" w:rsidR="00A93FCE" w:rsidRDefault="00A93FCE" w:rsidP="00010AC7">
      <w:pPr>
        <w:pStyle w:val="Style1"/>
        <w:numPr>
          <w:ilvl w:val="0"/>
          <w:numId w:val="40"/>
        </w:numPr>
        <w:spacing w:line="240" w:lineRule="auto"/>
        <w:rPr>
          <w:rFonts w:eastAsia="Microsoft JhengHei"/>
        </w:rPr>
      </w:pPr>
      <w:r w:rsidRPr="00827509">
        <w:rPr>
          <w:rFonts w:eastAsia="Microsoft JhengHei"/>
        </w:rPr>
        <w:t xml:space="preserve">Hauteur : </w:t>
      </w:r>
      <w:r w:rsidR="00827509" w:rsidRPr="00827509">
        <w:rPr>
          <w:rFonts w:eastAsia="Microsoft JhengHei"/>
        </w:rPr>
        <w:t>7mm</w:t>
      </w:r>
    </w:p>
    <w:p w14:paraId="14BCE16A" w14:textId="3DBF83BD" w:rsidR="00827509" w:rsidRPr="00827509" w:rsidRDefault="00827509" w:rsidP="00827509">
      <w:pPr>
        <w:pStyle w:val="Paragraphedeliste"/>
        <w:rPr>
          <w:rFonts w:ascii="Microsoft JhengHei" w:eastAsia="Microsoft JhengHei" w:hAnsi="Microsoft JhengHei"/>
          <w:sz w:val="24"/>
          <w:szCs w:val="24"/>
        </w:rPr>
      </w:pPr>
    </w:p>
    <w:p w14:paraId="5069FE19" w14:textId="77777777" w:rsidR="00C52E40" w:rsidRPr="00771906" w:rsidRDefault="00C52E40" w:rsidP="00625905">
      <w:pPr>
        <w:pStyle w:val="Paragraphedeliste"/>
        <w:numPr>
          <w:ilvl w:val="0"/>
          <w:numId w:val="7"/>
        </w:numPr>
        <w:rPr>
          <w:rFonts w:asciiTheme="majorBidi" w:eastAsia="Microsoft JhengHei" w:hAnsiTheme="majorBidi" w:cstheme="majorBidi"/>
          <w:b/>
          <w:bCs/>
          <w:sz w:val="24"/>
          <w:szCs w:val="24"/>
        </w:rPr>
      </w:pPr>
      <w:r w:rsidRPr="00771906">
        <w:rPr>
          <w:rFonts w:asciiTheme="majorBidi" w:eastAsia="Microsoft JhengHei" w:hAnsiTheme="majorBidi" w:cstheme="majorBidi"/>
          <w:b/>
          <w:bCs/>
          <w:sz w:val="24"/>
          <w:szCs w:val="24"/>
        </w:rPr>
        <w:t>Capteur de proximité (</w:t>
      </w:r>
      <w:r w:rsidR="00771906" w:rsidRPr="00771906">
        <w:rPr>
          <w:rFonts w:asciiTheme="majorBidi" w:eastAsia="Microsoft JhengHei" w:hAnsiTheme="majorBidi" w:cstheme="majorBidi"/>
          <w:b/>
          <w:bCs/>
          <w:sz w:val="24"/>
          <w:szCs w:val="24"/>
        </w:rPr>
        <w:t>OPB745WZ)</w:t>
      </w:r>
      <w:r w:rsidRPr="00771906">
        <w:rPr>
          <w:rFonts w:asciiTheme="majorBidi" w:eastAsia="Microsoft JhengHei" w:hAnsiTheme="majorBidi" w:cstheme="majorBidi"/>
          <w:b/>
          <w:bCs/>
          <w:sz w:val="24"/>
          <w:szCs w:val="24"/>
        </w:rPr>
        <w:t xml:space="preserve"> : </w:t>
      </w:r>
    </w:p>
    <w:p w14:paraId="0D45D2B6" w14:textId="1B661E6D" w:rsidR="00C52E40" w:rsidRDefault="00C52E40" w:rsidP="00C52E40">
      <w:pPr>
        <w:pStyle w:val="Paragraphedeliste"/>
        <w:rPr>
          <w:rFonts w:ascii="Microsoft JhengHei" w:eastAsia="Microsoft JhengHei" w:hAnsi="Microsoft JhengHei" w:cs="Times New Roman"/>
          <w:b/>
          <w:bCs/>
        </w:rPr>
      </w:pPr>
    </w:p>
    <w:p w14:paraId="4AB14A7C" w14:textId="1F1D4273" w:rsidR="00C52E40" w:rsidRPr="00413564" w:rsidRDefault="00DF194D" w:rsidP="00C52E40">
      <w:pPr>
        <w:pStyle w:val="Paragraphedeliste"/>
        <w:rPr>
          <w:rFonts w:ascii="Microsoft JhengHei" w:eastAsia="Microsoft JhengHei" w:hAnsi="Microsoft JhengHei" w:cs="Times New Roman"/>
          <w:b/>
          <w:bCs/>
        </w:rPr>
      </w:pPr>
      <w:r>
        <w:rPr>
          <w:rFonts w:ascii="Microsoft JhengHei" w:eastAsia="Microsoft JhengHei" w:hAnsi="Microsoft JhengHei" w:cs="Times New Roman"/>
          <w:b/>
          <w:bCs/>
          <w:noProof/>
          <w:lang w:eastAsia="fr-FR"/>
        </w:rPr>
        <w:drawing>
          <wp:anchor distT="0" distB="0" distL="114300" distR="114300" simplePos="0" relativeHeight="251668480" behindDoc="0" locked="0" layoutInCell="1" allowOverlap="1" wp14:anchorId="336B21ED" wp14:editId="307E821C">
            <wp:simplePos x="0" y="0"/>
            <wp:positionH relativeFrom="margin">
              <wp:align>center</wp:align>
            </wp:positionH>
            <wp:positionV relativeFrom="paragraph">
              <wp:posOffset>8890</wp:posOffset>
            </wp:positionV>
            <wp:extent cx="1238250" cy="1238250"/>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14:sizeRelH relativeFrom="margin">
              <wp14:pctWidth>0</wp14:pctWidth>
            </wp14:sizeRelH>
            <wp14:sizeRelV relativeFrom="margin">
              <wp14:pctHeight>0</wp14:pctHeight>
            </wp14:sizeRelV>
          </wp:anchor>
        </w:drawing>
      </w:r>
    </w:p>
    <w:p w14:paraId="0E8363FF" w14:textId="258900D3" w:rsidR="00C52E40" w:rsidRDefault="00C52E40" w:rsidP="00C52E40">
      <w:pPr>
        <w:pStyle w:val="Paragraphedeliste"/>
        <w:rPr>
          <w:rFonts w:ascii="Microsoft JhengHei" w:eastAsia="Microsoft JhengHei" w:hAnsi="Microsoft JhengHei"/>
          <w:b/>
          <w:bCs/>
          <w:sz w:val="24"/>
          <w:szCs w:val="24"/>
        </w:rPr>
      </w:pPr>
    </w:p>
    <w:p w14:paraId="619FE528" w14:textId="70326D17" w:rsidR="00C52E40" w:rsidRDefault="00C52E40" w:rsidP="00C52E40">
      <w:pPr>
        <w:pStyle w:val="Paragraphedeliste"/>
        <w:rPr>
          <w:rFonts w:ascii="Microsoft JhengHei" w:eastAsia="Microsoft JhengHei" w:hAnsi="Microsoft JhengHei"/>
          <w:b/>
          <w:bCs/>
          <w:sz w:val="24"/>
          <w:szCs w:val="24"/>
        </w:rPr>
      </w:pPr>
    </w:p>
    <w:p w14:paraId="4E272039" w14:textId="21F7BAF5" w:rsidR="00C52E40" w:rsidRPr="00771906" w:rsidRDefault="00C52E40" w:rsidP="00771906">
      <w:pPr>
        <w:rPr>
          <w:rFonts w:ascii="Microsoft JhengHei" w:eastAsia="Microsoft JhengHei" w:hAnsi="Microsoft JhengHei"/>
          <w:b/>
          <w:bCs/>
          <w:sz w:val="24"/>
          <w:szCs w:val="24"/>
        </w:rPr>
      </w:pPr>
    </w:p>
    <w:p w14:paraId="1F346DF1" w14:textId="0C131DAC" w:rsidR="002A7A5A" w:rsidRPr="00DF194D" w:rsidRDefault="002A7A5A" w:rsidP="00DF194D">
      <w:pPr>
        <w:rPr>
          <w:rFonts w:asciiTheme="majorBidi" w:eastAsia="Microsoft JhengHei" w:hAnsiTheme="majorBidi" w:cstheme="majorBidi"/>
          <w:b/>
          <w:bCs/>
          <w:sz w:val="24"/>
          <w:szCs w:val="24"/>
        </w:rPr>
      </w:pPr>
      <w:r>
        <w:rPr>
          <w:noProof/>
          <w:lang w:eastAsia="fr-FR"/>
        </w:rPr>
        <mc:AlternateContent>
          <mc:Choice Requires="wps">
            <w:drawing>
              <wp:anchor distT="0" distB="0" distL="114300" distR="114300" simplePos="0" relativeHeight="251686912" behindDoc="0" locked="0" layoutInCell="1" allowOverlap="1" wp14:anchorId="3B1F47FF" wp14:editId="6AABB098">
                <wp:simplePos x="0" y="0"/>
                <wp:positionH relativeFrom="margin">
                  <wp:align>center</wp:align>
                </wp:positionH>
                <wp:positionV relativeFrom="paragraph">
                  <wp:posOffset>16510</wp:posOffset>
                </wp:positionV>
                <wp:extent cx="2143125" cy="247650"/>
                <wp:effectExtent l="0" t="0" r="9525" b="0"/>
                <wp:wrapNone/>
                <wp:docPr id="20" name="Zone de texte 20"/>
                <wp:cNvGraphicFramePr/>
                <a:graphic xmlns:a="http://schemas.openxmlformats.org/drawingml/2006/main">
                  <a:graphicData uri="http://schemas.microsoft.com/office/word/2010/wordprocessingShape">
                    <wps:wsp>
                      <wps:cNvSpPr txBox="1"/>
                      <wps:spPr>
                        <a:xfrm>
                          <a:off x="0" y="0"/>
                          <a:ext cx="2143125" cy="247650"/>
                        </a:xfrm>
                        <a:prstGeom prst="rect">
                          <a:avLst/>
                        </a:prstGeom>
                        <a:solidFill>
                          <a:prstClr val="white"/>
                        </a:solidFill>
                        <a:ln>
                          <a:noFill/>
                        </a:ln>
                        <a:effectLst/>
                      </wps:spPr>
                      <wps:txbx>
                        <w:txbxContent>
                          <w:p w14:paraId="0AC7FE17" w14:textId="756410F4" w:rsidR="00C36EB8" w:rsidRPr="008D5A69" w:rsidRDefault="00C36EB8" w:rsidP="00771906">
                            <w:pPr>
                              <w:pStyle w:val="Lgende"/>
                              <w:rPr>
                                <w:rFonts w:ascii="Microsoft JhengHei" w:eastAsia="Microsoft JhengHei" w:hAnsi="Microsoft JhengHei" w:cs="Times New Roman"/>
                                <w:b/>
                                <w:bCs/>
                                <w:noProof/>
                              </w:rPr>
                            </w:pPr>
                            <w:bookmarkStart w:id="47" w:name="_Toc103110491"/>
                            <w:r>
                              <w:t xml:space="preserve">Figure </w:t>
                            </w:r>
                            <w:r>
                              <w:fldChar w:fldCharType="begin"/>
                            </w:r>
                            <w:r>
                              <w:instrText>SEQ Figure \* ARABIC</w:instrText>
                            </w:r>
                            <w:r>
                              <w:fldChar w:fldCharType="separate"/>
                            </w:r>
                            <w:r w:rsidR="00CB4075">
                              <w:rPr>
                                <w:noProof/>
                              </w:rPr>
                              <w:t>13</w:t>
                            </w:r>
                            <w:r>
                              <w:fldChar w:fldCharType="end"/>
                            </w:r>
                            <w:r>
                              <w:t xml:space="preserve"> : </w:t>
                            </w:r>
                            <w:r w:rsidRPr="00E26EA8">
                              <w:t>Capteur de proximité (OPB745WZ)</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F47FF" id="Zone de texte 20" o:spid="_x0000_s1039" type="#_x0000_t202" style="position:absolute;margin-left:0;margin-top:1.3pt;width:168.75pt;height:19.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" stroked="f">
                <v:textbox inset="0,0,0,0">
                  <w:txbxContent>
                    <w:p w14:paraId="0AC7FE17" w14:textId="756410F4" w:rsidR="00C36EB8" w:rsidRPr="008D5A69" w:rsidRDefault="00C36EB8" w:rsidP="00771906">
                      <w:pPr>
                        <w:pStyle w:val="Lgende"/>
                        <w:rPr>
                          <w:rFonts w:ascii="Microsoft JhengHei" w:eastAsia="Microsoft JhengHei" w:hAnsi="Microsoft JhengHei" w:cs="Times New Roman"/>
                          <w:b/>
                          <w:bCs/>
                          <w:noProof/>
                        </w:rPr>
                      </w:pPr>
                      <w:bookmarkStart w:id="48" w:name="_Toc103110491"/>
                      <w:r>
                        <w:t xml:space="preserve">Figure </w:t>
                      </w:r>
                      <w:r>
                        <w:fldChar w:fldCharType="begin"/>
                      </w:r>
                      <w:r>
                        <w:instrText>SEQ Figure \* ARABIC</w:instrText>
                      </w:r>
                      <w:r>
                        <w:fldChar w:fldCharType="separate"/>
                      </w:r>
                      <w:r w:rsidR="00CB4075">
                        <w:rPr>
                          <w:noProof/>
                        </w:rPr>
                        <w:t>13</w:t>
                      </w:r>
                      <w:r>
                        <w:fldChar w:fldCharType="end"/>
                      </w:r>
                      <w:r>
                        <w:t xml:space="preserve"> : </w:t>
                      </w:r>
                      <w:r w:rsidRPr="00E26EA8">
                        <w:t>Capteur de proximité (OPB745WZ)</w:t>
                      </w:r>
                      <w:bookmarkEnd w:id="48"/>
                    </w:p>
                  </w:txbxContent>
                </v:textbox>
                <w10:wrap anchorx="margin"/>
              </v:shape>
            </w:pict>
          </mc:Fallback>
        </mc:AlternateContent>
      </w:r>
    </w:p>
    <w:p w14:paraId="0173F23A" w14:textId="3BE535E1" w:rsidR="00827509" w:rsidRDefault="00DF194D" w:rsidP="00010AC7">
      <w:pPr>
        <w:pStyle w:val="Style1"/>
        <w:numPr>
          <w:ilvl w:val="0"/>
          <w:numId w:val="41"/>
        </w:numPr>
        <w:rPr>
          <w:rFonts w:eastAsia="Microsoft JhengHei"/>
        </w:rPr>
      </w:pPr>
      <w:r>
        <w:rPr>
          <w:rFonts w:eastAsia="Microsoft JhengHei"/>
        </w:rPr>
        <w:t xml:space="preserve">Caractéristiques </w:t>
      </w:r>
      <w:r w:rsidR="00827509" w:rsidRPr="00827509">
        <w:rPr>
          <w:rFonts w:eastAsia="Microsoft JhengHei"/>
        </w:rPr>
        <w:t>:</w:t>
      </w:r>
    </w:p>
    <w:p w14:paraId="0F9AD8A2" w14:textId="10EC6AA1" w:rsidR="00A91BEF" w:rsidRDefault="00A91BEF" w:rsidP="00010AC7">
      <w:pPr>
        <w:pStyle w:val="Style1"/>
        <w:numPr>
          <w:ilvl w:val="0"/>
          <w:numId w:val="42"/>
        </w:numPr>
        <w:spacing w:line="240" w:lineRule="auto"/>
        <w:rPr>
          <w:rFonts w:eastAsia="Microsoft JhengHei"/>
        </w:rPr>
      </w:pPr>
      <w:r>
        <w:rPr>
          <w:rFonts w:eastAsia="Microsoft JhengHei"/>
        </w:rPr>
        <w:t>Distance de détection : 3.81mm</w:t>
      </w:r>
    </w:p>
    <w:p w14:paraId="0C69DC36" w14:textId="682DE76B" w:rsidR="00A91BEF" w:rsidRDefault="00A91BEF" w:rsidP="00010AC7">
      <w:pPr>
        <w:pStyle w:val="Style1"/>
        <w:numPr>
          <w:ilvl w:val="0"/>
          <w:numId w:val="42"/>
        </w:numPr>
        <w:spacing w:line="240" w:lineRule="auto"/>
        <w:rPr>
          <w:rFonts w:eastAsia="Microsoft JhengHei"/>
        </w:rPr>
      </w:pPr>
      <w:r>
        <w:rPr>
          <w:rFonts w:eastAsia="Microsoft JhengHei"/>
        </w:rPr>
        <w:t xml:space="preserve">Collecteur de tension : 15v </w:t>
      </w:r>
    </w:p>
    <w:p w14:paraId="30DBCC7C" w14:textId="1502CA5E" w:rsidR="00A91BEF" w:rsidRDefault="00A91BEF" w:rsidP="00010AC7">
      <w:pPr>
        <w:pStyle w:val="Style1"/>
        <w:numPr>
          <w:ilvl w:val="0"/>
          <w:numId w:val="42"/>
        </w:numPr>
        <w:spacing w:line="240" w:lineRule="auto"/>
        <w:rPr>
          <w:rFonts w:eastAsia="Microsoft JhengHei"/>
        </w:rPr>
      </w:pPr>
      <w:r>
        <w:rPr>
          <w:rFonts w:eastAsia="Microsoft JhengHei"/>
        </w:rPr>
        <w:t xml:space="preserve">VF-tension directe : 1.8v </w:t>
      </w:r>
    </w:p>
    <w:p w14:paraId="31AFC6BF" w14:textId="742DF6FF" w:rsidR="00A91BEF" w:rsidRDefault="00A91BEF" w:rsidP="00010AC7">
      <w:pPr>
        <w:pStyle w:val="Style1"/>
        <w:numPr>
          <w:ilvl w:val="0"/>
          <w:numId w:val="42"/>
        </w:numPr>
        <w:spacing w:line="240" w:lineRule="auto"/>
        <w:rPr>
          <w:rFonts w:eastAsia="Microsoft JhengHei"/>
        </w:rPr>
      </w:pPr>
      <w:r>
        <w:rPr>
          <w:rFonts w:eastAsia="Microsoft JhengHei"/>
        </w:rPr>
        <w:t>VF-tension inverse : 2v</w:t>
      </w:r>
    </w:p>
    <w:p w14:paraId="007A6312" w14:textId="4BA710A5" w:rsidR="00A91BEF" w:rsidRDefault="00A91BEF" w:rsidP="00010AC7">
      <w:pPr>
        <w:pStyle w:val="Style1"/>
        <w:numPr>
          <w:ilvl w:val="0"/>
          <w:numId w:val="42"/>
        </w:numPr>
        <w:spacing w:line="240" w:lineRule="auto"/>
        <w:rPr>
          <w:rFonts w:eastAsia="Microsoft JhengHei"/>
        </w:rPr>
      </w:pPr>
      <w:r>
        <w:rPr>
          <w:rFonts w:eastAsia="Microsoft JhengHei"/>
        </w:rPr>
        <w:t xml:space="preserve">Température de fonctionnement min : -40°C </w:t>
      </w:r>
    </w:p>
    <w:p w14:paraId="50E00669" w14:textId="05046809" w:rsidR="00827509" w:rsidRPr="00DF194D" w:rsidRDefault="00A91BEF" w:rsidP="00010AC7">
      <w:pPr>
        <w:pStyle w:val="Style1"/>
        <w:numPr>
          <w:ilvl w:val="0"/>
          <w:numId w:val="42"/>
        </w:numPr>
        <w:spacing w:line="240" w:lineRule="auto"/>
        <w:rPr>
          <w:rFonts w:eastAsia="Microsoft JhengHei"/>
        </w:rPr>
      </w:pPr>
      <w:r>
        <w:rPr>
          <w:rFonts w:eastAsia="Microsoft JhengHei"/>
        </w:rPr>
        <w:t xml:space="preserve">Température de fonctionnement max : +80°C </w:t>
      </w:r>
    </w:p>
    <w:p w14:paraId="3F2B341E" w14:textId="263F5648" w:rsidR="00C52E40" w:rsidRPr="00771906" w:rsidRDefault="00C52E40" w:rsidP="00010AC7">
      <w:pPr>
        <w:pStyle w:val="Paragraphedeliste"/>
        <w:numPr>
          <w:ilvl w:val="0"/>
          <w:numId w:val="43"/>
        </w:numPr>
        <w:rPr>
          <w:rFonts w:asciiTheme="majorBidi" w:eastAsia="Microsoft JhengHei" w:hAnsiTheme="majorBidi" w:cstheme="majorBidi"/>
          <w:b/>
          <w:bCs/>
          <w:sz w:val="24"/>
          <w:szCs w:val="24"/>
        </w:rPr>
      </w:pPr>
      <w:r w:rsidRPr="00771906">
        <w:rPr>
          <w:rFonts w:asciiTheme="majorBidi" w:eastAsia="Microsoft JhengHei" w:hAnsiTheme="majorBidi" w:cstheme="majorBidi"/>
          <w:b/>
          <w:bCs/>
          <w:sz w:val="24"/>
          <w:szCs w:val="24"/>
        </w:rPr>
        <w:t xml:space="preserve">Capteur jauge de contrainte </w:t>
      </w:r>
      <w:r w:rsidR="00771906" w:rsidRPr="00771906">
        <w:rPr>
          <w:rFonts w:asciiTheme="majorBidi" w:eastAsia="Microsoft JhengHei" w:hAnsiTheme="majorBidi" w:cstheme="majorBidi"/>
          <w:b/>
          <w:bCs/>
          <w:sz w:val="24"/>
          <w:szCs w:val="24"/>
        </w:rPr>
        <w:t>(FSS020WNST)</w:t>
      </w:r>
      <w:r w:rsidRPr="00771906">
        <w:rPr>
          <w:rFonts w:asciiTheme="majorBidi" w:eastAsia="Microsoft JhengHei" w:hAnsiTheme="majorBidi" w:cstheme="majorBidi"/>
          <w:b/>
          <w:bCs/>
          <w:sz w:val="24"/>
          <w:szCs w:val="24"/>
        </w:rPr>
        <w:t> :</w:t>
      </w:r>
    </w:p>
    <w:p w14:paraId="777B304C" w14:textId="6F43DDE6" w:rsidR="00C52E40" w:rsidRDefault="00DF194D" w:rsidP="00C52E40">
      <w:pPr>
        <w:pStyle w:val="Paragraphedeliste"/>
        <w:rPr>
          <w:rFonts w:ascii="Microsoft JhengHei" w:eastAsia="Microsoft JhengHei" w:hAnsi="Microsoft JhengHei"/>
          <w:b/>
          <w:bCs/>
          <w:sz w:val="24"/>
          <w:szCs w:val="24"/>
        </w:rPr>
      </w:pPr>
      <w:r>
        <w:rPr>
          <w:rFonts w:ascii="Microsoft JhengHei" w:eastAsia="Microsoft JhengHei" w:hAnsi="Microsoft JhengHei"/>
          <w:b/>
          <w:bCs/>
          <w:noProof/>
          <w:sz w:val="24"/>
          <w:szCs w:val="24"/>
          <w:lang w:eastAsia="fr-FR"/>
        </w:rPr>
        <w:drawing>
          <wp:anchor distT="0" distB="0" distL="114300" distR="114300" simplePos="0" relativeHeight="251751424" behindDoc="0" locked="0" layoutInCell="1" allowOverlap="1" wp14:anchorId="0D66565E" wp14:editId="3FA3F9EA">
            <wp:simplePos x="0" y="0"/>
            <wp:positionH relativeFrom="margin">
              <wp:align>center</wp:align>
            </wp:positionH>
            <wp:positionV relativeFrom="paragraph">
              <wp:posOffset>234950</wp:posOffset>
            </wp:positionV>
            <wp:extent cx="1800225" cy="871886"/>
            <wp:effectExtent l="0" t="0" r="0" b="444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6">
                      <a:extLst>
                        <a:ext uri="{28A0092B-C50C-407E-A947-70E740481C1C}">
                          <a14:useLocalDpi xmlns:a14="http://schemas.microsoft.com/office/drawing/2010/main" val="0"/>
                        </a:ext>
                      </a:extLst>
                    </a:blip>
                    <a:stretch>
                      <a:fillRect/>
                    </a:stretch>
                  </pic:blipFill>
                  <pic:spPr>
                    <a:xfrm>
                      <a:off x="0" y="0"/>
                      <a:ext cx="1800225" cy="871886"/>
                    </a:xfrm>
                    <a:prstGeom prst="rect">
                      <a:avLst/>
                    </a:prstGeom>
                  </pic:spPr>
                </pic:pic>
              </a:graphicData>
            </a:graphic>
            <wp14:sizeRelH relativeFrom="margin">
              <wp14:pctWidth>0</wp14:pctWidth>
            </wp14:sizeRelH>
            <wp14:sizeRelV relativeFrom="margin">
              <wp14:pctHeight>0</wp14:pctHeight>
            </wp14:sizeRelV>
          </wp:anchor>
        </w:drawing>
      </w:r>
    </w:p>
    <w:p w14:paraId="4BF8C5CD" w14:textId="0D902E10" w:rsidR="00C52E40" w:rsidRDefault="00C52E40" w:rsidP="00C52E40">
      <w:pPr>
        <w:pStyle w:val="Paragraphedeliste"/>
        <w:rPr>
          <w:rFonts w:ascii="Microsoft JhengHei" w:eastAsia="Microsoft JhengHei" w:hAnsi="Microsoft JhengHei"/>
          <w:b/>
          <w:bCs/>
          <w:sz w:val="24"/>
          <w:szCs w:val="24"/>
        </w:rPr>
      </w:pPr>
    </w:p>
    <w:p w14:paraId="21C91C6C" w14:textId="67A6ACA1" w:rsidR="00C52E40" w:rsidRDefault="00C52E40" w:rsidP="00C52E40">
      <w:pPr>
        <w:pStyle w:val="Paragraphedeliste"/>
        <w:rPr>
          <w:rFonts w:ascii="Microsoft JhengHei" w:eastAsia="Microsoft JhengHei" w:hAnsi="Microsoft JhengHei"/>
          <w:b/>
          <w:bCs/>
          <w:sz w:val="24"/>
          <w:szCs w:val="24"/>
        </w:rPr>
      </w:pPr>
    </w:p>
    <w:p w14:paraId="2AFA57ED" w14:textId="6729DD6E" w:rsidR="00EF662E" w:rsidRDefault="00EF662E" w:rsidP="00C52E40">
      <w:pPr>
        <w:pStyle w:val="Paragraphedeliste"/>
        <w:rPr>
          <w:rFonts w:ascii="Microsoft JhengHei" w:eastAsia="Microsoft JhengHei" w:hAnsi="Microsoft JhengHei"/>
          <w:b/>
          <w:bCs/>
          <w:sz w:val="24"/>
          <w:szCs w:val="24"/>
        </w:rPr>
      </w:pPr>
    </w:p>
    <w:p w14:paraId="58BA119F" w14:textId="77777777" w:rsidR="00DF194D" w:rsidRDefault="00DF194D" w:rsidP="00DF194D">
      <w:pPr>
        <w:pStyle w:val="Paragraphedeliste"/>
        <w:rPr>
          <w:rFonts w:ascii="Microsoft JhengHei" w:eastAsia="Microsoft JhengHei" w:hAnsi="Microsoft JhengHei" w:cstheme="majorBidi"/>
          <w:b/>
          <w:bCs/>
          <w:sz w:val="24"/>
          <w:szCs w:val="24"/>
        </w:rPr>
      </w:pPr>
      <w:r>
        <w:rPr>
          <w:noProof/>
          <w:lang w:eastAsia="fr-FR"/>
        </w:rPr>
        <mc:AlternateContent>
          <mc:Choice Requires="wps">
            <w:drawing>
              <wp:anchor distT="0" distB="0" distL="114300" distR="114300" simplePos="0" relativeHeight="251688960" behindDoc="0" locked="0" layoutInCell="1" allowOverlap="1" wp14:anchorId="591C2ED8" wp14:editId="4FE03433">
                <wp:simplePos x="0" y="0"/>
                <wp:positionH relativeFrom="margin">
                  <wp:posOffset>1518285</wp:posOffset>
                </wp:positionH>
                <wp:positionV relativeFrom="paragraph">
                  <wp:posOffset>5080</wp:posOffset>
                </wp:positionV>
                <wp:extent cx="3065305" cy="190118"/>
                <wp:effectExtent l="0" t="0" r="1905" b="635"/>
                <wp:wrapNone/>
                <wp:docPr id="21" name="Zone de texte 21"/>
                <wp:cNvGraphicFramePr/>
                <a:graphic xmlns:a="http://schemas.openxmlformats.org/drawingml/2006/main">
                  <a:graphicData uri="http://schemas.microsoft.com/office/word/2010/wordprocessingShape">
                    <wps:wsp>
                      <wps:cNvSpPr txBox="1"/>
                      <wps:spPr>
                        <a:xfrm>
                          <a:off x="0" y="0"/>
                          <a:ext cx="3065305" cy="190118"/>
                        </a:xfrm>
                        <a:prstGeom prst="rect">
                          <a:avLst/>
                        </a:prstGeom>
                        <a:solidFill>
                          <a:prstClr val="white"/>
                        </a:solidFill>
                        <a:ln>
                          <a:noFill/>
                        </a:ln>
                        <a:effectLst/>
                      </wps:spPr>
                      <wps:txbx>
                        <w:txbxContent>
                          <w:p w14:paraId="77C39D24" w14:textId="6032AE22" w:rsidR="00C36EB8" w:rsidRPr="004F6DEA" w:rsidRDefault="00C36EB8" w:rsidP="00771906">
                            <w:pPr>
                              <w:pStyle w:val="Lgende"/>
                              <w:rPr>
                                <w:rFonts w:ascii="Microsoft JhengHei" w:eastAsia="Microsoft JhengHei" w:hAnsi="Microsoft JhengHei"/>
                                <w:b/>
                                <w:bCs/>
                                <w:noProof/>
                                <w:sz w:val="24"/>
                                <w:szCs w:val="24"/>
                              </w:rPr>
                            </w:pPr>
                            <w:bookmarkStart w:id="49" w:name="_Toc103110492"/>
                            <w:r>
                              <w:t xml:space="preserve">Figure </w:t>
                            </w:r>
                            <w:r>
                              <w:fldChar w:fldCharType="begin"/>
                            </w:r>
                            <w:r>
                              <w:instrText>SEQ Figure \* ARABIC</w:instrText>
                            </w:r>
                            <w:r>
                              <w:fldChar w:fldCharType="separate"/>
                            </w:r>
                            <w:r w:rsidR="00CB4075">
                              <w:rPr>
                                <w:noProof/>
                              </w:rPr>
                              <w:t>14</w:t>
                            </w:r>
                            <w:r>
                              <w:fldChar w:fldCharType="end"/>
                            </w:r>
                            <w:r>
                              <w:t xml:space="preserve"> : </w:t>
                            </w:r>
                            <w:r w:rsidRPr="00AB7C29">
                              <w:t>Capteur jauge de contrainte (FSS020WNST)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C2ED8" id="Zone de texte 21" o:spid="_x0000_s1040" type="#_x0000_t202" style="position:absolute;left:0;text-align:left;margin-left:119.55pt;margin-top:.4pt;width:241.35pt;height:14.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" stroked="f">
                <v:textbox inset="0,0,0,0">
                  <w:txbxContent>
                    <w:p w14:paraId="77C39D24" w14:textId="6032AE22" w:rsidR="00C36EB8" w:rsidRPr="004F6DEA" w:rsidRDefault="00C36EB8" w:rsidP="00771906">
                      <w:pPr>
                        <w:pStyle w:val="Lgende"/>
                        <w:rPr>
                          <w:rFonts w:ascii="Microsoft JhengHei" w:eastAsia="Microsoft JhengHei" w:hAnsi="Microsoft JhengHei"/>
                          <w:b/>
                          <w:bCs/>
                          <w:noProof/>
                          <w:sz w:val="24"/>
                          <w:szCs w:val="24"/>
                        </w:rPr>
                      </w:pPr>
                      <w:bookmarkStart w:id="50" w:name="_Toc103110492"/>
                      <w:r>
                        <w:t xml:space="preserve">Figure </w:t>
                      </w:r>
                      <w:r>
                        <w:fldChar w:fldCharType="begin"/>
                      </w:r>
                      <w:r>
                        <w:instrText>SEQ Figure \* ARABIC</w:instrText>
                      </w:r>
                      <w:r>
                        <w:fldChar w:fldCharType="separate"/>
                      </w:r>
                      <w:r w:rsidR="00CB4075">
                        <w:rPr>
                          <w:noProof/>
                        </w:rPr>
                        <w:t>14</w:t>
                      </w:r>
                      <w:r>
                        <w:fldChar w:fldCharType="end"/>
                      </w:r>
                      <w:r>
                        <w:t xml:space="preserve"> : </w:t>
                      </w:r>
                      <w:r w:rsidRPr="00AB7C29">
                        <w:t>Capteur jauge de contrainte (FSS020WNST)</w:t>
                      </w:r>
                      <w:bookmarkEnd w:id="50"/>
                    </w:p>
                  </w:txbxContent>
                </v:textbox>
                <w10:wrap anchorx="margin"/>
              </v:shape>
            </w:pict>
          </mc:Fallback>
        </mc:AlternateContent>
      </w:r>
    </w:p>
    <w:p w14:paraId="26205AAD" w14:textId="62A9C9DD" w:rsidR="00C52E40" w:rsidRPr="00DF194D" w:rsidRDefault="00710555" w:rsidP="00010AC7">
      <w:pPr>
        <w:pStyle w:val="Style1"/>
        <w:numPr>
          <w:ilvl w:val="0"/>
          <w:numId w:val="41"/>
        </w:numPr>
        <w:rPr>
          <w:rFonts w:eastAsia="Microsoft JhengHei" w:cstheme="minorBidi"/>
        </w:rPr>
      </w:pPr>
      <w:r w:rsidRPr="00710555">
        <w:rPr>
          <w:rFonts w:eastAsia="Microsoft JhengHei"/>
        </w:rPr>
        <w:t xml:space="preserve">Caractéristique : </w:t>
      </w:r>
    </w:p>
    <w:p w14:paraId="177FEA12" w14:textId="54C75AEA" w:rsidR="00710555" w:rsidRPr="006E500A" w:rsidRDefault="00710555" w:rsidP="00010AC7">
      <w:pPr>
        <w:pStyle w:val="Style1"/>
        <w:numPr>
          <w:ilvl w:val="0"/>
          <w:numId w:val="44"/>
        </w:numPr>
        <w:spacing w:line="240" w:lineRule="auto"/>
        <w:rPr>
          <w:rFonts w:eastAsia="Microsoft JhengHei"/>
        </w:rPr>
      </w:pPr>
      <w:r w:rsidRPr="006E500A">
        <w:rPr>
          <w:rFonts w:eastAsia="Microsoft JhengHei"/>
        </w:rPr>
        <w:t>Force de commande : 20N</w:t>
      </w:r>
    </w:p>
    <w:p w14:paraId="6EB527EE" w14:textId="554267AB" w:rsidR="00710555" w:rsidRPr="006E500A" w:rsidRDefault="00710555" w:rsidP="00010AC7">
      <w:pPr>
        <w:pStyle w:val="Style1"/>
        <w:numPr>
          <w:ilvl w:val="0"/>
          <w:numId w:val="44"/>
        </w:numPr>
        <w:spacing w:line="240" w:lineRule="auto"/>
        <w:rPr>
          <w:rFonts w:eastAsia="Microsoft JhengHei"/>
        </w:rPr>
      </w:pPr>
      <w:r w:rsidRPr="006E500A">
        <w:rPr>
          <w:rFonts w:eastAsia="Microsoft JhengHei"/>
        </w:rPr>
        <w:t>Précision : 0.5%</w:t>
      </w:r>
    </w:p>
    <w:p w14:paraId="0A0F19B6" w14:textId="07165614" w:rsidR="00710555" w:rsidRPr="006E500A" w:rsidRDefault="00710555" w:rsidP="00010AC7">
      <w:pPr>
        <w:pStyle w:val="Style1"/>
        <w:numPr>
          <w:ilvl w:val="0"/>
          <w:numId w:val="44"/>
        </w:numPr>
        <w:spacing w:line="240" w:lineRule="auto"/>
        <w:rPr>
          <w:rFonts w:eastAsia="Microsoft JhengHei"/>
        </w:rPr>
      </w:pPr>
      <w:r w:rsidRPr="006E500A">
        <w:rPr>
          <w:rFonts w:eastAsia="Microsoft JhengHei"/>
        </w:rPr>
        <w:t xml:space="preserve">Type de sortie : Analogique </w:t>
      </w:r>
    </w:p>
    <w:p w14:paraId="773E49E2" w14:textId="4186D5EE" w:rsidR="00710555" w:rsidRPr="006E500A" w:rsidRDefault="00710555" w:rsidP="00010AC7">
      <w:pPr>
        <w:pStyle w:val="Style1"/>
        <w:numPr>
          <w:ilvl w:val="0"/>
          <w:numId w:val="44"/>
        </w:numPr>
        <w:spacing w:line="240" w:lineRule="auto"/>
        <w:rPr>
          <w:rFonts w:eastAsia="Microsoft JhengHei"/>
        </w:rPr>
      </w:pPr>
      <w:r w:rsidRPr="006E500A">
        <w:rPr>
          <w:rFonts w:eastAsia="Microsoft JhengHei"/>
        </w:rPr>
        <w:t>Style de montage : SMD/SMT</w:t>
      </w:r>
    </w:p>
    <w:p w14:paraId="32428A74" w14:textId="583F889C" w:rsidR="006E500A" w:rsidRPr="00DF194D" w:rsidRDefault="00710555" w:rsidP="00010AC7">
      <w:pPr>
        <w:pStyle w:val="Style1"/>
        <w:numPr>
          <w:ilvl w:val="0"/>
          <w:numId w:val="44"/>
        </w:numPr>
        <w:spacing w:line="240" w:lineRule="auto"/>
        <w:rPr>
          <w:rFonts w:eastAsia="Microsoft JhengHei"/>
        </w:rPr>
      </w:pPr>
      <w:r w:rsidRPr="006E500A">
        <w:rPr>
          <w:rFonts w:eastAsia="Microsoft JhengHei"/>
        </w:rPr>
        <w:t xml:space="preserve">Tension d’alimentation : 12V </w:t>
      </w:r>
    </w:p>
    <w:p w14:paraId="42436CD9" w14:textId="2200B5C9" w:rsidR="00C52E40" w:rsidRPr="00771906" w:rsidRDefault="00DF194D" w:rsidP="00010AC7">
      <w:pPr>
        <w:pStyle w:val="Paragraphedeliste"/>
        <w:numPr>
          <w:ilvl w:val="0"/>
          <w:numId w:val="45"/>
        </w:numPr>
        <w:tabs>
          <w:tab w:val="left" w:pos="1395"/>
        </w:tabs>
        <w:rPr>
          <w:rFonts w:asciiTheme="majorBidi" w:hAnsiTheme="majorBidi" w:cstheme="majorBidi"/>
          <w:sz w:val="24"/>
          <w:szCs w:val="24"/>
        </w:rPr>
      </w:pPr>
      <w:r>
        <w:rPr>
          <w:noProof/>
          <w:lang w:eastAsia="fr-FR"/>
        </w:rPr>
        <w:drawing>
          <wp:anchor distT="0" distB="0" distL="114300" distR="114300" simplePos="0" relativeHeight="251734016" behindDoc="0" locked="0" layoutInCell="1" allowOverlap="1" wp14:anchorId="48BDF4EE" wp14:editId="364890D5">
            <wp:simplePos x="0" y="0"/>
            <wp:positionH relativeFrom="margin">
              <wp:align>center</wp:align>
            </wp:positionH>
            <wp:positionV relativeFrom="paragraph">
              <wp:posOffset>161925</wp:posOffset>
            </wp:positionV>
            <wp:extent cx="2800985" cy="1666875"/>
            <wp:effectExtent l="0" t="0" r="0" b="9525"/>
            <wp:wrapNone/>
            <wp:docPr id="1916" name="Picture 1916"/>
            <wp:cNvGraphicFramePr/>
            <a:graphic xmlns:a="http://schemas.openxmlformats.org/drawingml/2006/main">
              <a:graphicData uri="http://schemas.openxmlformats.org/drawingml/2006/picture">
                <pic:pic xmlns:pic="http://schemas.openxmlformats.org/drawingml/2006/picture">
                  <pic:nvPicPr>
                    <pic:cNvPr id="1916" name="Picture 191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00985" cy="1666875"/>
                    </a:xfrm>
                    <a:prstGeom prst="rect">
                      <a:avLst/>
                    </a:prstGeom>
                  </pic:spPr>
                </pic:pic>
              </a:graphicData>
            </a:graphic>
            <wp14:sizeRelH relativeFrom="margin">
              <wp14:pctWidth>0</wp14:pctWidth>
            </wp14:sizeRelH>
            <wp14:sizeRelV relativeFrom="margin">
              <wp14:pctHeight>0</wp14:pctHeight>
            </wp14:sizeRelV>
          </wp:anchor>
        </w:drawing>
      </w:r>
      <w:r w:rsidR="00C52E40" w:rsidRPr="00771906">
        <w:rPr>
          <w:rFonts w:asciiTheme="majorBidi" w:eastAsia="Microsoft JhengHei" w:hAnsiTheme="majorBidi" w:cstheme="majorBidi"/>
          <w:b/>
          <w:bCs/>
          <w:sz w:val="24"/>
          <w:szCs w:val="24"/>
        </w:rPr>
        <w:t>Batterie (RRC2054</w:t>
      </w:r>
      <w:r w:rsidR="00771906">
        <w:rPr>
          <w:rFonts w:asciiTheme="majorBidi" w:eastAsia="Microsoft JhengHei" w:hAnsiTheme="majorBidi" w:cstheme="majorBidi"/>
          <w:b/>
          <w:bCs/>
          <w:sz w:val="24"/>
          <w:szCs w:val="24"/>
        </w:rPr>
        <w:t>)</w:t>
      </w:r>
      <w:r w:rsidR="00710555">
        <w:rPr>
          <w:rFonts w:asciiTheme="majorBidi" w:eastAsia="Microsoft JhengHei" w:hAnsiTheme="majorBidi" w:cstheme="majorBidi"/>
          <w:b/>
          <w:bCs/>
          <w:sz w:val="24"/>
          <w:szCs w:val="24"/>
        </w:rPr>
        <w:t> :</w:t>
      </w:r>
    </w:p>
    <w:p w14:paraId="2FB39E0B" w14:textId="3BE48DE3" w:rsidR="00D53E1D" w:rsidRDefault="00D53E1D" w:rsidP="00771906"/>
    <w:p w14:paraId="18C2E457" w14:textId="154C0FA4" w:rsidR="00D53E1D" w:rsidRDefault="00D53E1D" w:rsidP="00771906"/>
    <w:p w14:paraId="07BE9701" w14:textId="52799E54" w:rsidR="00D53E1D" w:rsidRDefault="00D53E1D" w:rsidP="00771906"/>
    <w:p w14:paraId="35B3BA16" w14:textId="680C71A6" w:rsidR="00D53E1D" w:rsidRDefault="00D53E1D" w:rsidP="00771906"/>
    <w:p w14:paraId="4AF6A4B9" w14:textId="663025E9" w:rsidR="00F06CD9" w:rsidRDefault="00F06CD9" w:rsidP="00771906"/>
    <w:p w14:paraId="7ABD18BC" w14:textId="6ADD5445" w:rsidR="002A7A5A" w:rsidRPr="00DF194D" w:rsidRDefault="00DF194D" w:rsidP="00DF194D">
      <w:r>
        <w:rPr>
          <w:noProof/>
          <w:lang w:eastAsia="fr-FR"/>
        </w:rPr>
        <mc:AlternateContent>
          <mc:Choice Requires="wps">
            <w:drawing>
              <wp:anchor distT="0" distB="0" distL="114300" distR="114300" simplePos="0" relativeHeight="251736064" behindDoc="0" locked="0" layoutInCell="1" allowOverlap="1" wp14:anchorId="167079F3" wp14:editId="498DAE54">
                <wp:simplePos x="0" y="0"/>
                <wp:positionH relativeFrom="margin">
                  <wp:align>center</wp:align>
                </wp:positionH>
                <wp:positionV relativeFrom="paragraph">
                  <wp:posOffset>15240</wp:posOffset>
                </wp:positionV>
                <wp:extent cx="3867785" cy="333375"/>
                <wp:effectExtent l="0" t="0" r="0" b="9525"/>
                <wp:wrapNone/>
                <wp:docPr id="33" name="Zone de texte 33"/>
                <wp:cNvGraphicFramePr/>
                <a:graphic xmlns:a="http://schemas.openxmlformats.org/drawingml/2006/main">
                  <a:graphicData uri="http://schemas.microsoft.com/office/word/2010/wordprocessingShape">
                    <wps:wsp>
                      <wps:cNvSpPr txBox="1"/>
                      <wps:spPr>
                        <a:xfrm>
                          <a:off x="0" y="0"/>
                          <a:ext cx="3867785" cy="333375"/>
                        </a:xfrm>
                        <a:prstGeom prst="rect">
                          <a:avLst/>
                        </a:prstGeom>
                        <a:solidFill>
                          <a:prstClr val="white"/>
                        </a:solidFill>
                        <a:ln>
                          <a:noFill/>
                        </a:ln>
                        <a:effectLst/>
                      </wps:spPr>
                      <wps:txbx>
                        <w:txbxContent>
                          <w:p w14:paraId="3E529F39" w14:textId="50E2A9BC" w:rsidR="00C36EB8" w:rsidRPr="00F06CD9" w:rsidRDefault="00C36EB8" w:rsidP="00F06CD9">
                            <w:pPr>
                              <w:pStyle w:val="Lgende"/>
                              <w:jc w:val="center"/>
                              <w:rPr>
                                <w:noProof/>
                                <w:sz w:val="20"/>
                                <w:szCs w:val="20"/>
                              </w:rPr>
                            </w:pPr>
                            <w:bookmarkStart w:id="51" w:name="_Toc103110495"/>
                            <w:r w:rsidRPr="00F06CD9">
                              <w:rPr>
                                <w:sz w:val="20"/>
                                <w:szCs w:val="20"/>
                              </w:rPr>
                              <w:t xml:space="preserve">Figure </w:t>
                            </w:r>
                            <w:r w:rsidRPr="00F06CD9">
                              <w:rPr>
                                <w:sz w:val="20"/>
                                <w:szCs w:val="20"/>
                              </w:rPr>
                              <w:fldChar w:fldCharType="begin"/>
                            </w:r>
                            <w:r w:rsidRPr="00F06CD9">
                              <w:rPr>
                                <w:sz w:val="20"/>
                                <w:szCs w:val="20"/>
                              </w:rPr>
                              <w:instrText xml:space="preserve"> SEQ Figure \* ARABIC </w:instrText>
                            </w:r>
                            <w:r w:rsidRPr="00F06CD9">
                              <w:rPr>
                                <w:sz w:val="20"/>
                                <w:szCs w:val="20"/>
                              </w:rPr>
                              <w:fldChar w:fldCharType="separate"/>
                            </w:r>
                            <w:r w:rsidR="00CB4075">
                              <w:rPr>
                                <w:noProof/>
                                <w:sz w:val="20"/>
                                <w:szCs w:val="20"/>
                              </w:rPr>
                              <w:t>15</w:t>
                            </w:r>
                            <w:r w:rsidRPr="00F06CD9">
                              <w:rPr>
                                <w:sz w:val="20"/>
                                <w:szCs w:val="20"/>
                              </w:rPr>
                              <w:fldChar w:fldCharType="end"/>
                            </w:r>
                            <w:r w:rsidRPr="00F06CD9">
                              <w:rPr>
                                <w:noProof/>
                                <w:sz w:val="20"/>
                                <w:szCs w:val="20"/>
                              </w:rPr>
                              <w:t xml:space="preserve"> : Batterie (RRC2054)</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079F3" id="Zone de texte 33" o:spid="_x0000_s1041" type="#_x0000_t202" style="position:absolute;margin-left:0;margin-top:1.2pt;width:304.55pt;height:26.2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" stroked="f">
                <v:textbox inset="0,0,0,0">
                  <w:txbxContent>
                    <w:p w14:paraId="3E529F39" w14:textId="50E2A9BC" w:rsidR="00C36EB8" w:rsidRPr="00F06CD9" w:rsidRDefault="00C36EB8" w:rsidP="00F06CD9">
                      <w:pPr>
                        <w:pStyle w:val="Lgende"/>
                        <w:jc w:val="center"/>
                        <w:rPr>
                          <w:noProof/>
                          <w:sz w:val="20"/>
                          <w:szCs w:val="20"/>
                        </w:rPr>
                      </w:pPr>
                      <w:bookmarkStart w:id="52" w:name="_Toc103110495"/>
                      <w:r w:rsidRPr="00F06CD9">
                        <w:rPr>
                          <w:sz w:val="20"/>
                          <w:szCs w:val="20"/>
                        </w:rPr>
                        <w:t xml:space="preserve">Figure </w:t>
                      </w:r>
                      <w:r w:rsidRPr="00F06CD9">
                        <w:rPr>
                          <w:sz w:val="20"/>
                          <w:szCs w:val="20"/>
                        </w:rPr>
                        <w:fldChar w:fldCharType="begin"/>
                      </w:r>
                      <w:r w:rsidRPr="00F06CD9">
                        <w:rPr>
                          <w:sz w:val="20"/>
                          <w:szCs w:val="20"/>
                        </w:rPr>
                        <w:instrText xml:space="preserve"> SEQ Figure \* ARABIC </w:instrText>
                      </w:r>
                      <w:r w:rsidRPr="00F06CD9">
                        <w:rPr>
                          <w:sz w:val="20"/>
                          <w:szCs w:val="20"/>
                        </w:rPr>
                        <w:fldChar w:fldCharType="separate"/>
                      </w:r>
                      <w:r w:rsidR="00CB4075">
                        <w:rPr>
                          <w:noProof/>
                          <w:sz w:val="20"/>
                          <w:szCs w:val="20"/>
                        </w:rPr>
                        <w:t>15</w:t>
                      </w:r>
                      <w:r w:rsidRPr="00F06CD9">
                        <w:rPr>
                          <w:sz w:val="20"/>
                          <w:szCs w:val="20"/>
                        </w:rPr>
                        <w:fldChar w:fldCharType="end"/>
                      </w:r>
                      <w:r w:rsidRPr="00F06CD9">
                        <w:rPr>
                          <w:noProof/>
                          <w:sz w:val="20"/>
                          <w:szCs w:val="20"/>
                        </w:rPr>
                        <w:t xml:space="preserve"> : Batterie (RRC2054)</w:t>
                      </w:r>
                      <w:bookmarkEnd w:id="52"/>
                    </w:p>
                  </w:txbxContent>
                </v:textbox>
                <w10:wrap anchorx="margin"/>
              </v:shape>
            </w:pict>
          </mc:Fallback>
        </mc:AlternateContent>
      </w:r>
      <w:r w:rsidR="006E500A" w:rsidRPr="006E500A">
        <w:rPr>
          <w:rFonts w:ascii="Microsoft JhengHei" w:eastAsia="Microsoft JhengHei" w:hAnsi="Microsoft JhengHei"/>
          <w:b/>
          <w:bCs/>
        </w:rPr>
        <w:t xml:space="preserve">      </w:t>
      </w:r>
    </w:p>
    <w:p w14:paraId="6CB808DF" w14:textId="434A16A7" w:rsidR="00827509" w:rsidRPr="006E500A" w:rsidRDefault="002F4015" w:rsidP="00010AC7">
      <w:pPr>
        <w:pStyle w:val="Style1"/>
        <w:numPr>
          <w:ilvl w:val="0"/>
          <w:numId w:val="41"/>
        </w:numPr>
        <w:rPr>
          <w:rFonts w:eastAsia="Microsoft JhengHei"/>
        </w:rPr>
      </w:pPr>
      <w:r w:rsidRPr="006E500A">
        <w:rPr>
          <w:rFonts w:eastAsia="Microsoft JhengHei"/>
        </w:rPr>
        <w:t xml:space="preserve">Caractéristique : </w:t>
      </w:r>
    </w:p>
    <w:p w14:paraId="7B03C9E3" w14:textId="7D2CE1FD" w:rsidR="006E500A" w:rsidRDefault="006E500A" w:rsidP="00010AC7">
      <w:pPr>
        <w:pStyle w:val="Style1"/>
        <w:numPr>
          <w:ilvl w:val="0"/>
          <w:numId w:val="46"/>
        </w:numPr>
        <w:spacing w:line="240" w:lineRule="auto"/>
        <w:rPr>
          <w:rFonts w:eastAsia="Microsoft JhengHei"/>
        </w:rPr>
      </w:pPr>
      <w:r>
        <w:rPr>
          <w:rFonts w:eastAsia="Microsoft JhengHei"/>
        </w:rPr>
        <w:t xml:space="preserve">Nombre de batteries : 4 Battery </w:t>
      </w:r>
    </w:p>
    <w:p w14:paraId="3DE6AEAE" w14:textId="72769FC5" w:rsidR="006E500A" w:rsidRDefault="006E500A" w:rsidP="00010AC7">
      <w:pPr>
        <w:pStyle w:val="Style1"/>
        <w:numPr>
          <w:ilvl w:val="0"/>
          <w:numId w:val="46"/>
        </w:numPr>
        <w:spacing w:line="240" w:lineRule="auto"/>
        <w:rPr>
          <w:rFonts w:eastAsia="Microsoft JhengHei"/>
        </w:rPr>
      </w:pPr>
      <w:r>
        <w:rPr>
          <w:rFonts w:eastAsia="Microsoft JhengHei"/>
        </w:rPr>
        <w:lastRenderedPageBreak/>
        <w:t xml:space="preserve">Tension de sortie : 15v </w:t>
      </w:r>
    </w:p>
    <w:p w14:paraId="4BDC3057" w14:textId="7C94F125" w:rsidR="006E500A" w:rsidRDefault="006E500A" w:rsidP="00010AC7">
      <w:pPr>
        <w:pStyle w:val="Style1"/>
        <w:numPr>
          <w:ilvl w:val="0"/>
          <w:numId w:val="46"/>
        </w:numPr>
        <w:spacing w:line="240" w:lineRule="auto"/>
        <w:rPr>
          <w:rFonts w:eastAsia="Microsoft JhengHei"/>
        </w:rPr>
      </w:pPr>
      <w:r>
        <w:rPr>
          <w:rFonts w:eastAsia="Microsoft JhengHei"/>
        </w:rPr>
        <w:t xml:space="preserve">Capacité : 3200 mAh </w:t>
      </w:r>
    </w:p>
    <w:p w14:paraId="78F42348" w14:textId="58F6ADCF" w:rsidR="006E500A" w:rsidRDefault="006E500A" w:rsidP="00010AC7">
      <w:pPr>
        <w:pStyle w:val="Style1"/>
        <w:numPr>
          <w:ilvl w:val="0"/>
          <w:numId w:val="46"/>
        </w:numPr>
        <w:spacing w:line="240" w:lineRule="auto"/>
        <w:rPr>
          <w:rFonts w:eastAsia="Microsoft JhengHei"/>
        </w:rPr>
      </w:pPr>
      <w:r>
        <w:rPr>
          <w:rFonts w:eastAsia="Microsoft JhengHei"/>
        </w:rPr>
        <w:t xml:space="preserve">Longueur : 77.4 mm </w:t>
      </w:r>
    </w:p>
    <w:p w14:paraId="2B962DB0" w14:textId="40305EB7" w:rsidR="009C7FA8" w:rsidRPr="002B4851" w:rsidRDefault="006E500A" w:rsidP="00010AC7">
      <w:pPr>
        <w:pStyle w:val="Style1"/>
        <w:numPr>
          <w:ilvl w:val="0"/>
          <w:numId w:val="46"/>
        </w:numPr>
        <w:spacing w:line="240" w:lineRule="auto"/>
        <w:rPr>
          <w:rFonts w:eastAsia="Microsoft JhengHei"/>
        </w:rPr>
      </w:pPr>
      <w:r>
        <w:rPr>
          <w:rFonts w:eastAsia="Microsoft JhengHei"/>
        </w:rPr>
        <w:t xml:space="preserve">Hauteur : 22.4 mm </w:t>
      </w:r>
    </w:p>
    <w:p w14:paraId="3B25EAB2" w14:textId="2B5F61CD" w:rsidR="002D427F" w:rsidRPr="002B4851" w:rsidRDefault="002B4851" w:rsidP="00010AC7">
      <w:pPr>
        <w:pStyle w:val="Style1"/>
        <w:numPr>
          <w:ilvl w:val="0"/>
          <w:numId w:val="47"/>
        </w:numPr>
        <w:rPr>
          <w:rFonts w:eastAsia="Microsoft JhengHei"/>
          <w:b/>
          <w:bCs/>
        </w:rPr>
      </w:pPr>
      <w:r>
        <w:rPr>
          <w:noProof/>
          <w:lang w:eastAsia="fr-FR"/>
        </w:rPr>
        <w:drawing>
          <wp:anchor distT="0" distB="0" distL="114300" distR="114300" simplePos="0" relativeHeight="251748352" behindDoc="0" locked="0" layoutInCell="1" allowOverlap="1" wp14:anchorId="3D7B1D5A" wp14:editId="2E4CF023">
            <wp:simplePos x="0" y="0"/>
            <wp:positionH relativeFrom="margin">
              <wp:posOffset>2146935</wp:posOffset>
            </wp:positionH>
            <wp:positionV relativeFrom="paragraph">
              <wp:posOffset>4445</wp:posOffset>
            </wp:positionV>
            <wp:extent cx="1381125" cy="1543050"/>
            <wp:effectExtent l="0" t="0" r="952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58">
                      <a:extLst>
                        <a:ext uri="{28A0092B-C50C-407E-A947-70E740481C1C}">
                          <a14:useLocalDpi xmlns:a14="http://schemas.microsoft.com/office/drawing/2010/main" val="0"/>
                        </a:ext>
                      </a:extLst>
                    </a:blip>
                    <a:stretch>
                      <a:fillRect/>
                    </a:stretch>
                  </pic:blipFill>
                  <pic:spPr>
                    <a:xfrm>
                      <a:off x="0" y="0"/>
                      <a:ext cx="1381125" cy="1543050"/>
                    </a:xfrm>
                    <a:prstGeom prst="rect">
                      <a:avLst/>
                    </a:prstGeom>
                  </pic:spPr>
                </pic:pic>
              </a:graphicData>
            </a:graphic>
          </wp:anchor>
        </w:drawing>
      </w:r>
      <w:r w:rsidR="002D427F" w:rsidRPr="002B4851">
        <w:rPr>
          <w:rFonts w:eastAsia="Microsoft JhengHei"/>
          <w:b/>
          <w:bCs/>
        </w:rPr>
        <w:t>RRC-PMM240 :</w:t>
      </w:r>
    </w:p>
    <w:p w14:paraId="6EECF35E" w14:textId="65FCB958" w:rsidR="002B4851" w:rsidRDefault="002B4851" w:rsidP="00F06CD9"/>
    <w:p w14:paraId="13414CCB" w14:textId="77777777" w:rsidR="002B4851" w:rsidRDefault="002B4851" w:rsidP="00F06CD9"/>
    <w:p w14:paraId="57855576" w14:textId="52E7670F" w:rsidR="002D427F" w:rsidRDefault="002D427F" w:rsidP="00F06CD9"/>
    <w:p w14:paraId="5CBA3D30" w14:textId="6B1BE336" w:rsidR="009C7FA8" w:rsidRDefault="009C7FA8" w:rsidP="1884F599"/>
    <w:p w14:paraId="75D14497" w14:textId="77777777" w:rsidR="002B4851" w:rsidRPr="002B4851" w:rsidRDefault="002B4851" w:rsidP="002B4851">
      <w:pPr>
        <w:pStyle w:val="Style1"/>
      </w:pPr>
    </w:p>
    <w:p w14:paraId="400442C3" w14:textId="374E5188" w:rsidR="009C7FA8" w:rsidRPr="002B4851" w:rsidRDefault="009C7FA8" w:rsidP="002B4851">
      <w:pPr>
        <w:pStyle w:val="Style1"/>
      </w:pPr>
      <w:r w:rsidRPr="002B4851">
        <w:t xml:space="preserve"> C’est un Module de gestion de l'alimentation pour les applications mobiles</w:t>
      </w:r>
    </w:p>
    <w:p w14:paraId="529A95BD" w14:textId="3C86C5B3" w:rsidR="009C7FA8" w:rsidRPr="002B4851" w:rsidRDefault="009C7FA8" w:rsidP="00010AC7">
      <w:pPr>
        <w:pStyle w:val="Style1"/>
        <w:numPr>
          <w:ilvl w:val="0"/>
          <w:numId w:val="41"/>
        </w:numPr>
      </w:pPr>
      <w:r w:rsidRPr="002B4851">
        <w:t>Caractéristique :</w:t>
      </w:r>
    </w:p>
    <w:p w14:paraId="0393C7A2" w14:textId="7DA88CE7" w:rsidR="006C64A6" w:rsidRPr="002B4851" w:rsidRDefault="006C64A6" w:rsidP="00010AC7">
      <w:pPr>
        <w:pStyle w:val="Style1"/>
        <w:numPr>
          <w:ilvl w:val="0"/>
          <w:numId w:val="48"/>
        </w:numPr>
        <w:spacing w:line="240" w:lineRule="auto"/>
      </w:pPr>
      <w:r w:rsidRPr="002B4851">
        <w:t>240,00 W max. puissance de sortie à l'application</w:t>
      </w:r>
    </w:p>
    <w:p w14:paraId="575E495F" w14:textId="2CC47E85" w:rsidR="006C64A6" w:rsidRPr="002B4851" w:rsidRDefault="006C64A6" w:rsidP="00010AC7">
      <w:pPr>
        <w:pStyle w:val="Style1"/>
        <w:numPr>
          <w:ilvl w:val="0"/>
          <w:numId w:val="48"/>
        </w:numPr>
        <w:spacing w:line="240" w:lineRule="auto"/>
      </w:pPr>
      <w:r w:rsidRPr="002B4851">
        <w:t>82,00 W max. puissance de sortie vers la batterie</w:t>
      </w:r>
    </w:p>
    <w:p w14:paraId="5731B234" w14:textId="05840F98" w:rsidR="006C64A6" w:rsidRDefault="006C64A6" w:rsidP="00010AC7">
      <w:pPr>
        <w:pStyle w:val="Style1"/>
        <w:numPr>
          <w:ilvl w:val="0"/>
          <w:numId w:val="48"/>
        </w:numPr>
        <w:spacing w:line="240" w:lineRule="auto"/>
      </w:pPr>
      <w:r>
        <w:t>Sélection automatique de la source d'alimentation</w:t>
      </w:r>
    </w:p>
    <w:p w14:paraId="288E55ED" w14:textId="57616B47" w:rsidR="006C64A6" w:rsidRPr="002B4851" w:rsidRDefault="006C64A6" w:rsidP="00010AC7">
      <w:pPr>
        <w:pStyle w:val="Style1"/>
        <w:numPr>
          <w:ilvl w:val="0"/>
          <w:numId w:val="49"/>
        </w:numPr>
        <w:spacing w:line="240" w:lineRule="auto"/>
      </w:pPr>
      <w:r w:rsidRPr="002B4851">
        <w:t>Large plage de tension d'entrée CC</w:t>
      </w:r>
    </w:p>
    <w:p w14:paraId="77832130" w14:textId="5631F9A9" w:rsidR="006C64A6" w:rsidRPr="002B4851" w:rsidRDefault="006C64A6" w:rsidP="00010AC7">
      <w:pPr>
        <w:pStyle w:val="Style1"/>
        <w:numPr>
          <w:ilvl w:val="0"/>
          <w:numId w:val="49"/>
        </w:numPr>
        <w:spacing w:line="240" w:lineRule="auto"/>
      </w:pPr>
      <w:r w:rsidRPr="002B4851">
        <w:t>Données 3D disponibles du module de gestion de l'alimentation et des batteries pour une intégration facile dans l'utilisateur vers l’</w:t>
      </w:r>
      <w:proofErr w:type="spellStart"/>
      <w:r w:rsidRPr="002B4851">
        <w:t>apllication</w:t>
      </w:r>
      <w:proofErr w:type="spellEnd"/>
      <w:r w:rsidRPr="002B4851">
        <w:t xml:space="preserve"> </w:t>
      </w:r>
    </w:p>
    <w:p w14:paraId="77D543A0" w14:textId="71938573" w:rsidR="00827509" w:rsidRDefault="006C64A6" w:rsidP="00010AC7">
      <w:pPr>
        <w:pStyle w:val="Style1"/>
        <w:numPr>
          <w:ilvl w:val="0"/>
          <w:numId w:val="49"/>
        </w:numPr>
        <w:spacing w:line="240" w:lineRule="auto"/>
      </w:pPr>
      <w:r w:rsidRPr="002B4851">
        <w:t xml:space="preserve">Convient </w:t>
      </w:r>
      <w:r w:rsidR="002B4851" w:rsidRPr="002B4851">
        <w:t>à la batterie intelligente</w:t>
      </w:r>
      <w:r w:rsidRPr="002B4851">
        <w:t xml:space="preserve"> standard de RRC au format RRC20xx</w:t>
      </w:r>
    </w:p>
    <w:p w14:paraId="500AA9FE" w14:textId="3C49AC19" w:rsidR="00F06CD9" w:rsidRPr="00F06CD9" w:rsidRDefault="00F06CD9" w:rsidP="00010AC7">
      <w:pPr>
        <w:numPr>
          <w:ilvl w:val="0"/>
          <w:numId w:val="50"/>
        </w:numPr>
        <w:spacing w:after="5" w:line="265" w:lineRule="auto"/>
        <w:ind w:hanging="360"/>
        <w:rPr>
          <w:rFonts w:asciiTheme="majorBidi" w:hAnsiTheme="majorBidi" w:cstheme="majorBidi"/>
        </w:rPr>
      </w:pPr>
      <w:r w:rsidRPr="00F06CD9">
        <w:rPr>
          <w:rFonts w:asciiTheme="majorBidi" w:eastAsia="Microsoft JhengHei UI" w:hAnsiTheme="majorBidi" w:cstheme="majorBidi"/>
          <w:b/>
          <w:sz w:val="24"/>
        </w:rPr>
        <w:t xml:space="preserve">Buzzer (458-1402-ND) : </w:t>
      </w:r>
    </w:p>
    <w:p w14:paraId="44285734" w14:textId="4E3A0441" w:rsidR="00F06CD9" w:rsidRDefault="002B4851" w:rsidP="00F06CD9">
      <w:pPr>
        <w:spacing w:after="5" w:line="265" w:lineRule="auto"/>
        <w:ind w:left="425"/>
        <w:rPr>
          <w:rFonts w:asciiTheme="majorBidi" w:eastAsia="Microsoft JhengHei UI" w:hAnsiTheme="majorBidi" w:cstheme="majorBidi"/>
          <w:b/>
          <w:sz w:val="24"/>
        </w:rPr>
      </w:pPr>
      <w:r>
        <w:rPr>
          <w:noProof/>
          <w:lang w:eastAsia="fr-FR"/>
        </w:rPr>
        <w:drawing>
          <wp:anchor distT="0" distB="0" distL="114300" distR="114300" simplePos="0" relativeHeight="251737088" behindDoc="0" locked="0" layoutInCell="1" allowOverlap="1" wp14:anchorId="0E8A4A26" wp14:editId="453446BB">
            <wp:simplePos x="0" y="0"/>
            <wp:positionH relativeFrom="margin">
              <wp:align>center</wp:align>
            </wp:positionH>
            <wp:positionV relativeFrom="paragraph">
              <wp:posOffset>116840</wp:posOffset>
            </wp:positionV>
            <wp:extent cx="1456690" cy="1678940"/>
            <wp:effectExtent l="0" t="0" r="0" b="0"/>
            <wp:wrapSquare wrapText="bothSides"/>
            <wp:docPr id="1918" name="Picture 1918"/>
            <wp:cNvGraphicFramePr/>
            <a:graphic xmlns:a="http://schemas.openxmlformats.org/drawingml/2006/main">
              <a:graphicData uri="http://schemas.openxmlformats.org/drawingml/2006/picture">
                <pic:pic xmlns:pic="http://schemas.openxmlformats.org/drawingml/2006/picture">
                  <pic:nvPicPr>
                    <pic:cNvPr id="1918" name="Picture 191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56690" cy="1678940"/>
                    </a:xfrm>
                    <a:prstGeom prst="rect">
                      <a:avLst/>
                    </a:prstGeom>
                  </pic:spPr>
                </pic:pic>
              </a:graphicData>
            </a:graphic>
            <wp14:sizeRelH relativeFrom="margin">
              <wp14:pctWidth>0</wp14:pctWidth>
            </wp14:sizeRelH>
            <wp14:sizeRelV relativeFrom="margin">
              <wp14:pctHeight>0</wp14:pctHeight>
            </wp14:sizeRelV>
          </wp:anchor>
        </w:drawing>
      </w:r>
    </w:p>
    <w:p w14:paraId="5AA64F3D" w14:textId="3FA2BD69" w:rsidR="00F06CD9" w:rsidRPr="00F06CD9" w:rsidRDefault="00F06CD9" w:rsidP="00F06CD9">
      <w:pPr>
        <w:spacing w:after="5" w:line="265" w:lineRule="auto"/>
        <w:ind w:left="425"/>
        <w:rPr>
          <w:rFonts w:asciiTheme="majorBidi" w:hAnsiTheme="majorBidi" w:cstheme="majorBidi"/>
        </w:rPr>
      </w:pPr>
    </w:p>
    <w:p w14:paraId="393ABFD6" w14:textId="742518EC" w:rsidR="00F06CD9" w:rsidRDefault="00F06CD9" w:rsidP="00F06CD9"/>
    <w:p w14:paraId="1DDE4511" w14:textId="2335FB24" w:rsidR="00F06CD9" w:rsidRDefault="00F06CD9" w:rsidP="00F06CD9"/>
    <w:p w14:paraId="5AF18E4B" w14:textId="77777777" w:rsidR="002B4851" w:rsidRDefault="002B4851" w:rsidP="00F06CD9"/>
    <w:p w14:paraId="00C0A766" w14:textId="6819C04D" w:rsidR="002D427F" w:rsidRDefault="002D427F" w:rsidP="1884F599"/>
    <w:p w14:paraId="50D91EC3" w14:textId="063C9BF4" w:rsidR="002D427F" w:rsidRDefault="002D427F" w:rsidP="00F06CD9">
      <w:r>
        <w:rPr>
          <w:noProof/>
          <w:lang w:eastAsia="fr-FR"/>
        </w:rPr>
        <mc:AlternateContent>
          <mc:Choice Requires="wps">
            <w:drawing>
              <wp:anchor distT="0" distB="0" distL="114300" distR="114300" simplePos="0" relativeHeight="251740160" behindDoc="0" locked="0" layoutInCell="1" allowOverlap="1" wp14:anchorId="348EAC50" wp14:editId="793F441B">
                <wp:simplePos x="0" y="0"/>
                <wp:positionH relativeFrom="margin">
                  <wp:align>center</wp:align>
                </wp:positionH>
                <wp:positionV relativeFrom="paragraph">
                  <wp:posOffset>152400</wp:posOffset>
                </wp:positionV>
                <wp:extent cx="3143250" cy="3048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3143250" cy="304800"/>
                        </a:xfrm>
                        <a:prstGeom prst="rect">
                          <a:avLst/>
                        </a:prstGeom>
                        <a:solidFill>
                          <a:prstClr val="white"/>
                        </a:solidFill>
                        <a:ln>
                          <a:noFill/>
                        </a:ln>
                        <a:effectLst/>
                      </wps:spPr>
                      <wps:txbx>
                        <w:txbxContent>
                          <w:p w14:paraId="2C3DABD6" w14:textId="5D50806D" w:rsidR="00C36EB8" w:rsidRPr="00F06CD9" w:rsidRDefault="00C36EB8" w:rsidP="00F06CD9">
                            <w:pPr>
                              <w:pStyle w:val="Lgende"/>
                              <w:jc w:val="center"/>
                              <w:rPr>
                                <w:noProof/>
                                <w:sz w:val="20"/>
                                <w:szCs w:val="20"/>
                              </w:rPr>
                            </w:pPr>
                            <w:bookmarkStart w:id="53" w:name="_Toc103110496"/>
                            <w:r w:rsidRPr="00F06CD9">
                              <w:rPr>
                                <w:sz w:val="20"/>
                                <w:szCs w:val="20"/>
                              </w:rPr>
                              <w:t xml:space="preserve">Figure </w:t>
                            </w:r>
                            <w:r w:rsidRPr="00F06CD9">
                              <w:rPr>
                                <w:sz w:val="20"/>
                                <w:szCs w:val="20"/>
                              </w:rPr>
                              <w:fldChar w:fldCharType="begin"/>
                            </w:r>
                            <w:r w:rsidRPr="00F06CD9">
                              <w:rPr>
                                <w:sz w:val="20"/>
                                <w:szCs w:val="20"/>
                              </w:rPr>
                              <w:instrText xml:space="preserve"> SEQ Figure \* ARABIC </w:instrText>
                            </w:r>
                            <w:r w:rsidRPr="00F06CD9">
                              <w:rPr>
                                <w:sz w:val="20"/>
                                <w:szCs w:val="20"/>
                              </w:rPr>
                              <w:fldChar w:fldCharType="separate"/>
                            </w:r>
                            <w:r w:rsidR="00CB4075">
                              <w:rPr>
                                <w:noProof/>
                                <w:sz w:val="20"/>
                                <w:szCs w:val="20"/>
                              </w:rPr>
                              <w:t>16</w:t>
                            </w:r>
                            <w:r w:rsidRPr="00F06CD9">
                              <w:rPr>
                                <w:sz w:val="20"/>
                                <w:szCs w:val="20"/>
                              </w:rPr>
                              <w:fldChar w:fldCharType="end"/>
                            </w:r>
                            <w:r w:rsidRPr="00F06CD9">
                              <w:rPr>
                                <w:sz w:val="20"/>
                                <w:szCs w:val="20"/>
                              </w:rPr>
                              <w:t>: Buzzer (458-1402-ND)</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EAC50" id="Zone de texte 34" o:spid="_x0000_s1042" type="#_x0000_t202" style="position:absolute;margin-left:0;margin-top:12pt;width:247.5pt;height:24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" stroked="f">
                <v:textbox inset="0,0,0,0">
                  <w:txbxContent>
                    <w:p w14:paraId="2C3DABD6" w14:textId="5D50806D" w:rsidR="00C36EB8" w:rsidRPr="00F06CD9" w:rsidRDefault="00C36EB8" w:rsidP="00F06CD9">
                      <w:pPr>
                        <w:pStyle w:val="Lgende"/>
                        <w:jc w:val="center"/>
                        <w:rPr>
                          <w:noProof/>
                          <w:sz w:val="20"/>
                          <w:szCs w:val="20"/>
                        </w:rPr>
                      </w:pPr>
                      <w:bookmarkStart w:id="54" w:name="_Toc103110496"/>
                      <w:r w:rsidRPr="00F06CD9">
                        <w:rPr>
                          <w:sz w:val="20"/>
                          <w:szCs w:val="20"/>
                        </w:rPr>
                        <w:t xml:space="preserve">Figure </w:t>
                      </w:r>
                      <w:r w:rsidRPr="00F06CD9">
                        <w:rPr>
                          <w:sz w:val="20"/>
                          <w:szCs w:val="20"/>
                        </w:rPr>
                        <w:fldChar w:fldCharType="begin"/>
                      </w:r>
                      <w:r w:rsidRPr="00F06CD9">
                        <w:rPr>
                          <w:sz w:val="20"/>
                          <w:szCs w:val="20"/>
                        </w:rPr>
                        <w:instrText xml:space="preserve"> SEQ Figure \* ARABIC </w:instrText>
                      </w:r>
                      <w:r w:rsidRPr="00F06CD9">
                        <w:rPr>
                          <w:sz w:val="20"/>
                          <w:szCs w:val="20"/>
                        </w:rPr>
                        <w:fldChar w:fldCharType="separate"/>
                      </w:r>
                      <w:r w:rsidR="00CB4075">
                        <w:rPr>
                          <w:noProof/>
                          <w:sz w:val="20"/>
                          <w:szCs w:val="20"/>
                        </w:rPr>
                        <w:t>16</w:t>
                      </w:r>
                      <w:r w:rsidRPr="00F06CD9">
                        <w:rPr>
                          <w:sz w:val="20"/>
                          <w:szCs w:val="20"/>
                        </w:rPr>
                        <w:fldChar w:fldCharType="end"/>
                      </w:r>
                      <w:r w:rsidRPr="00F06CD9">
                        <w:rPr>
                          <w:sz w:val="20"/>
                          <w:szCs w:val="20"/>
                        </w:rPr>
                        <w:t>: Buzzer (458-1402-ND)</w:t>
                      </w:r>
                      <w:bookmarkEnd w:id="54"/>
                    </w:p>
                  </w:txbxContent>
                </v:textbox>
                <w10:wrap anchorx="margin"/>
              </v:shape>
            </w:pict>
          </mc:Fallback>
        </mc:AlternateContent>
      </w:r>
    </w:p>
    <w:p w14:paraId="3D181196" w14:textId="441F779D" w:rsidR="00F06CD9" w:rsidRDefault="00F06CD9" w:rsidP="00F06CD9"/>
    <w:p w14:paraId="4347C5D4" w14:textId="6944A37E" w:rsidR="009F05B7" w:rsidRPr="009F05B7" w:rsidRDefault="009F05B7" w:rsidP="002B4851">
      <w:pPr>
        <w:pStyle w:val="Style1"/>
        <w:ind w:firstLine="708"/>
      </w:pPr>
      <w:r w:rsidRPr="009F05B7">
        <w:t>Il s'agit d'un actionneur utilisé lorsqu'il y a un problème, y compris l'arrêt du déplacement de la seringue.</w:t>
      </w:r>
    </w:p>
    <w:p w14:paraId="5F678021" w14:textId="77777777" w:rsidR="00F06CD9" w:rsidRPr="00F06CD9" w:rsidRDefault="00F06CD9" w:rsidP="74FBCD6A">
      <w:pPr>
        <w:spacing w:after="5" w:line="265" w:lineRule="auto"/>
        <w:ind w:left="708"/>
        <w:rPr>
          <w:rFonts w:asciiTheme="majorBidi" w:hAnsiTheme="majorBidi" w:cstheme="majorBidi"/>
        </w:rPr>
      </w:pPr>
    </w:p>
    <w:p w14:paraId="20AB6D9F" w14:textId="01332B08" w:rsidR="00F06CD9" w:rsidRPr="000150D3" w:rsidRDefault="006E500A" w:rsidP="00010AC7">
      <w:pPr>
        <w:pStyle w:val="Style1"/>
        <w:numPr>
          <w:ilvl w:val="0"/>
          <w:numId w:val="41"/>
        </w:numPr>
        <w:rPr>
          <w:rFonts w:eastAsia="Microsoft JhengHei"/>
        </w:rPr>
      </w:pPr>
      <w:r w:rsidRPr="000150D3">
        <w:rPr>
          <w:rFonts w:eastAsia="Microsoft JhengHei"/>
        </w:rPr>
        <w:t xml:space="preserve">Caractéristique : </w:t>
      </w:r>
    </w:p>
    <w:p w14:paraId="4E72A86A" w14:textId="6148E3D7" w:rsidR="006E500A" w:rsidRPr="006C64A6" w:rsidRDefault="00AD708B" w:rsidP="00010AC7">
      <w:pPr>
        <w:pStyle w:val="Style1"/>
        <w:numPr>
          <w:ilvl w:val="0"/>
          <w:numId w:val="51"/>
        </w:numPr>
        <w:spacing w:line="240" w:lineRule="auto"/>
        <w:rPr>
          <w:rFonts w:eastAsia="Microsoft JhengHei"/>
        </w:rPr>
      </w:pPr>
      <w:r w:rsidRPr="006C64A6">
        <w:rPr>
          <w:rFonts w:eastAsia="Microsoft JhengHei"/>
        </w:rPr>
        <w:lastRenderedPageBreak/>
        <w:t xml:space="preserve">Type d’entrée : DC </w:t>
      </w:r>
    </w:p>
    <w:p w14:paraId="49ABA3C7" w14:textId="179F7377" w:rsidR="00AD708B" w:rsidRPr="006C64A6" w:rsidRDefault="00AD708B" w:rsidP="00010AC7">
      <w:pPr>
        <w:pStyle w:val="Style1"/>
        <w:numPr>
          <w:ilvl w:val="0"/>
          <w:numId w:val="51"/>
        </w:numPr>
        <w:spacing w:line="240" w:lineRule="auto"/>
        <w:rPr>
          <w:rFonts w:eastAsia="Microsoft JhengHei"/>
        </w:rPr>
      </w:pPr>
      <w:r w:rsidRPr="006C64A6">
        <w:rPr>
          <w:rFonts w:eastAsia="Microsoft JhengHei"/>
        </w:rPr>
        <w:t>Voltage : 5V</w:t>
      </w:r>
    </w:p>
    <w:p w14:paraId="01ADC61B" w14:textId="77777777" w:rsidR="00AD708B" w:rsidRPr="006C64A6" w:rsidRDefault="00AD708B" w:rsidP="00010AC7">
      <w:pPr>
        <w:pStyle w:val="Style1"/>
        <w:numPr>
          <w:ilvl w:val="0"/>
          <w:numId w:val="51"/>
        </w:numPr>
        <w:spacing w:line="240" w:lineRule="auto"/>
        <w:rPr>
          <w:rFonts w:eastAsia="Microsoft JhengHei"/>
        </w:rPr>
      </w:pPr>
      <w:r w:rsidRPr="006C64A6">
        <w:rPr>
          <w:rFonts w:eastAsia="Microsoft JhengHei"/>
        </w:rPr>
        <w:t>Fréquence : 2.075KHZ</w:t>
      </w:r>
    </w:p>
    <w:p w14:paraId="064E9E62" w14:textId="2F2EF0E8" w:rsidR="00AD708B" w:rsidRPr="006C64A6" w:rsidRDefault="002B4851" w:rsidP="00010AC7">
      <w:pPr>
        <w:pStyle w:val="Style1"/>
        <w:numPr>
          <w:ilvl w:val="0"/>
          <w:numId w:val="51"/>
        </w:numPr>
        <w:spacing w:line="240" w:lineRule="auto"/>
        <w:rPr>
          <w:rFonts w:eastAsia="Microsoft JhengHei"/>
        </w:rPr>
      </w:pPr>
      <w:r>
        <w:rPr>
          <w:rFonts w:eastAsia="Microsoft JhengHei"/>
        </w:rPr>
        <w:t>Durée :</w:t>
      </w:r>
      <w:r w:rsidR="00AD708B" w:rsidRPr="006C64A6">
        <w:rPr>
          <w:rFonts w:eastAsia="Microsoft JhengHei"/>
        </w:rPr>
        <w:t xml:space="preserve"> variable </w:t>
      </w:r>
    </w:p>
    <w:p w14:paraId="30E23F7A" w14:textId="3A6B30F4" w:rsidR="002D427F" w:rsidRPr="002B4851" w:rsidRDefault="00AD708B" w:rsidP="00010AC7">
      <w:pPr>
        <w:pStyle w:val="Style1"/>
        <w:numPr>
          <w:ilvl w:val="0"/>
          <w:numId w:val="51"/>
        </w:numPr>
        <w:spacing w:line="240" w:lineRule="auto"/>
        <w:rPr>
          <w:rFonts w:eastAsia="Microsoft JhengHei"/>
        </w:rPr>
      </w:pPr>
      <w:r w:rsidRPr="006C64A6">
        <w:rPr>
          <w:rFonts w:eastAsia="Microsoft JhengHei"/>
        </w:rPr>
        <w:t xml:space="preserve">Mode d’opération : Pin select able </w:t>
      </w:r>
    </w:p>
    <w:p w14:paraId="024DC653" w14:textId="3D41DDA1" w:rsidR="00F06CD9" w:rsidRDefault="6C470DB7" w:rsidP="002B4851">
      <w:pPr>
        <w:pStyle w:val="Style2"/>
        <w:numPr>
          <w:ilvl w:val="1"/>
          <w:numId w:val="0"/>
        </w:numPr>
        <w:spacing w:line="360" w:lineRule="auto"/>
        <w:ind w:left="720"/>
      </w:pPr>
      <w:bookmarkStart w:id="55" w:name="_Toc104480453"/>
      <w:r>
        <w:t>3.2</w:t>
      </w:r>
      <w:r w:rsidRPr="6C470DB7">
        <w:rPr>
          <w:rFonts w:ascii="Arial" w:eastAsia="Arial" w:hAnsi="Arial" w:cs="Arial"/>
        </w:rPr>
        <w:t xml:space="preserve"> </w:t>
      </w:r>
      <w:r>
        <w:t>Architecture Software :</w:t>
      </w:r>
      <w:bookmarkEnd w:id="55"/>
      <w:r>
        <w:t xml:space="preserve"> </w:t>
      </w:r>
    </w:p>
    <w:p w14:paraId="0CEBE4E3" w14:textId="2EEDAC5B" w:rsidR="6C470DB7" w:rsidRDefault="6C470DB7" w:rsidP="6C470DB7">
      <w:pPr>
        <w:pStyle w:val="Style2"/>
        <w:numPr>
          <w:ilvl w:val="1"/>
          <w:numId w:val="0"/>
        </w:numPr>
        <w:spacing w:line="360" w:lineRule="auto"/>
        <w:ind w:left="360"/>
        <w:rPr>
          <w:rFonts w:ascii="Times New Roman" w:hAnsi="Times New Roman" w:cs="Times New Roman"/>
        </w:rPr>
      </w:pPr>
    </w:p>
    <w:p w14:paraId="2083B883" w14:textId="1971F59E" w:rsidR="00F06CD9" w:rsidRPr="002B4851" w:rsidRDefault="0C492962" w:rsidP="00010AC7">
      <w:pPr>
        <w:pStyle w:val="Paragraphedeliste"/>
        <w:numPr>
          <w:ilvl w:val="0"/>
          <w:numId w:val="52"/>
        </w:numPr>
        <w:spacing w:after="0" w:line="360" w:lineRule="auto"/>
        <w:ind w:right="4656"/>
        <w:jc w:val="center"/>
        <w:rPr>
          <w:rFonts w:asciiTheme="majorBidi" w:hAnsiTheme="majorBidi" w:cstheme="majorBidi"/>
          <w:sz w:val="28"/>
          <w:szCs w:val="28"/>
        </w:rPr>
      </w:pPr>
      <w:r w:rsidRPr="0C492962">
        <w:rPr>
          <w:rFonts w:asciiTheme="majorBidi" w:eastAsia="Calibri" w:hAnsiTheme="majorBidi" w:cstheme="majorBidi"/>
          <w:b/>
          <w:bCs/>
          <w:sz w:val="28"/>
          <w:szCs w:val="28"/>
        </w:rPr>
        <w:t>Logiciels utilisés</w:t>
      </w:r>
    </w:p>
    <w:p w14:paraId="26CAFC24" w14:textId="28DE39BD" w:rsidR="00F06CD9" w:rsidRPr="00092AEC" w:rsidRDefault="4FBC27EA" w:rsidP="00F06CD9">
      <w:pPr>
        <w:pStyle w:val="Style1"/>
        <w:numPr>
          <w:ilvl w:val="0"/>
          <w:numId w:val="53"/>
        </w:numPr>
        <w:rPr>
          <w:b/>
          <w:bCs/>
        </w:rPr>
      </w:pPr>
      <w:r w:rsidRPr="002B4851">
        <w:rPr>
          <w:rFonts w:eastAsia="Calibri"/>
          <w:b/>
          <w:bCs/>
        </w:rPr>
        <w:t xml:space="preserve">STM32CUBEIDE :  </w:t>
      </w:r>
    </w:p>
    <w:p w14:paraId="5437C7D8" w14:textId="77777777" w:rsidR="00B47BCD" w:rsidRDefault="00B47BCD" w:rsidP="00F06CD9">
      <w:pPr>
        <w:rPr>
          <w:rFonts w:asciiTheme="majorBidi" w:hAnsiTheme="majorBidi" w:cstheme="majorBidi"/>
          <w:sz w:val="28"/>
          <w:szCs w:val="28"/>
        </w:rPr>
      </w:pPr>
    </w:p>
    <w:p w14:paraId="7AFA9058" w14:textId="797757F9" w:rsidR="00B47BCD" w:rsidRPr="00B47BCD" w:rsidRDefault="00B47BCD" w:rsidP="00B47BCD">
      <w:pPr>
        <w:rPr>
          <w:rFonts w:asciiTheme="majorBidi" w:hAnsiTheme="majorBidi" w:cstheme="majorBidi"/>
          <w:sz w:val="28"/>
          <w:szCs w:val="28"/>
        </w:rPr>
      </w:pPr>
    </w:p>
    <w:p w14:paraId="464FE29E" w14:textId="77777777" w:rsidR="00092AEC" w:rsidRDefault="00092AEC" w:rsidP="00B47BCD">
      <w:pPr>
        <w:rPr>
          <w:rFonts w:asciiTheme="majorBidi" w:hAnsiTheme="majorBidi" w:cstheme="majorBidi"/>
          <w:sz w:val="28"/>
          <w:szCs w:val="28"/>
        </w:rPr>
      </w:pPr>
    </w:p>
    <w:p w14:paraId="30A6CAF2" w14:textId="77777777" w:rsidR="00092AEC" w:rsidRDefault="00092AEC" w:rsidP="00B47BCD">
      <w:pPr>
        <w:rPr>
          <w:rFonts w:asciiTheme="majorBidi" w:hAnsiTheme="majorBidi" w:cstheme="majorBidi"/>
          <w:sz w:val="28"/>
          <w:szCs w:val="28"/>
        </w:rPr>
      </w:pPr>
    </w:p>
    <w:p w14:paraId="4BFA6505" w14:textId="01B5A5D0" w:rsidR="00092AEC" w:rsidRDefault="00092AEC" w:rsidP="00B47BCD">
      <w:pPr>
        <w:rPr>
          <w:rFonts w:asciiTheme="majorBidi" w:hAnsiTheme="majorBidi" w:cstheme="majorBidi"/>
          <w:sz w:val="28"/>
          <w:szCs w:val="28"/>
        </w:rPr>
      </w:pPr>
      <w:r>
        <w:rPr>
          <w:noProof/>
          <w:lang w:eastAsia="fr-FR"/>
        </w:rPr>
        <w:drawing>
          <wp:anchor distT="0" distB="0" distL="114300" distR="114300" simplePos="0" relativeHeight="251745280" behindDoc="0" locked="0" layoutInCell="1" allowOverlap="1" wp14:anchorId="63793828" wp14:editId="0B5360D6">
            <wp:simplePos x="0" y="0"/>
            <wp:positionH relativeFrom="margin">
              <wp:posOffset>1899285</wp:posOffset>
            </wp:positionH>
            <wp:positionV relativeFrom="paragraph">
              <wp:posOffset>-686435</wp:posOffset>
            </wp:positionV>
            <wp:extent cx="1666875" cy="1419225"/>
            <wp:effectExtent l="0" t="0" r="9525" b="9525"/>
            <wp:wrapNone/>
            <wp:docPr id="2091" name="Picture 2091"/>
            <wp:cNvGraphicFramePr/>
            <a:graphic xmlns:a="http://schemas.openxmlformats.org/drawingml/2006/main">
              <a:graphicData uri="http://schemas.openxmlformats.org/drawingml/2006/picture">
                <pic:pic xmlns:pic="http://schemas.openxmlformats.org/drawingml/2006/picture">
                  <pic:nvPicPr>
                    <pic:cNvPr id="2091" name="Picture 209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66875" cy="1419225"/>
                    </a:xfrm>
                    <a:prstGeom prst="rect">
                      <a:avLst/>
                    </a:prstGeom>
                  </pic:spPr>
                </pic:pic>
              </a:graphicData>
            </a:graphic>
            <wp14:sizeRelH relativeFrom="margin">
              <wp14:pctWidth>0</wp14:pctWidth>
            </wp14:sizeRelH>
            <wp14:sizeRelV relativeFrom="margin">
              <wp14:pctHeight>0</wp14:pctHeight>
            </wp14:sizeRelV>
          </wp:anchor>
        </w:drawing>
      </w:r>
    </w:p>
    <w:p w14:paraId="53ABF88E" w14:textId="77777777" w:rsidR="00092AEC" w:rsidRDefault="00092AEC" w:rsidP="00B47BCD">
      <w:pPr>
        <w:rPr>
          <w:rFonts w:asciiTheme="majorBidi" w:hAnsiTheme="majorBidi" w:cstheme="majorBidi"/>
          <w:sz w:val="28"/>
          <w:szCs w:val="28"/>
        </w:rPr>
      </w:pPr>
    </w:p>
    <w:p w14:paraId="38CBADA8" w14:textId="77777777" w:rsidR="00092AEC" w:rsidRDefault="00092AEC" w:rsidP="00B47BCD">
      <w:pPr>
        <w:rPr>
          <w:rFonts w:asciiTheme="majorBidi" w:hAnsiTheme="majorBidi" w:cstheme="majorBidi"/>
          <w:sz w:val="28"/>
          <w:szCs w:val="28"/>
        </w:rPr>
      </w:pPr>
    </w:p>
    <w:p w14:paraId="798068DD" w14:textId="2840CA6A" w:rsidR="00B47BCD" w:rsidRPr="00B47BCD" w:rsidRDefault="00B47BCD" w:rsidP="00B47BCD">
      <w:pPr>
        <w:rPr>
          <w:rFonts w:asciiTheme="majorBidi" w:hAnsiTheme="majorBidi" w:cstheme="majorBidi"/>
          <w:sz w:val="28"/>
          <w:szCs w:val="28"/>
        </w:rPr>
      </w:pPr>
    </w:p>
    <w:p w14:paraId="02448576" w14:textId="2DCE638F" w:rsidR="00AD708B" w:rsidRPr="002B4851" w:rsidRDefault="00EE5957" w:rsidP="002B4851">
      <w:pPr>
        <w:pStyle w:val="Style1"/>
        <w:ind w:firstLine="425"/>
      </w:pPr>
      <w:r w:rsidRPr="002B4851">
        <w:t>STM32CubeIDE :</w:t>
      </w:r>
      <w:r w:rsidR="002B4851">
        <w:t xml:space="preserve"> </w:t>
      </w:r>
      <w:r w:rsidRPr="002B4851">
        <w:t xml:space="preserve">est un outil de développement multi-OS tout-en-un, qui fait partie de l'écosystème logiciel STM32Cube. STM32CubeIDE est une plate-forme de développement C/C++ avancée avec configuration périphérique, génération de code, compilation de code, et des fonctionnalités de débogage pour les microcontrôleurs et microprocesseurs STM32. Il est basé sur le </w:t>
      </w:r>
      <w:proofErr w:type="spellStart"/>
      <w:r w:rsidRPr="002B4851">
        <w:t>framework</w:t>
      </w:r>
      <w:proofErr w:type="spellEnd"/>
      <w:r w:rsidRPr="002B4851">
        <w:t xml:space="preserve"> Eclipse®/CDT™ et GCC </w:t>
      </w:r>
      <w:proofErr w:type="spellStart"/>
      <w:r w:rsidRPr="002B4851">
        <w:t>toolchain</w:t>
      </w:r>
      <w:proofErr w:type="spellEnd"/>
      <w:r w:rsidRPr="002B4851">
        <w:t xml:space="preserve"> pour le développement et GDB pour le débogage. Il permet l'intégration des centaines de plugins existants qui compléter les fonctionnalités de l'IDE Eclipse®.</w:t>
      </w:r>
    </w:p>
    <w:p w14:paraId="4C638D45" w14:textId="3D7D1939" w:rsidR="00B47BCD" w:rsidRPr="002B4851" w:rsidRDefault="00B47BCD" w:rsidP="00010AC7">
      <w:pPr>
        <w:numPr>
          <w:ilvl w:val="0"/>
          <w:numId w:val="54"/>
        </w:numPr>
        <w:spacing w:after="0"/>
        <w:ind w:hanging="360"/>
        <w:rPr>
          <w:rFonts w:asciiTheme="majorBidi" w:hAnsiTheme="majorBidi" w:cstheme="majorBidi"/>
        </w:rPr>
      </w:pPr>
      <w:r w:rsidRPr="002B4851">
        <w:rPr>
          <w:rFonts w:asciiTheme="majorBidi" w:eastAsia="Microsoft JhengHei UI" w:hAnsiTheme="majorBidi" w:cstheme="majorBidi"/>
          <w:b/>
          <w:sz w:val="24"/>
        </w:rPr>
        <w:t xml:space="preserve">TOUCHGFX :  </w:t>
      </w:r>
    </w:p>
    <w:p w14:paraId="222F6CC1" w14:textId="72AE0B17" w:rsidR="00F06CD9" w:rsidRDefault="002B4851" w:rsidP="22FEF866">
      <w:pPr>
        <w:rPr>
          <w:rFonts w:asciiTheme="majorBidi" w:hAnsiTheme="majorBidi" w:cstheme="majorBidi"/>
          <w:sz w:val="28"/>
          <w:szCs w:val="28"/>
        </w:rPr>
      </w:pPr>
      <w:r>
        <w:rPr>
          <w:noProof/>
          <w:lang w:eastAsia="fr-FR"/>
        </w:rPr>
        <w:drawing>
          <wp:anchor distT="0" distB="0" distL="114300" distR="114300" simplePos="0" relativeHeight="251746304" behindDoc="0" locked="0" layoutInCell="1" allowOverlap="1" wp14:anchorId="52245438" wp14:editId="09CDD216">
            <wp:simplePos x="0" y="0"/>
            <wp:positionH relativeFrom="margin">
              <wp:align>center</wp:align>
            </wp:positionH>
            <wp:positionV relativeFrom="paragraph">
              <wp:posOffset>140335</wp:posOffset>
            </wp:positionV>
            <wp:extent cx="2933700" cy="647700"/>
            <wp:effectExtent l="0" t="0" r="0" b="0"/>
            <wp:wrapSquare wrapText="bothSides"/>
            <wp:docPr id="1723339273" name="Image 1723339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933700" cy="647700"/>
                    </a:xfrm>
                    <a:prstGeom prst="rect">
                      <a:avLst/>
                    </a:prstGeom>
                  </pic:spPr>
                </pic:pic>
              </a:graphicData>
            </a:graphic>
            <wp14:sizeRelH relativeFrom="margin">
              <wp14:pctWidth>0</wp14:pctWidth>
            </wp14:sizeRelH>
            <wp14:sizeRelV relativeFrom="margin">
              <wp14:pctHeight>0</wp14:pctHeight>
            </wp14:sizeRelV>
          </wp:anchor>
        </w:drawing>
      </w:r>
    </w:p>
    <w:p w14:paraId="77095777" w14:textId="41BC5FA5" w:rsidR="001A63A7" w:rsidRDefault="001A63A7" w:rsidP="001A63A7">
      <w:pPr>
        <w:rPr>
          <w:rFonts w:ascii="Microsoft JhengHei" w:eastAsia="Microsoft JhengHei" w:hAnsi="Microsoft JhengHei" w:cstheme="majorBidi"/>
          <w:b/>
          <w:bCs/>
          <w:sz w:val="28"/>
          <w:szCs w:val="28"/>
        </w:rPr>
      </w:pPr>
    </w:p>
    <w:p w14:paraId="4CF4CDB4" w14:textId="5BE9FA18" w:rsidR="001A63A7" w:rsidRDefault="001A63A7" w:rsidP="001A63A7">
      <w:pPr>
        <w:rPr>
          <w:rFonts w:ascii="Microsoft JhengHei" w:eastAsia="Microsoft JhengHei" w:hAnsi="Microsoft JhengHei" w:cstheme="majorBidi"/>
          <w:b/>
          <w:bCs/>
          <w:sz w:val="28"/>
          <w:szCs w:val="28"/>
        </w:rPr>
      </w:pPr>
    </w:p>
    <w:p w14:paraId="75777264" w14:textId="355BB9EC" w:rsidR="000150D3" w:rsidRPr="002B4851" w:rsidRDefault="001A63A7" w:rsidP="002B4851">
      <w:pPr>
        <w:pStyle w:val="Style1"/>
        <w:ind w:firstLine="425"/>
      </w:pPr>
      <w:proofErr w:type="spellStart"/>
      <w:r w:rsidRPr="002B4851">
        <w:lastRenderedPageBreak/>
        <w:t>TouchGFX</w:t>
      </w:r>
      <w:proofErr w:type="spellEnd"/>
      <w:r w:rsidRPr="002B4851">
        <w:t> :</w:t>
      </w:r>
      <w:r w:rsidR="002B4851">
        <w:t xml:space="preserve"> </w:t>
      </w:r>
      <w:r w:rsidRPr="002B4851">
        <w:t xml:space="preserve">est un cadre logiciel graphique gratuit avancé optimisé pour Microcontrôleurs STM32. Profitant des fonctionnalités graphiques STM32 et architecture, </w:t>
      </w:r>
      <w:proofErr w:type="spellStart"/>
      <w:r w:rsidRPr="002B4851">
        <w:t>TouchGFX</w:t>
      </w:r>
      <w:proofErr w:type="spellEnd"/>
      <w:r w:rsidRPr="002B4851">
        <w:t xml:space="preserve"> accélère la révolution de l'IHM des objets grâce à la création d'interfaces utilisateur graphiques époustouflantes de type smartphone. </w:t>
      </w:r>
    </w:p>
    <w:p w14:paraId="09D62098" w14:textId="0C40AE5A" w:rsidR="00B47BCD" w:rsidRPr="002B4851" w:rsidRDefault="00B47BCD" w:rsidP="00010AC7">
      <w:pPr>
        <w:pStyle w:val="Paragraphedeliste"/>
        <w:numPr>
          <w:ilvl w:val="0"/>
          <w:numId w:val="55"/>
        </w:numPr>
        <w:rPr>
          <w:rFonts w:asciiTheme="majorBidi" w:hAnsiTheme="majorBidi" w:cstheme="majorBidi"/>
          <w:sz w:val="20"/>
          <w:szCs w:val="20"/>
        </w:rPr>
      </w:pPr>
      <w:r w:rsidRPr="002B4851">
        <w:rPr>
          <w:rFonts w:asciiTheme="majorBidi" w:eastAsia="Calibri" w:hAnsiTheme="majorBidi" w:cstheme="majorBidi"/>
          <w:b/>
          <w:sz w:val="24"/>
          <w:szCs w:val="20"/>
        </w:rPr>
        <w:t xml:space="preserve">ARDUINO IDE : </w:t>
      </w:r>
    </w:p>
    <w:p w14:paraId="76AD1B84" w14:textId="286D7B87" w:rsidR="00B47BCD" w:rsidRPr="00B47BCD" w:rsidRDefault="002B4851" w:rsidP="00B47BCD">
      <w:pPr>
        <w:spacing w:after="0"/>
        <w:ind w:left="425"/>
        <w:rPr>
          <w:rFonts w:asciiTheme="majorBidi" w:hAnsiTheme="majorBidi" w:cstheme="majorBidi"/>
        </w:rPr>
      </w:pPr>
      <w:r>
        <w:rPr>
          <w:noProof/>
          <w:lang w:eastAsia="fr-FR"/>
        </w:rPr>
        <w:drawing>
          <wp:anchor distT="0" distB="0" distL="114300" distR="114300" simplePos="0" relativeHeight="251747328" behindDoc="0" locked="0" layoutInCell="1" allowOverlap="1" wp14:anchorId="62CECD32" wp14:editId="0A5BE440">
            <wp:simplePos x="0" y="0"/>
            <wp:positionH relativeFrom="margin">
              <wp:align>center</wp:align>
            </wp:positionH>
            <wp:positionV relativeFrom="paragraph">
              <wp:posOffset>13335</wp:posOffset>
            </wp:positionV>
            <wp:extent cx="1193165" cy="812800"/>
            <wp:effectExtent l="0" t="0" r="6985" b="6350"/>
            <wp:wrapSquare wrapText="bothSides"/>
            <wp:docPr id="666572568" name="Image 66657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193165" cy="812800"/>
                    </a:xfrm>
                    <a:prstGeom prst="rect">
                      <a:avLst/>
                    </a:prstGeom>
                  </pic:spPr>
                </pic:pic>
              </a:graphicData>
            </a:graphic>
            <wp14:sizeRelH relativeFrom="margin">
              <wp14:pctWidth>0</wp14:pctWidth>
            </wp14:sizeRelH>
            <wp14:sizeRelV relativeFrom="margin">
              <wp14:pctHeight>0</wp14:pctHeight>
            </wp14:sizeRelV>
          </wp:anchor>
        </w:drawing>
      </w:r>
    </w:p>
    <w:p w14:paraId="6A058EE9" w14:textId="25174BA1" w:rsidR="00B47BCD" w:rsidRDefault="22FEF866" w:rsidP="00B47BCD">
      <w:pPr>
        <w:spacing w:after="0"/>
        <w:ind w:left="740"/>
      </w:pPr>
      <w:r w:rsidRPr="22FEF866">
        <w:rPr>
          <w:rFonts w:ascii="Calibri" w:eastAsia="Calibri" w:hAnsi="Calibri" w:cs="Calibri"/>
          <w:b/>
          <w:bCs/>
          <w:sz w:val="28"/>
          <w:szCs w:val="28"/>
        </w:rPr>
        <w:t xml:space="preserve"> </w:t>
      </w:r>
    </w:p>
    <w:p w14:paraId="72487980" w14:textId="41994C1C" w:rsidR="00B47BCD" w:rsidRDefault="00B47BCD" w:rsidP="22FEF866">
      <w:pPr>
        <w:ind w:left="740"/>
      </w:pPr>
    </w:p>
    <w:p w14:paraId="5C7A68F6" w14:textId="77777777" w:rsidR="001719EE" w:rsidRDefault="001719EE" w:rsidP="00B47BCD">
      <w:pPr>
        <w:rPr>
          <w:rFonts w:asciiTheme="majorBidi" w:hAnsiTheme="majorBidi" w:cstheme="majorBidi"/>
          <w:sz w:val="28"/>
          <w:szCs w:val="28"/>
        </w:rPr>
      </w:pPr>
    </w:p>
    <w:p w14:paraId="025030CA" w14:textId="77777777" w:rsidR="002B4851" w:rsidRDefault="002B4851" w:rsidP="00B47BCD">
      <w:pPr>
        <w:rPr>
          <w:rFonts w:asciiTheme="majorBidi" w:hAnsiTheme="majorBidi" w:cstheme="majorBidi"/>
          <w:sz w:val="28"/>
          <w:szCs w:val="28"/>
        </w:rPr>
      </w:pPr>
    </w:p>
    <w:p w14:paraId="30408C13" w14:textId="3C70C43F" w:rsidR="009F7A1F" w:rsidRPr="002B4851" w:rsidRDefault="001719EE" w:rsidP="002B4851">
      <w:pPr>
        <w:pStyle w:val="Style1"/>
        <w:ind w:firstLine="708"/>
      </w:pPr>
      <w:r w:rsidRPr="002B4851">
        <w:t xml:space="preserve">Le logiciel Arduino : est un environnement de développement (IDE) open source et gratuit, téléchargeable sur le site officiel Arduino. </w:t>
      </w:r>
    </w:p>
    <w:p w14:paraId="41198ECB" w14:textId="4D256BD8" w:rsidR="009F7A1F" w:rsidRPr="002B4851" w:rsidRDefault="009F7A1F" w:rsidP="002B4851">
      <w:pPr>
        <w:pStyle w:val="Style1"/>
      </w:pPr>
      <w:r w:rsidRPr="002B4851">
        <w:t>L’IDE Arduino permet :</w:t>
      </w:r>
    </w:p>
    <w:p w14:paraId="0C87CFFA" w14:textId="77777777" w:rsidR="009F7A1F" w:rsidRPr="002B4851" w:rsidRDefault="009F7A1F" w:rsidP="00010AC7">
      <w:pPr>
        <w:pStyle w:val="Style1"/>
        <w:numPr>
          <w:ilvl w:val="0"/>
          <w:numId w:val="56"/>
        </w:numPr>
        <w:spacing w:line="240" w:lineRule="auto"/>
      </w:pPr>
      <w:r w:rsidRPr="002B4851">
        <w:t>D’éditer un programme : des croquis (sketch en Anglais),</w:t>
      </w:r>
    </w:p>
    <w:p w14:paraId="51424F35" w14:textId="2627C116" w:rsidR="009F7A1F" w:rsidRPr="002B4851" w:rsidRDefault="009F7A1F" w:rsidP="00010AC7">
      <w:pPr>
        <w:pStyle w:val="Style1"/>
        <w:numPr>
          <w:ilvl w:val="0"/>
          <w:numId w:val="56"/>
        </w:numPr>
        <w:spacing w:line="240" w:lineRule="auto"/>
      </w:pPr>
      <w:r w:rsidRPr="002B4851">
        <w:t>De compiler ce programme dans le langage « machine » de l’Arduino</w:t>
      </w:r>
      <w:r w:rsidR="002B4851" w:rsidRPr="002B4851">
        <w:t>, ESP32</w:t>
      </w:r>
      <w:r w:rsidR="002B4851">
        <w:t>, ESP8266.</w:t>
      </w:r>
    </w:p>
    <w:p w14:paraId="77E59697" w14:textId="77777777" w:rsidR="009F7A1F" w:rsidRPr="002B4851" w:rsidRDefault="009F7A1F" w:rsidP="00010AC7">
      <w:pPr>
        <w:pStyle w:val="Style1"/>
        <w:numPr>
          <w:ilvl w:val="0"/>
          <w:numId w:val="56"/>
        </w:numPr>
        <w:spacing w:line="240" w:lineRule="auto"/>
      </w:pPr>
      <w:r w:rsidRPr="002B4851">
        <w:t>De téléverser le programme dans la mémoire de l’Arduino,</w:t>
      </w:r>
    </w:p>
    <w:p w14:paraId="5E72FD11" w14:textId="3DCF261A" w:rsidR="00B47BCD" w:rsidRPr="002B4851" w:rsidRDefault="009F7A1F" w:rsidP="00010AC7">
      <w:pPr>
        <w:pStyle w:val="Style1"/>
        <w:numPr>
          <w:ilvl w:val="0"/>
          <w:numId w:val="56"/>
        </w:numPr>
        <w:spacing w:line="240" w:lineRule="auto"/>
        <w:sectPr w:rsidR="00B47BCD" w:rsidRPr="002B4851" w:rsidSect="004C0567">
          <w:headerReference w:type="default" r:id="rId63"/>
          <w:footerReference w:type="default" r:id="rId64"/>
          <w:pgSz w:w="11906" w:h="16838"/>
          <w:pgMar w:top="1417" w:right="1417" w:bottom="1417" w:left="1417" w:header="708" w:footer="708" w:gutter="0"/>
          <w:cols w:space="708"/>
          <w:docGrid w:linePitch="360"/>
        </w:sectPr>
      </w:pPr>
      <w:r w:rsidRPr="002B4851">
        <w:t>De communiquer avec la carte Arduino grâce au terminal.</w:t>
      </w:r>
    </w:p>
    <w:p w14:paraId="7C635E4C" w14:textId="004CD92E" w:rsidR="00D53E1D" w:rsidRDefault="0C492962" w:rsidP="002B4851">
      <w:pPr>
        <w:pStyle w:val="style20"/>
      </w:pPr>
      <w:bookmarkStart w:id="56" w:name="_Toc104480454"/>
      <w:r w:rsidRPr="0C492962">
        <w:lastRenderedPageBreak/>
        <w:t>Chapitre 4 : Conception et réalisation</w:t>
      </w:r>
      <w:bookmarkEnd w:id="56"/>
      <w:r w:rsidRPr="0C492962">
        <w:t> </w:t>
      </w:r>
    </w:p>
    <w:p w14:paraId="0B2583BF" w14:textId="77777777" w:rsidR="00D53E1D" w:rsidRPr="00D53E1D" w:rsidRDefault="0C492962" w:rsidP="00625905">
      <w:pPr>
        <w:pStyle w:val="Titre20"/>
        <w:numPr>
          <w:ilvl w:val="0"/>
          <w:numId w:val="8"/>
        </w:numPr>
        <w:spacing w:line="360" w:lineRule="auto"/>
        <w:rPr>
          <w:rFonts w:asciiTheme="majorBidi" w:hAnsiTheme="majorBidi"/>
          <w:b/>
          <w:bCs/>
          <w:color w:val="auto"/>
          <w:sz w:val="36"/>
          <w:szCs w:val="36"/>
        </w:rPr>
      </w:pPr>
      <w:bookmarkStart w:id="57" w:name="_Toc104480455"/>
      <w:r w:rsidRPr="0C492962">
        <w:rPr>
          <w:rFonts w:asciiTheme="majorBidi" w:hAnsiTheme="majorBidi"/>
          <w:b/>
          <w:bCs/>
          <w:color w:val="auto"/>
          <w:sz w:val="36"/>
          <w:szCs w:val="36"/>
        </w:rPr>
        <w:t>Introduction</w:t>
      </w:r>
      <w:bookmarkEnd w:id="57"/>
      <w:r w:rsidRPr="0C492962">
        <w:rPr>
          <w:rFonts w:asciiTheme="majorBidi" w:hAnsiTheme="majorBidi"/>
          <w:b/>
          <w:bCs/>
          <w:color w:val="auto"/>
          <w:sz w:val="36"/>
          <w:szCs w:val="36"/>
        </w:rPr>
        <w:t> </w:t>
      </w:r>
    </w:p>
    <w:p w14:paraId="393BECDC" w14:textId="77777777" w:rsidR="00D53E1D" w:rsidRDefault="0C492962" w:rsidP="00625905">
      <w:pPr>
        <w:pStyle w:val="Titre20"/>
        <w:numPr>
          <w:ilvl w:val="0"/>
          <w:numId w:val="8"/>
        </w:numPr>
        <w:spacing w:line="360" w:lineRule="auto"/>
        <w:rPr>
          <w:rFonts w:asciiTheme="majorBidi" w:hAnsiTheme="majorBidi"/>
          <w:b/>
          <w:bCs/>
          <w:color w:val="auto"/>
          <w:sz w:val="36"/>
          <w:szCs w:val="36"/>
        </w:rPr>
      </w:pPr>
      <w:bookmarkStart w:id="58" w:name="_Toc104480456"/>
      <w:r w:rsidRPr="0C492962">
        <w:rPr>
          <w:rFonts w:asciiTheme="majorBidi" w:hAnsiTheme="majorBidi"/>
          <w:b/>
          <w:bCs/>
          <w:color w:val="auto"/>
          <w:sz w:val="36"/>
          <w:szCs w:val="36"/>
        </w:rPr>
        <w:t>OS kernel</w:t>
      </w:r>
      <w:bookmarkEnd w:id="58"/>
      <w:r w:rsidRPr="0C492962">
        <w:rPr>
          <w:rFonts w:asciiTheme="majorBidi" w:hAnsiTheme="majorBidi"/>
          <w:b/>
          <w:bCs/>
          <w:color w:val="auto"/>
          <w:sz w:val="36"/>
          <w:szCs w:val="36"/>
        </w:rPr>
        <w:t xml:space="preserve">  </w:t>
      </w:r>
    </w:p>
    <w:p w14:paraId="4AFA8FC9" w14:textId="77777777" w:rsidR="00D53E1D" w:rsidRDefault="0C492962" w:rsidP="002B4851">
      <w:pPr>
        <w:pStyle w:val="Titre3"/>
        <w:spacing w:line="360" w:lineRule="auto"/>
        <w:rPr>
          <w:rFonts w:asciiTheme="majorBidi" w:eastAsia="Microsoft JhengHei" w:hAnsiTheme="majorBidi"/>
          <w:b/>
          <w:bCs/>
          <w:color w:val="auto"/>
          <w:sz w:val="32"/>
          <w:szCs w:val="32"/>
        </w:rPr>
      </w:pPr>
      <w:bookmarkStart w:id="59" w:name="_Toc104480457"/>
      <w:r w:rsidRPr="0C492962">
        <w:rPr>
          <w:rFonts w:asciiTheme="majorBidi" w:eastAsia="Microsoft JhengHei" w:hAnsiTheme="majorBidi"/>
          <w:b/>
          <w:bCs/>
          <w:color w:val="auto"/>
          <w:sz w:val="32"/>
          <w:szCs w:val="32"/>
        </w:rPr>
        <w:t>2-1 Middleware (</w:t>
      </w:r>
      <w:proofErr w:type="spellStart"/>
      <w:r w:rsidRPr="0C492962">
        <w:rPr>
          <w:rFonts w:asciiTheme="majorBidi" w:eastAsia="Microsoft JhengHei" w:hAnsiTheme="majorBidi"/>
          <w:b/>
          <w:bCs/>
          <w:color w:val="auto"/>
          <w:sz w:val="32"/>
          <w:szCs w:val="32"/>
        </w:rPr>
        <w:t>FreeRTOS</w:t>
      </w:r>
      <w:proofErr w:type="spellEnd"/>
      <w:r w:rsidRPr="0C492962">
        <w:rPr>
          <w:rFonts w:asciiTheme="majorBidi" w:eastAsia="Microsoft JhengHei" w:hAnsiTheme="majorBidi"/>
          <w:b/>
          <w:bCs/>
          <w:color w:val="auto"/>
          <w:sz w:val="32"/>
          <w:szCs w:val="32"/>
        </w:rPr>
        <w:t>)</w:t>
      </w:r>
      <w:bookmarkEnd w:id="59"/>
      <w:r w:rsidRPr="0C492962">
        <w:rPr>
          <w:rFonts w:asciiTheme="majorBidi" w:eastAsia="Microsoft JhengHei" w:hAnsiTheme="majorBidi"/>
          <w:b/>
          <w:bCs/>
          <w:color w:val="auto"/>
          <w:sz w:val="32"/>
          <w:szCs w:val="32"/>
        </w:rPr>
        <w:t> </w:t>
      </w:r>
    </w:p>
    <w:p w14:paraId="096AE006" w14:textId="77777777" w:rsidR="00D53E1D" w:rsidRDefault="00D53E1D" w:rsidP="002B4851">
      <w:pPr>
        <w:pStyle w:val="Style1"/>
        <w:ind w:firstLine="708"/>
      </w:pPr>
      <w:r w:rsidRPr="00D53E1D">
        <w:t xml:space="preserve">L’un des exigences majeures pour les dispositifs médicaux est la stabilité du système </w:t>
      </w:r>
      <w:r w:rsidRPr="00D53E1D">
        <w:rPr>
          <w:rFonts w:eastAsia="Libre Franklin"/>
          <w:b/>
          <w:bCs/>
        </w:rPr>
        <w:t>(</w:t>
      </w:r>
      <w:r w:rsidRPr="00D53E1D">
        <w:rPr>
          <w:rFonts w:eastAsia="Libre Franklin"/>
          <w:b/>
          <w:bCs/>
          <w:color w:val="000000" w:themeColor="text1"/>
        </w:rPr>
        <w:t>soft + le soft externe + le hardware autour)</w:t>
      </w:r>
      <w:r w:rsidRPr="00D53E1D">
        <w:t>.</w:t>
      </w:r>
    </w:p>
    <w:p w14:paraId="6420FD06" w14:textId="77777777" w:rsidR="00D53E1D" w:rsidRDefault="00D53E1D" w:rsidP="002B4851">
      <w:pPr>
        <w:pStyle w:val="Style1"/>
        <w:ind w:firstLine="360"/>
      </w:pPr>
      <w:r w:rsidRPr="00D53E1D">
        <w:t>Notre Solution était alors de travailler dans le domaine temps réels, où le taux d’erreur est minimal et la stabilité est maximale.</w:t>
      </w:r>
    </w:p>
    <w:p w14:paraId="6097CDE2" w14:textId="77777777" w:rsidR="00D53E1D" w:rsidRPr="00D53E1D" w:rsidRDefault="00E9483B" w:rsidP="00625905">
      <w:pPr>
        <w:pStyle w:val="Paragraphedeliste"/>
        <w:numPr>
          <w:ilvl w:val="0"/>
          <w:numId w:val="9"/>
        </w:numPr>
        <w:rPr>
          <w:rFonts w:asciiTheme="majorBidi" w:hAnsiTheme="majorBidi" w:cstheme="majorBidi"/>
          <w:b/>
          <w:bCs/>
          <w:sz w:val="24"/>
          <w:szCs w:val="24"/>
        </w:rPr>
      </w:pPr>
      <w:r>
        <w:rPr>
          <w:rFonts w:asciiTheme="majorBidi" w:hAnsiTheme="majorBidi" w:cstheme="majorBidi"/>
          <w:b/>
          <w:bCs/>
          <w:sz w:val="24"/>
          <w:szCs w:val="24"/>
        </w:rPr>
        <w:t xml:space="preserve">RTOS </w:t>
      </w:r>
    </w:p>
    <w:p w14:paraId="3AC236DC" w14:textId="77777777" w:rsidR="00D53E1D" w:rsidRPr="00D53E1D" w:rsidRDefault="00D53E1D" w:rsidP="002B4851">
      <w:pPr>
        <w:pStyle w:val="Style1"/>
        <w:ind w:firstLine="360"/>
      </w:pPr>
      <w:r w:rsidRPr="00D53E1D">
        <w:t>Le système d’exploitation temps réel est un OS qui gère plusieurs tâches concurrentes selon leurs degrés de priorités, il est utilisé quand il y a des exigences temporelles sur les processus. Ce type d’ordonnancement, appelé ordonnancement préemptif.</w:t>
      </w:r>
    </w:p>
    <w:p w14:paraId="47BF7501" w14:textId="77777777" w:rsidR="00D53E1D" w:rsidRDefault="00D53E1D" w:rsidP="002B4851">
      <w:pPr>
        <w:pStyle w:val="Style1"/>
        <w:ind w:firstLine="360"/>
      </w:pPr>
      <w:r w:rsidRPr="00D53E1D">
        <w:t>RTOS garantis la performance maximale du processeur et la bonne gestion de la mémoire ainsi que le fonctionnement sans erreur (</w:t>
      </w:r>
      <w:proofErr w:type="spellStart"/>
      <w:r w:rsidRPr="00D53E1D">
        <w:t>Error</w:t>
      </w:r>
      <w:proofErr w:type="spellEnd"/>
      <w:r w:rsidRPr="00D53E1D">
        <w:t>-Free) offert par ces types de systèmes.</w:t>
      </w:r>
    </w:p>
    <w:p w14:paraId="16F89476" w14:textId="77777777" w:rsidR="00D53E1D" w:rsidRPr="00E9483B" w:rsidRDefault="00D53E1D" w:rsidP="00625905">
      <w:pPr>
        <w:pStyle w:val="Paragraphedeliste"/>
        <w:numPr>
          <w:ilvl w:val="0"/>
          <w:numId w:val="9"/>
        </w:numPr>
        <w:rPr>
          <w:rFonts w:asciiTheme="majorBidi" w:eastAsiaTheme="minorEastAsia" w:hAnsiTheme="majorBidi" w:cstheme="majorBidi"/>
          <w:sz w:val="24"/>
          <w:szCs w:val="24"/>
        </w:rPr>
      </w:pPr>
      <w:proofErr w:type="spellStart"/>
      <w:r w:rsidRPr="00E9483B">
        <w:rPr>
          <w:rFonts w:asciiTheme="majorBidi" w:eastAsia="Microsoft JhengHei" w:hAnsiTheme="majorBidi" w:cstheme="majorBidi"/>
          <w:b/>
          <w:bCs/>
          <w:sz w:val="24"/>
          <w:szCs w:val="24"/>
        </w:rPr>
        <w:t>FreeRTOS</w:t>
      </w:r>
      <w:proofErr w:type="spellEnd"/>
      <w:r w:rsidRPr="00E9483B">
        <w:rPr>
          <w:rFonts w:asciiTheme="majorBidi" w:eastAsia="Microsoft JhengHei" w:hAnsiTheme="majorBidi" w:cstheme="majorBidi"/>
          <w:b/>
          <w:bCs/>
          <w:sz w:val="24"/>
          <w:szCs w:val="24"/>
        </w:rPr>
        <w:t>/CMSISV2</w:t>
      </w:r>
    </w:p>
    <w:p w14:paraId="59643853" w14:textId="77777777" w:rsidR="00E9483B" w:rsidRPr="00E9483B" w:rsidRDefault="00E9483B" w:rsidP="002B4851">
      <w:pPr>
        <w:pStyle w:val="Style1"/>
        <w:ind w:firstLine="360"/>
        <w:rPr>
          <w:rFonts w:eastAsia="Lato"/>
          <w:color w:val="343434"/>
        </w:rPr>
      </w:pPr>
      <w:r w:rsidRPr="00E9483B">
        <w:t xml:space="preserve">Dans le domaine de l’embarqué les ressources sont relativement limitées en termes de mémoire et de traitements. Dans ce projet on utilise un microcontrôleur Stm32H7 </w:t>
      </w:r>
      <w:r w:rsidRPr="00E9483B">
        <w:rPr>
          <w:rFonts w:eastAsia="Libre Franklin"/>
          <w:b/>
          <w:bCs/>
        </w:rPr>
        <w:t>(</w:t>
      </w:r>
      <w:r w:rsidRPr="00E9483B">
        <w:rPr>
          <w:rFonts w:eastAsia="Arial"/>
          <w:b/>
          <w:bCs/>
        </w:rPr>
        <w:t>Arm Cortex-M7)</w:t>
      </w:r>
      <w:r w:rsidRPr="00E9483B">
        <w:t xml:space="preserve"> qui est de la catégorie haute performance, mais on reste toujours limités de ressources. </w:t>
      </w:r>
    </w:p>
    <w:p w14:paraId="74D1B099" w14:textId="77777777" w:rsidR="00E9483B" w:rsidRPr="00E9483B" w:rsidRDefault="00E9483B" w:rsidP="002B4851">
      <w:pPr>
        <w:pStyle w:val="Style1"/>
        <w:ind w:firstLine="360"/>
        <w:rPr>
          <w:rFonts w:eastAsia="Lato"/>
          <w:color w:val="343434"/>
        </w:rPr>
      </w:pPr>
      <w:r w:rsidRPr="00E9483B">
        <w:t xml:space="preserve">C’est pour cela qu’on a choisis </w:t>
      </w:r>
      <w:proofErr w:type="spellStart"/>
      <w:r w:rsidRPr="00E9483B">
        <w:rPr>
          <w:b/>
          <w:bCs/>
        </w:rPr>
        <w:t>FreeRTOS</w:t>
      </w:r>
      <w:proofErr w:type="spellEnd"/>
      <w:r w:rsidRPr="00E9483B">
        <w:t>, c’est un système d’exploitation embarqué multitâches temps réel préemptif supporte actuellement 35 architectures. Il est aujourd’hui parmi les plus utilisés dans le marché des systèmes d'exploitation temps réel pour l’embarquée grâce à sa faible taille qui est de l’ordre de 4000 à 9000 octets.</w:t>
      </w:r>
    </w:p>
    <w:p w14:paraId="2B70E5BA" w14:textId="77777777" w:rsidR="00E9483B" w:rsidRDefault="00E9483B" w:rsidP="002B4851">
      <w:pPr>
        <w:pStyle w:val="Style1"/>
        <w:ind w:firstLine="360"/>
        <w:rPr>
          <w:rFonts w:eastAsia="Microsoft JhengHei"/>
        </w:rPr>
      </w:pPr>
      <w:r w:rsidRPr="00E9483B">
        <w:rPr>
          <w:rFonts w:eastAsia="Microsoft JhengHei"/>
        </w:rPr>
        <w:t xml:space="preserve">On a utilisé le </w:t>
      </w:r>
      <w:r w:rsidRPr="00E9483B">
        <w:rPr>
          <w:rFonts w:eastAsia="Microsoft JhengHei"/>
          <w:b/>
          <w:bCs/>
        </w:rPr>
        <w:t>CMSIS-RTOS API v2</w:t>
      </w:r>
      <w:r w:rsidRPr="00E9483B">
        <w:rPr>
          <w:rFonts w:eastAsia="Microsoft JhengHei"/>
        </w:rPr>
        <w:t xml:space="preserve"> comme une couche d’abstraction à </w:t>
      </w:r>
      <w:proofErr w:type="spellStart"/>
      <w:r w:rsidRPr="00E9483B">
        <w:rPr>
          <w:rFonts w:eastAsia="Microsoft JhengHei"/>
        </w:rPr>
        <w:t>FreeRTOS</w:t>
      </w:r>
      <w:proofErr w:type="spellEnd"/>
      <w:r w:rsidRPr="00E9483B">
        <w:rPr>
          <w:rFonts w:eastAsia="Microsoft JhengHei"/>
        </w:rPr>
        <w:t xml:space="preserve"> afin de garantir un système optimisé et améliorer la portabilité du code entre les différents processeurs ARM</w:t>
      </w:r>
      <w:r w:rsidRPr="2F07D017">
        <w:rPr>
          <w:rFonts w:eastAsia="Microsoft JhengHei"/>
        </w:rPr>
        <w:t xml:space="preserve">. </w:t>
      </w:r>
    </w:p>
    <w:p w14:paraId="2529EC0F" w14:textId="13442E7A" w:rsidR="00E9483B" w:rsidRPr="00703864" w:rsidRDefault="00E9483B" w:rsidP="00E9483B">
      <w:pPr>
        <w:rPr>
          <w:rFonts w:eastAsia="Microsoft JhengHei"/>
        </w:rPr>
      </w:pPr>
    </w:p>
    <w:p w14:paraId="5451CCF8" w14:textId="619F81BB" w:rsidR="00D53E1D" w:rsidRPr="00D53E1D" w:rsidRDefault="00D53E1D" w:rsidP="00D53E1D"/>
    <w:p w14:paraId="613137E8" w14:textId="3F40D892" w:rsidR="00D53E1D" w:rsidRDefault="002B4851" w:rsidP="00D53E1D">
      <w:r>
        <w:rPr>
          <w:noProof/>
          <w:lang w:eastAsia="fr-FR"/>
        </w:rPr>
        <w:lastRenderedPageBreak/>
        <w:drawing>
          <wp:anchor distT="0" distB="0" distL="114300" distR="114300" simplePos="0" relativeHeight="251694080" behindDoc="0" locked="0" layoutInCell="1" allowOverlap="1" wp14:anchorId="2EE7BA9E" wp14:editId="01D48D73">
            <wp:simplePos x="0" y="0"/>
            <wp:positionH relativeFrom="margin">
              <wp:posOffset>856615</wp:posOffset>
            </wp:positionH>
            <wp:positionV relativeFrom="paragraph">
              <wp:posOffset>-24130</wp:posOffset>
            </wp:positionV>
            <wp:extent cx="4047067" cy="2276475"/>
            <wp:effectExtent l="0" t="0" r="0" b="0"/>
            <wp:wrapNone/>
            <wp:docPr id="1063598808" name="Image 1063598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047067" cy="2276475"/>
                    </a:xfrm>
                    <a:prstGeom prst="rect">
                      <a:avLst/>
                    </a:prstGeom>
                  </pic:spPr>
                </pic:pic>
              </a:graphicData>
            </a:graphic>
            <wp14:sizeRelH relativeFrom="margin">
              <wp14:pctWidth>0</wp14:pctWidth>
            </wp14:sizeRelH>
            <wp14:sizeRelV relativeFrom="margin">
              <wp14:pctHeight>0</wp14:pctHeight>
            </wp14:sizeRelV>
          </wp:anchor>
        </w:drawing>
      </w:r>
    </w:p>
    <w:p w14:paraId="383ABC1D" w14:textId="77777777" w:rsidR="00E9483B" w:rsidRDefault="00E9483B" w:rsidP="00D53E1D"/>
    <w:p w14:paraId="404F6F8A" w14:textId="77777777" w:rsidR="00E9483B" w:rsidRDefault="00E9483B" w:rsidP="00D53E1D"/>
    <w:p w14:paraId="4276D427" w14:textId="77777777" w:rsidR="00E9483B" w:rsidRDefault="00E9483B" w:rsidP="00D53E1D"/>
    <w:p w14:paraId="63B5BFE5" w14:textId="77777777" w:rsidR="00E9483B" w:rsidRDefault="00E9483B" w:rsidP="00D53E1D"/>
    <w:p w14:paraId="1FE0FADD" w14:textId="77777777" w:rsidR="002B4851" w:rsidRDefault="002B4851" w:rsidP="00D53E1D"/>
    <w:p w14:paraId="1504B3F3" w14:textId="77777777" w:rsidR="002B4851" w:rsidRDefault="002B4851" w:rsidP="00D53E1D"/>
    <w:p w14:paraId="4E8FAB54" w14:textId="77777777" w:rsidR="00E9483B" w:rsidRDefault="00E9483B" w:rsidP="00D53E1D"/>
    <w:p w14:paraId="78AC8802" w14:textId="777C9296" w:rsidR="00E9483B" w:rsidRDefault="00465949" w:rsidP="00D53E1D">
      <w:r>
        <w:t xml:space="preserve">Structure du code </w:t>
      </w:r>
    </w:p>
    <w:p w14:paraId="0DEAB468" w14:textId="77777777" w:rsidR="00E9483B" w:rsidRDefault="0C492962" w:rsidP="00625905">
      <w:pPr>
        <w:pStyle w:val="Titre3"/>
        <w:numPr>
          <w:ilvl w:val="1"/>
          <w:numId w:val="11"/>
        </w:numPr>
        <w:spacing w:line="360" w:lineRule="auto"/>
        <w:rPr>
          <w:rFonts w:asciiTheme="majorBidi" w:eastAsia="Microsoft JhengHei" w:hAnsiTheme="majorBidi"/>
          <w:b/>
          <w:bCs/>
          <w:color w:val="auto"/>
          <w:sz w:val="32"/>
          <w:szCs w:val="32"/>
        </w:rPr>
      </w:pPr>
      <w:bookmarkStart w:id="60" w:name="_Toc104480458"/>
      <w:r w:rsidRPr="0C492962">
        <w:rPr>
          <w:rFonts w:asciiTheme="majorBidi" w:eastAsia="Microsoft JhengHei" w:hAnsiTheme="majorBidi"/>
          <w:b/>
          <w:bCs/>
          <w:color w:val="auto"/>
          <w:sz w:val="32"/>
          <w:szCs w:val="32"/>
        </w:rPr>
        <w:t>Tâches Et Queues (File d’attente)</w:t>
      </w:r>
      <w:bookmarkEnd w:id="60"/>
      <w:r w:rsidRPr="0C492962">
        <w:rPr>
          <w:rFonts w:asciiTheme="majorBidi" w:eastAsia="Microsoft JhengHei" w:hAnsiTheme="majorBidi"/>
          <w:b/>
          <w:bCs/>
          <w:color w:val="auto"/>
          <w:sz w:val="32"/>
          <w:szCs w:val="32"/>
        </w:rPr>
        <w:t> </w:t>
      </w:r>
    </w:p>
    <w:p w14:paraId="0017C10B" w14:textId="77777777" w:rsidR="00E9483B" w:rsidRDefault="00E9483B" w:rsidP="00625905">
      <w:pPr>
        <w:pStyle w:val="Paragraphedeliste"/>
        <w:numPr>
          <w:ilvl w:val="0"/>
          <w:numId w:val="10"/>
        </w:numPr>
        <w:spacing w:line="360" w:lineRule="auto"/>
        <w:rPr>
          <w:rFonts w:asciiTheme="majorBidi" w:hAnsiTheme="majorBidi" w:cstheme="majorBidi"/>
          <w:b/>
          <w:bCs/>
          <w:sz w:val="28"/>
          <w:szCs w:val="28"/>
        </w:rPr>
      </w:pPr>
      <w:r w:rsidRPr="00E9483B">
        <w:rPr>
          <w:rFonts w:asciiTheme="majorBidi" w:hAnsiTheme="majorBidi" w:cstheme="majorBidi"/>
          <w:b/>
          <w:bCs/>
          <w:sz w:val="28"/>
          <w:szCs w:val="28"/>
        </w:rPr>
        <w:t xml:space="preserve">Création des Taches </w:t>
      </w:r>
    </w:p>
    <w:p w14:paraId="1DA1400B" w14:textId="77777777" w:rsidR="00B1770D" w:rsidRDefault="00E9483B" w:rsidP="00B1770D">
      <w:pPr>
        <w:pStyle w:val="Style1"/>
        <w:ind w:firstLine="360"/>
      </w:pPr>
      <w:r w:rsidRPr="00E9483B">
        <w:t xml:space="preserve">Pour développer une application basée sur un OS, on décompose l’application en un ensemble de tâches. Dans </w:t>
      </w:r>
      <w:proofErr w:type="spellStart"/>
      <w:r w:rsidRPr="00E9483B">
        <w:t>FreeRTOS</w:t>
      </w:r>
      <w:proofErr w:type="spellEnd"/>
      <w:r w:rsidRPr="00E9483B">
        <w:t xml:space="preserve"> une tâche est fonction C contenant une boucle infinie et ne renvoie pas un résultat. </w:t>
      </w:r>
    </w:p>
    <w:p w14:paraId="2A3082D5" w14:textId="4E22BA67" w:rsidR="00E9483B" w:rsidRPr="00B1770D" w:rsidRDefault="00E9483B" w:rsidP="00B1770D">
      <w:pPr>
        <w:pStyle w:val="Style1"/>
        <w:ind w:firstLine="360"/>
        <w:rPr>
          <w:b/>
          <w:bCs/>
          <w:sz w:val="32"/>
          <w:szCs w:val="32"/>
        </w:rPr>
      </w:pPr>
      <w:r>
        <w:rPr>
          <w:noProof/>
          <w:lang w:eastAsia="fr-FR"/>
        </w:rPr>
        <mc:AlternateContent>
          <mc:Choice Requires="wps">
            <w:drawing>
              <wp:anchor distT="0" distB="0" distL="114300" distR="114300" simplePos="0" relativeHeight="251695104" behindDoc="0" locked="0" layoutInCell="1" allowOverlap="1" wp14:anchorId="103DDB21" wp14:editId="300C488C">
                <wp:simplePos x="0" y="0"/>
                <wp:positionH relativeFrom="column">
                  <wp:posOffset>1386205</wp:posOffset>
                </wp:positionH>
                <wp:positionV relativeFrom="paragraph">
                  <wp:posOffset>153579</wp:posOffset>
                </wp:positionV>
                <wp:extent cx="2786380" cy="1784985"/>
                <wp:effectExtent l="0" t="0" r="13970" b="24765"/>
                <wp:wrapNone/>
                <wp:docPr id="25" name="Zone de texte 25"/>
                <wp:cNvGraphicFramePr/>
                <a:graphic xmlns:a="http://schemas.openxmlformats.org/drawingml/2006/main">
                  <a:graphicData uri="http://schemas.microsoft.com/office/word/2010/wordprocessingShape">
                    <wps:wsp>
                      <wps:cNvSpPr/>
                      <wps:spPr>
                        <a:xfrm>
                          <a:off x="0" y="0"/>
                          <a:ext cx="2786380" cy="1784985"/>
                        </a:xfrm>
                        <a:prstGeom prst="rect">
                          <a:avLst/>
                        </a:prstGeom>
                        <a:ln w="19050"/>
                      </wps:spPr>
                      <wps:style>
                        <a:lnRef idx="2">
                          <a:schemeClr val="accent5"/>
                        </a:lnRef>
                        <a:fillRef idx="1">
                          <a:schemeClr val="lt1"/>
                        </a:fillRef>
                        <a:effectRef idx="0">
                          <a:scrgbClr r="0" g="0" b="0"/>
                        </a:effectRef>
                        <a:fontRef idx="minor">
                          <a:schemeClr val="dk1"/>
                        </a:fontRef>
                      </wps:style>
                      <wps:txbx>
                        <w:txbxContent>
                          <w:p w14:paraId="3DF8C9F7" w14:textId="77777777" w:rsidR="00673A18" w:rsidRDefault="009760A0" w:rsidP="00673A18">
                            <w:pPr>
                              <w:spacing w:line="256" w:lineRule="auto"/>
                              <w:rPr>
                                <w:rFonts w:eastAsia="Calibri" w:hAnsi="Calibri" w:cs="Calibri"/>
                                <w:b/>
                                <w:bCs/>
                                <w:color w:val="323E4F"/>
                                <w:lang w:val="en-US"/>
                              </w:rPr>
                            </w:pPr>
                            <w:r>
                              <w:rPr>
                                <w:rFonts w:eastAsia="Calibri" w:hAnsi="Calibri" w:cs="Calibri"/>
                                <w:b/>
                                <w:bCs/>
                                <w:color w:val="323E4F"/>
                                <w:lang w:val="en-US"/>
                              </w:rPr>
                              <w:t xml:space="preserve">Void </w:t>
                            </w:r>
                            <w:proofErr w:type="spellStart"/>
                            <w:r>
                              <w:rPr>
                                <w:rFonts w:eastAsia="Calibri" w:hAnsi="Calibri" w:cs="Calibri"/>
                                <w:b/>
                                <w:bCs/>
                                <w:color w:val="323E4F"/>
                                <w:lang w:val="en-US"/>
                              </w:rPr>
                              <w:t>vATaskFunction</w:t>
                            </w:r>
                            <w:proofErr w:type="spellEnd"/>
                            <w:r>
                              <w:rPr>
                                <w:rFonts w:eastAsia="Calibri" w:hAnsi="Calibri" w:cs="Calibri"/>
                                <w:b/>
                                <w:bCs/>
                                <w:color w:val="323E4F"/>
                                <w:lang w:val="en-US"/>
                              </w:rPr>
                              <w:t xml:space="preserve"> (void *</w:t>
                            </w:r>
                            <w:proofErr w:type="spellStart"/>
                            <w:r>
                              <w:rPr>
                                <w:rFonts w:eastAsia="Calibri" w:hAnsi="Calibri" w:cs="Calibri"/>
                                <w:b/>
                                <w:bCs/>
                                <w:color w:val="323E4F"/>
                                <w:lang w:val="en-US"/>
                              </w:rPr>
                              <w:t>param</w:t>
                            </w:r>
                            <w:r>
                              <w:rPr>
                                <w:rFonts w:eastAsia="Calibri" w:hAnsi="Calibri" w:cs="Calibri"/>
                                <w:b/>
                                <w:bCs/>
                                <w:color w:val="323E4F"/>
                                <w:lang w:val="en-US"/>
                              </w:rPr>
                              <w:t>è</w:t>
                            </w:r>
                            <w:r>
                              <w:rPr>
                                <w:rFonts w:eastAsia="Calibri" w:hAnsi="Calibri" w:cs="Calibri"/>
                                <w:b/>
                                <w:bCs/>
                                <w:color w:val="323E4F"/>
                                <w:lang w:val="en-US"/>
                              </w:rPr>
                              <w:t>tres</w:t>
                            </w:r>
                            <w:proofErr w:type="spellEnd"/>
                            <w:r>
                              <w:rPr>
                                <w:rFonts w:eastAsia="Calibri" w:hAnsi="Calibri" w:cs="Calibri"/>
                                <w:b/>
                                <w:bCs/>
                                <w:color w:val="323E4F"/>
                                <w:lang w:val="en-US"/>
                              </w:rPr>
                              <w:t xml:space="preserve">) </w:t>
                            </w:r>
                          </w:p>
                          <w:p w14:paraId="0C68DDC7" w14:textId="77777777" w:rsidR="00673A18" w:rsidRDefault="009760A0" w:rsidP="00673A18">
                            <w:pPr>
                              <w:spacing w:line="256" w:lineRule="auto"/>
                              <w:rPr>
                                <w:rFonts w:eastAsia="Calibri" w:hAnsi="Calibri" w:cs="Calibri"/>
                                <w:b/>
                                <w:bCs/>
                                <w:color w:val="323E4F"/>
                                <w:lang w:val="en-US"/>
                              </w:rPr>
                            </w:pPr>
                            <w:r>
                              <w:rPr>
                                <w:rFonts w:eastAsia="Calibri" w:hAnsi="Calibri" w:cs="Calibri"/>
                                <w:b/>
                                <w:bCs/>
                                <w:color w:val="323E4F"/>
                                <w:lang w:val="en-US"/>
                              </w:rPr>
                              <w:t xml:space="preserve">{ </w:t>
                            </w:r>
                          </w:p>
                          <w:p w14:paraId="2E10D4FD" w14:textId="77777777" w:rsidR="00673A18" w:rsidRDefault="009760A0" w:rsidP="00673A18">
                            <w:pPr>
                              <w:spacing w:line="256" w:lineRule="auto"/>
                              <w:ind w:left="706"/>
                              <w:rPr>
                                <w:rFonts w:eastAsia="Calibri" w:hAnsi="Calibri" w:cs="Calibri"/>
                                <w:b/>
                                <w:bCs/>
                                <w:color w:val="323E4F"/>
                                <w:lang w:val="en-US"/>
                              </w:rPr>
                            </w:pPr>
                            <w:r>
                              <w:rPr>
                                <w:rFonts w:eastAsia="Calibri" w:hAnsi="Calibri" w:cs="Calibri"/>
                                <w:b/>
                                <w:bCs/>
                                <w:color w:val="323E4F"/>
                                <w:lang w:val="en-US"/>
                              </w:rPr>
                              <w:t xml:space="preserve"> for ( ;</w:t>
                            </w:r>
                            <w:r>
                              <w:rPr>
                                <w:rFonts w:eastAsia="Calibri" w:hAnsi="Calibri" w:cs="Calibri"/>
                                <w:b/>
                                <w:bCs/>
                                <w:color w:val="323E4F"/>
                                <w:lang w:val="en-US"/>
                              </w:rPr>
                              <w:t xml:space="preserve"> ;)</w:t>
                            </w:r>
                          </w:p>
                          <w:p w14:paraId="56C7C281" w14:textId="77777777" w:rsidR="00673A18" w:rsidRDefault="009760A0" w:rsidP="00673A18">
                            <w:pPr>
                              <w:spacing w:line="256" w:lineRule="auto"/>
                              <w:ind w:left="706"/>
                              <w:rPr>
                                <w:rFonts w:eastAsia="Calibri" w:hAnsi="Calibri" w:cs="Calibri"/>
                                <w:b/>
                                <w:bCs/>
                                <w:color w:val="323E4F"/>
                                <w:lang w:val="en-US"/>
                              </w:rPr>
                            </w:pPr>
                            <w:r>
                              <w:rPr>
                                <w:rFonts w:eastAsia="Calibri" w:hAnsi="Calibri" w:cs="Calibri"/>
                                <w:b/>
                                <w:bCs/>
                                <w:color w:val="323E4F"/>
                                <w:lang w:val="en-US"/>
                              </w:rPr>
                              <w:t xml:space="preserve"> {</w:t>
                            </w:r>
                          </w:p>
                          <w:p w14:paraId="487DAB79" w14:textId="77777777" w:rsidR="00673A18" w:rsidRDefault="009760A0" w:rsidP="00673A18">
                            <w:pPr>
                              <w:spacing w:line="256" w:lineRule="auto"/>
                              <w:ind w:left="706"/>
                              <w:rPr>
                                <w:rFonts w:eastAsia="Calibri" w:hAnsi="Calibri" w:cs="Calibri"/>
                                <w:b/>
                                <w:bCs/>
                                <w:color w:val="323E4F"/>
                                <w:lang w:val="en-US"/>
                              </w:rPr>
                            </w:pPr>
                            <w:r>
                              <w:rPr>
                                <w:rFonts w:eastAsia="Calibri" w:hAnsi="Calibri" w:cs="Calibri"/>
                                <w:b/>
                                <w:bCs/>
                                <w:color w:val="323E4F"/>
                                <w:lang w:val="en-US"/>
                              </w:rPr>
                              <w:t xml:space="preserve"> }</w:t>
                            </w:r>
                          </w:p>
                          <w:p w14:paraId="18282E48" w14:textId="77777777" w:rsidR="00673A18" w:rsidRDefault="009760A0" w:rsidP="00673A18">
                            <w:pPr>
                              <w:spacing w:before="113" w:line="264" w:lineRule="exact"/>
                              <w:rPr>
                                <w:rFonts w:eastAsia="Calibri" w:hAnsi="Calibri" w:cs="Calibri"/>
                                <w:b/>
                                <w:bCs/>
                                <w:color w:val="323E4F"/>
                                <w:lang w:val="en-US"/>
                              </w:rPr>
                            </w:pPr>
                            <w:r>
                              <w:rPr>
                                <w:rFonts w:eastAsia="Calibri" w:hAnsi="Calibri" w:cs="Calibri"/>
                                <w:b/>
                                <w:bCs/>
                                <w:color w:val="323E4F"/>
                                <w:lang w:val="en-US"/>
                              </w:rPr>
                              <w:t xml:space="preserve"> }</w:t>
                            </w:r>
                          </w:p>
                          <w:p w14:paraId="58843428" w14:textId="77777777" w:rsidR="00673A18" w:rsidRDefault="009760A0" w:rsidP="00673A18">
                            <w:pPr>
                              <w:spacing w:line="256" w:lineRule="auto"/>
                              <w:rPr>
                                <w:rFonts w:eastAsia="Calibri" w:hAnsi="Calibri" w:cs="Calibri"/>
                                <w:color w:val="000000" w:themeColor="dark1"/>
                                <w:lang w:val="en-US"/>
                              </w:rPr>
                            </w:pPr>
                            <w:r>
                              <w:rPr>
                                <w:rFonts w:eastAsia="Calibri" w:hAnsi="Calibri" w:cs="Calibri"/>
                                <w:color w:val="000000" w:themeColor="dark1"/>
                                <w:lang w:val="en-US"/>
                              </w:rPr>
                              <w:t> </w:t>
                            </w:r>
                          </w:p>
                        </w:txbxContent>
                      </wps:txbx>
                      <wps:bodyPr wrap="square" lIns="91440" tIns="45720" rIns="91440" bIns="45720" anchor="t">
                        <a:noAutofit/>
                      </wps:bodyPr>
                    </wps:wsp>
                  </a:graphicData>
                </a:graphic>
                <wp14:sizeRelV relativeFrom="margin">
                  <wp14:pctHeight>0</wp14:pctHeight>
                </wp14:sizeRelV>
              </wp:anchor>
            </w:drawing>
          </mc:Choice>
          <mc:Fallback>
            <w:pict>
              <v:rect w14:anchorId="103DDB21" id="Zone de texte 25" o:spid="_x0000_s1043" style="position:absolute;left:0;text-align:left;margin-left:109.15pt;margin-top:12.1pt;width:219.4pt;height:140.5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" fillcolor="white [3201]" strokecolor="#4472c4 [3208]" strokeweight="1.5pt">
                <v:textbox>
                  <w:txbxContent>
                    <w:p w14:paraId="3DF8C9F7" w14:textId="77777777" w:rsidR="00673A18" w:rsidRDefault="009760A0" w:rsidP="00673A18">
                      <w:pPr>
                        <w:spacing w:line="256" w:lineRule="auto"/>
                        <w:rPr>
                          <w:rFonts w:eastAsia="Calibri" w:hAnsi="Calibri" w:cs="Calibri"/>
                          <w:b/>
                          <w:bCs/>
                          <w:color w:val="323E4F"/>
                          <w:lang w:val="en-US"/>
                        </w:rPr>
                      </w:pPr>
                      <w:r>
                        <w:rPr>
                          <w:rFonts w:eastAsia="Calibri" w:hAnsi="Calibri" w:cs="Calibri"/>
                          <w:b/>
                          <w:bCs/>
                          <w:color w:val="323E4F"/>
                          <w:lang w:val="en-US"/>
                        </w:rPr>
                        <w:t xml:space="preserve">Void </w:t>
                      </w:r>
                      <w:proofErr w:type="spellStart"/>
                      <w:r>
                        <w:rPr>
                          <w:rFonts w:eastAsia="Calibri" w:hAnsi="Calibri" w:cs="Calibri"/>
                          <w:b/>
                          <w:bCs/>
                          <w:color w:val="323E4F"/>
                          <w:lang w:val="en-US"/>
                        </w:rPr>
                        <w:t>vATaskFunction</w:t>
                      </w:r>
                      <w:proofErr w:type="spellEnd"/>
                      <w:r>
                        <w:rPr>
                          <w:rFonts w:eastAsia="Calibri" w:hAnsi="Calibri" w:cs="Calibri"/>
                          <w:b/>
                          <w:bCs/>
                          <w:color w:val="323E4F"/>
                          <w:lang w:val="en-US"/>
                        </w:rPr>
                        <w:t xml:space="preserve"> (void *</w:t>
                      </w:r>
                      <w:proofErr w:type="spellStart"/>
                      <w:r>
                        <w:rPr>
                          <w:rFonts w:eastAsia="Calibri" w:hAnsi="Calibri" w:cs="Calibri"/>
                          <w:b/>
                          <w:bCs/>
                          <w:color w:val="323E4F"/>
                          <w:lang w:val="en-US"/>
                        </w:rPr>
                        <w:t>param</w:t>
                      </w:r>
                      <w:r>
                        <w:rPr>
                          <w:rFonts w:eastAsia="Calibri" w:hAnsi="Calibri" w:cs="Calibri"/>
                          <w:b/>
                          <w:bCs/>
                          <w:color w:val="323E4F"/>
                          <w:lang w:val="en-US"/>
                        </w:rPr>
                        <w:t>è</w:t>
                      </w:r>
                      <w:r>
                        <w:rPr>
                          <w:rFonts w:eastAsia="Calibri" w:hAnsi="Calibri" w:cs="Calibri"/>
                          <w:b/>
                          <w:bCs/>
                          <w:color w:val="323E4F"/>
                          <w:lang w:val="en-US"/>
                        </w:rPr>
                        <w:t>tres</w:t>
                      </w:r>
                      <w:proofErr w:type="spellEnd"/>
                      <w:r>
                        <w:rPr>
                          <w:rFonts w:eastAsia="Calibri" w:hAnsi="Calibri" w:cs="Calibri"/>
                          <w:b/>
                          <w:bCs/>
                          <w:color w:val="323E4F"/>
                          <w:lang w:val="en-US"/>
                        </w:rPr>
                        <w:t xml:space="preserve">) </w:t>
                      </w:r>
                    </w:p>
                    <w:p w14:paraId="0C68DDC7" w14:textId="77777777" w:rsidR="00673A18" w:rsidRDefault="009760A0" w:rsidP="00673A18">
                      <w:pPr>
                        <w:spacing w:line="256" w:lineRule="auto"/>
                        <w:rPr>
                          <w:rFonts w:eastAsia="Calibri" w:hAnsi="Calibri" w:cs="Calibri"/>
                          <w:b/>
                          <w:bCs/>
                          <w:color w:val="323E4F"/>
                          <w:lang w:val="en-US"/>
                        </w:rPr>
                      </w:pPr>
                      <w:r>
                        <w:rPr>
                          <w:rFonts w:eastAsia="Calibri" w:hAnsi="Calibri" w:cs="Calibri"/>
                          <w:b/>
                          <w:bCs/>
                          <w:color w:val="323E4F"/>
                          <w:lang w:val="en-US"/>
                        </w:rPr>
                        <w:t xml:space="preserve">{ </w:t>
                      </w:r>
                    </w:p>
                    <w:p w14:paraId="2E10D4FD" w14:textId="77777777" w:rsidR="00673A18" w:rsidRDefault="009760A0" w:rsidP="00673A18">
                      <w:pPr>
                        <w:spacing w:line="256" w:lineRule="auto"/>
                        <w:ind w:left="706"/>
                        <w:rPr>
                          <w:rFonts w:eastAsia="Calibri" w:hAnsi="Calibri" w:cs="Calibri"/>
                          <w:b/>
                          <w:bCs/>
                          <w:color w:val="323E4F"/>
                          <w:lang w:val="en-US"/>
                        </w:rPr>
                      </w:pPr>
                      <w:r>
                        <w:rPr>
                          <w:rFonts w:eastAsia="Calibri" w:hAnsi="Calibri" w:cs="Calibri"/>
                          <w:b/>
                          <w:bCs/>
                          <w:color w:val="323E4F"/>
                          <w:lang w:val="en-US"/>
                        </w:rPr>
                        <w:t xml:space="preserve"> for ( ;</w:t>
                      </w:r>
                      <w:r>
                        <w:rPr>
                          <w:rFonts w:eastAsia="Calibri" w:hAnsi="Calibri" w:cs="Calibri"/>
                          <w:b/>
                          <w:bCs/>
                          <w:color w:val="323E4F"/>
                          <w:lang w:val="en-US"/>
                        </w:rPr>
                        <w:t xml:space="preserve"> ;)</w:t>
                      </w:r>
                    </w:p>
                    <w:p w14:paraId="56C7C281" w14:textId="77777777" w:rsidR="00673A18" w:rsidRDefault="009760A0" w:rsidP="00673A18">
                      <w:pPr>
                        <w:spacing w:line="256" w:lineRule="auto"/>
                        <w:ind w:left="706"/>
                        <w:rPr>
                          <w:rFonts w:eastAsia="Calibri" w:hAnsi="Calibri" w:cs="Calibri"/>
                          <w:b/>
                          <w:bCs/>
                          <w:color w:val="323E4F"/>
                          <w:lang w:val="en-US"/>
                        </w:rPr>
                      </w:pPr>
                      <w:r>
                        <w:rPr>
                          <w:rFonts w:eastAsia="Calibri" w:hAnsi="Calibri" w:cs="Calibri"/>
                          <w:b/>
                          <w:bCs/>
                          <w:color w:val="323E4F"/>
                          <w:lang w:val="en-US"/>
                        </w:rPr>
                        <w:t xml:space="preserve"> {</w:t>
                      </w:r>
                    </w:p>
                    <w:p w14:paraId="487DAB79" w14:textId="77777777" w:rsidR="00673A18" w:rsidRDefault="009760A0" w:rsidP="00673A18">
                      <w:pPr>
                        <w:spacing w:line="256" w:lineRule="auto"/>
                        <w:ind w:left="706"/>
                        <w:rPr>
                          <w:rFonts w:eastAsia="Calibri" w:hAnsi="Calibri" w:cs="Calibri"/>
                          <w:b/>
                          <w:bCs/>
                          <w:color w:val="323E4F"/>
                          <w:lang w:val="en-US"/>
                        </w:rPr>
                      </w:pPr>
                      <w:r>
                        <w:rPr>
                          <w:rFonts w:eastAsia="Calibri" w:hAnsi="Calibri" w:cs="Calibri"/>
                          <w:b/>
                          <w:bCs/>
                          <w:color w:val="323E4F"/>
                          <w:lang w:val="en-US"/>
                        </w:rPr>
                        <w:t xml:space="preserve"> }</w:t>
                      </w:r>
                    </w:p>
                    <w:p w14:paraId="18282E48" w14:textId="77777777" w:rsidR="00673A18" w:rsidRDefault="009760A0" w:rsidP="00673A18">
                      <w:pPr>
                        <w:spacing w:before="113" w:line="264" w:lineRule="exact"/>
                        <w:rPr>
                          <w:rFonts w:eastAsia="Calibri" w:hAnsi="Calibri" w:cs="Calibri"/>
                          <w:b/>
                          <w:bCs/>
                          <w:color w:val="323E4F"/>
                          <w:lang w:val="en-US"/>
                        </w:rPr>
                      </w:pPr>
                      <w:r>
                        <w:rPr>
                          <w:rFonts w:eastAsia="Calibri" w:hAnsi="Calibri" w:cs="Calibri"/>
                          <w:b/>
                          <w:bCs/>
                          <w:color w:val="323E4F"/>
                          <w:lang w:val="en-US"/>
                        </w:rPr>
                        <w:t xml:space="preserve"> }</w:t>
                      </w:r>
                    </w:p>
                    <w:p w14:paraId="58843428" w14:textId="77777777" w:rsidR="00673A18" w:rsidRDefault="009760A0" w:rsidP="00673A18">
                      <w:pPr>
                        <w:spacing w:line="256" w:lineRule="auto"/>
                        <w:rPr>
                          <w:rFonts w:eastAsia="Calibri" w:hAnsi="Calibri" w:cs="Calibri"/>
                          <w:color w:val="000000" w:themeColor="dark1"/>
                          <w:lang w:val="en-US"/>
                        </w:rPr>
                      </w:pPr>
                      <w:r>
                        <w:rPr>
                          <w:rFonts w:eastAsia="Calibri" w:hAnsi="Calibri" w:cs="Calibri"/>
                          <w:color w:val="000000" w:themeColor="dark1"/>
                          <w:lang w:val="en-US"/>
                        </w:rPr>
                        <w:t> </w:t>
                      </w:r>
                    </w:p>
                  </w:txbxContent>
                </v:textbox>
              </v:rect>
            </w:pict>
          </mc:Fallback>
        </mc:AlternateContent>
      </w:r>
    </w:p>
    <w:p w14:paraId="2217F10F" w14:textId="77777777" w:rsidR="00E9483B" w:rsidRPr="00E9483B" w:rsidRDefault="00E9483B" w:rsidP="00E9483B"/>
    <w:p w14:paraId="0B879176" w14:textId="77777777" w:rsidR="00E9483B" w:rsidRDefault="00E9483B" w:rsidP="00D53E1D"/>
    <w:p w14:paraId="6AE41A81" w14:textId="77777777" w:rsidR="00E9483B" w:rsidRPr="00E9483B" w:rsidRDefault="00E9483B" w:rsidP="00E9483B"/>
    <w:p w14:paraId="4BD9C15F" w14:textId="77777777" w:rsidR="00E9483B" w:rsidRPr="00E9483B" w:rsidRDefault="00E9483B" w:rsidP="00E9483B"/>
    <w:p w14:paraId="7BDC32BF" w14:textId="77777777" w:rsidR="00E9483B" w:rsidRPr="00E9483B" w:rsidRDefault="00E9483B" w:rsidP="00E9483B"/>
    <w:p w14:paraId="47950190" w14:textId="77777777" w:rsidR="00E9483B" w:rsidRDefault="00E9483B" w:rsidP="00B1770D">
      <w:pPr>
        <w:pStyle w:val="Style1"/>
        <w:rPr>
          <w:rFonts w:asciiTheme="minorHAnsi" w:eastAsiaTheme="minorHAnsi" w:hAnsiTheme="minorHAnsi" w:cstheme="minorBidi"/>
          <w:sz w:val="22"/>
          <w:szCs w:val="22"/>
        </w:rPr>
      </w:pPr>
    </w:p>
    <w:p w14:paraId="61E725FF" w14:textId="77777777" w:rsidR="00B1770D" w:rsidRDefault="00B1770D" w:rsidP="00B1770D">
      <w:pPr>
        <w:pStyle w:val="Style1"/>
      </w:pPr>
    </w:p>
    <w:p w14:paraId="3A69CA7A" w14:textId="77777777" w:rsidR="00E9483B" w:rsidRDefault="00E9483B" w:rsidP="00B1770D">
      <w:pPr>
        <w:pStyle w:val="Style1"/>
        <w:ind w:firstLine="708"/>
        <w:rPr>
          <w:rFonts w:eastAsia="Calibri"/>
        </w:rPr>
      </w:pPr>
      <w:r w:rsidRPr="00E9483B">
        <w:rPr>
          <w:rFonts w:eastAsia="Calibri"/>
        </w:rPr>
        <w:t>Une tâche est créée par l'intermédiaire de la fonction</w:t>
      </w:r>
      <w:r w:rsidRPr="00E9483B">
        <w:rPr>
          <w:rFonts w:ascii="Calibri" w:eastAsia="Calibri" w:hAnsi="Calibri" w:cs="Calibri"/>
        </w:rPr>
        <w:t xml:space="preserve"> “</w:t>
      </w:r>
      <w:proofErr w:type="spellStart"/>
      <w:r w:rsidRPr="00E9483B">
        <w:rPr>
          <w:rFonts w:ascii="Courier New" w:eastAsia="Courier New" w:hAnsi="Courier New" w:cs="Courier New"/>
        </w:rPr>
        <w:t>osThreadNew</w:t>
      </w:r>
      <w:proofErr w:type="spellEnd"/>
      <w:r w:rsidRPr="00E9483B">
        <w:rPr>
          <w:rFonts w:eastAsia="Calibri"/>
        </w:rPr>
        <w:t xml:space="preserve">” qui retourne </w:t>
      </w:r>
      <w:proofErr w:type="spellStart"/>
      <w:r w:rsidRPr="00E9483B">
        <w:rPr>
          <w:rFonts w:eastAsia="Calibri"/>
        </w:rPr>
        <w:t>l’id</w:t>
      </w:r>
      <w:proofErr w:type="spellEnd"/>
      <w:r w:rsidRPr="00E9483B">
        <w:rPr>
          <w:rFonts w:eastAsia="Calibri"/>
        </w:rPr>
        <w:t xml:space="preserve"> de la tache RTOS </w:t>
      </w:r>
    </w:p>
    <w:p w14:paraId="46284837" w14:textId="35127A37" w:rsidR="00AB6AFB" w:rsidRPr="00AB6AFB" w:rsidRDefault="00AB6AFB" w:rsidP="4699C30A">
      <w:pPr>
        <w:spacing w:before="113" w:line="264" w:lineRule="exact"/>
        <w:rPr>
          <w:rFonts w:asciiTheme="majorBidi" w:eastAsia="Courier New" w:hAnsiTheme="majorBidi" w:cstheme="majorBidi"/>
          <w:sz w:val="24"/>
          <w:szCs w:val="24"/>
        </w:rPr>
      </w:pPr>
    </w:p>
    <w:p w14:paraId="126751F5" w14:textId="52432927" w:rsidR="00AB6AFB" w:rsidRDefault="00AB6AFB" w:rsidP="00AB6AFB"/>
    <w:p w14:paraId="758E95BC" w14:textId="7A133299" w:rsidR="00E94740" w:rsidRDefault="00E94740" w:rsidP="00AB6AFB"/>
    <w:p w14:paraId="4D890799" w14:textId="1CF567B4" w:rsidR="00E94740" w:rsidRDefault="00E94740" w:rsidP="00AB6AFB"/>
    <w:p w14:paraId="0D98262E" w14:textId="20FD789F" w:rsidR="00E94740" w:rsidRDefault="00E94740" w:rsidP="00AB6AFB"/>
    <w:p w14:paraId="3709314C" w14:textId="77777777" w:rsidR="00E94740" w:rsidRPr="00AB6AFB" w:rsidRDefault="00E94740" w:rsidP="00AB6AFB"/>
    <w:p w14:paraId="20BFCDAB" w14:textId="2B9A4A3A" w:rsidR="00AB6AFB" w:rsidRPr="00AB6AFB" w:rsidRDefault="00B1770D" w:rsidP="00AB6AFB">
      <w:r>
        <w:rPr>
          <w:rFonts w:asciiTheme="majorBidi" w:eastAsia="Courier New" w:hAnsiTheme="majorBidi" w:cstheme="majorBidi"/>
          <w:noProof/>
          <w:sz w:val="24"/>
          <w:szCs w:val="24"/>
          <w:lang w:eastAsia="fr-FR"/>
        </w:rPr>
        <mc:AlternateContent>
          <mc:Choice Requires="wps">
            <w:drawing>
              <wp:anchor distT="0" distB="0" distL="114300" distR="114300" simplePos="0" relativeHeight="251696128" behindDoc="0" locked="0" layoutInCell="1" allowOverlap="1" wp14:anchorId="6247E83E" wp14:editId="6236F6F5">
                <wp:simplePos x="0" y="0"/>
                <wp:positionH relativeFrom="margin">
                  <wp:posOffset>661035</wp:posOffset>
                </wp:positionH>
                <wp:positionV relativeFrom="paragraph">
                  <wp:posOffset>-635</wp:posOffset>
                </wp:positionV>
                <wp:extent cx="4702266" cy="1752600"/>
                <wp:effectExtent l="0" t="0" r="22225" b="19050"/>
                <wp:wrapNone/>
                <wp:docPr id="26" name="Zone de texte 26"/>
                <wp:cNvGraphicFramePr/>
                <a:graphic xmlns:a="http://schemas.openxmlformats.org/drawingml/2006/main">
                  <a:graphicData uri="http://schemas.microsoft.com/office/word/2010/wordprocessingShape">
                    <wps:wsp>
                      <wps:cNvSpPr txBox="1"/>
                      <wps:spPr>
                        <a:xfrm>
                          <a:off x="0" y="0"/>
                          <a:ext cx="4702266" cy="1752600"/>
                        </a:xfrm>
                        <a:prstGeom prst="rect">
                          <a:avLst/>
                        </a:prstGeom>
                        <a:ln w="19050"/>
                      </wps:spPr>
                      <wps:style>
                        <a:lnRef idx="2">
                          <a:schemeClr val="accent5"/>
                        </a:lnRef>
                        <a:fillRef idx="1">
                          <a:schemeClr val="lt1"/>
                        </a:fillRef>
                        <a:effectRef idx="0">
                          <a:schemeClr val="accent5"/>
                        </a:effectRef>
                        <a:fontRef idx="minor">
                          <a:schemeClr val="dk1"/>
                        </a:fontRef>
                      </wps:style>
                      <wps:txbx>
                        <w:txbxContent>
                          <w:p w14:paraId="02C863DE" w14:textId="77777777" w:rsidR="00C36EB8" w:rsidRDefault="00C36EB8" w:rsidP="00E9483B">
                            <w:pPr>
                              <w:spacing w:before="113" w:line="264" w:lineRule="exact"/>
                              <w:ind w:left="708"/>
                              <w:rPr>
                                <w:rFonts w:ascii="Courier New" w:eastAsia="Courier New" w:hAnsi="Courier New" w:cs="Courier New"/>
                              </w:rPr>
                            </w:pPr>
                            <w:proofErr w:type="spellStart"/>
                            <w:r w:rsidRPr="00AB6AFB">
                              <w:rPr>
                                <w:rFonts w:ascii="Courier New" w:eastAsia="Courier New" w:hAnsi="Courier New" w:cs="Courier New"/>
                                <w:b/>
                                <w:bCs/>
                                <w:color w:val="323E4F" w:themeColor="text2" w:themeShade="BF"/>
                              </w:rPr>
                              <w:t>osThreadNew</w:t>
                            </w:r>
                            <w:proofErr w:type="spellEnd"/>
                            <w:r w:rsidRPr="55C88689">
                              <w:rPr>
                                <w:rFonts w:ascii="Courier New" w:eastAsia="Courier New" w:hAnsi="Courier New" w:cs="Courier New"/>
                              </w:rPr>
                              <w:t xml:space="preserve"> (</w:t>
                            </w:r>
                            <w:proofErr w:type="spellStart"/>
                            <w:r w:rsidRPr="00AB6AFB">
                              <w:rPr>
                                <w:rFonts w:ascii="Courier New" w:eastAsia="Courier New" w:hAnsi="Courier New" w:cs="Courier New"/>
                                <w:b/>
                                <w:bCs/>
                                <w:color w:val="323E4F" w:themeColor="text2" w:themeShade="BF"/>
                              </w:rPr>
                              <w:t>osThreadFunc_t</w:t>
                            </w:r>
                            <w:proofErr w:type="spellEnd"/>
                            <w:r w:rsidRPr="00AB6AFB">
                              <w:rPr>
                                <w:rFonts w:ascii="Courier New" w:eastAsia="Courier New" w:hAnsi="Courier New" w:cs="Courier New"/>
                                <w:color w:val="323E4F" w:themeColor="text2" w:themeShade="BF"/>
                              </w:rPr>
                              <w:t xml:space="preserve"> </w:t>
                            </w:r>
                            <w:proofErr w:type="spellStart"/>
                            <w:r w:rsidRPr="55C88689">
                              <w:rPr>
                                <w:rFonts w:ascii="Courier New" w:eastAsia="Courier New" w:hAnsi="Courier New" w:cs="Courier New"/>
                              </w:rPr>
                              <w:t>func</w:t>
                            </w:r>
                            <w:proofErr w:type="spellEnd"/>
                            <w:r w:rsidRPr="55C88689">
                              <w:rPr>
                                <w:rFonts w:ascii="Courier New" w:eastAsia="Courier New" w:hAnsi="Courier New" w:cs="Courier New"/>
                              </w:rPr>
                              <w:t>,</w:t>
                            </w:r>
                            <w:r w:rsidRPr="55C88689">
                              <w:rPr>
                                <w:rFonts w:ascii="Courier New" w:eastAsia="Courier New" w:hAnsi="Courier New" w:cs="Courier New"/>
                                <w:b/>
                                <w:bCs/>
                              </w:rPr>
                              <w:t xml:space="preserve"> </w:t>
                            </w:r>
                            <w:proofErr w:type="spellStart"/>
                            <w:r w:rsidRPr="00AB6AFB">
                              <w:rPr>
                                <w:rFonts w:ascii="Courier New" w:eastAsia="Courier New" w:hAnsi="Courier New" w:cs="Courier New"/>
                                <w:b/>
                                <w:bCs/>
                                <w:color w:val="323E4F" w:themeColor="text2" w:themeShade="BF"/>
                              </w:rPr>
                              <w:t>void</w:t>
                            </w:r>
                            <w:proofErr w:type="spellEnd"/>
                            <w:r w:rsidRPr="00AB6AFB">
                              <w:rPr>
                                <w:rFonts w:ascii="Courier New" w:eastAsia="Courier New" w:hAnsi="Courier New" w:cs="Courier New"/>
                                <w:b/>
                                <w:bCs/>
                                <w:color w:val="323E4F" w:themeColor="text2" w:themeShade="BF"/>
                              </w:rPr>
                              <w:t xml:space="preserve"> *</w:t>
                            </w:r>
                            <w:r w:rsidRPr="55C88689">
                              <w:rPr>
                                <w:rFonts w:ascii="Courier New" w:eastAsia="Courier New" w:hAnsi="Courier New" w:cs="Courier New"/>
                              </w:rPr>
                              <w:t xml:space="preserve"> argument,</w:t>
                            </w:r>
                            <w:r w:rsidRPr="55C88689">
                              <w:rPr>
                                <w:rFonts w:ascii="Courier New" w:eastAsia="Courier New" w:hAnsi="Courier New" w:cs="Courier New"/>
                                <w:b/>
                                <w:bCs/>
                              </w:rPr>
                              <w:t xml:space="preserve"> </w:t>
                            </w:r>
                            <w:proofErr w:type="spellStart"/>
                            <w:r w:rsidRPr="00AB6AFB">
                              <w:rPr>
                                <w:rFonts w:ascii="Courier New" w:eastAsia="Courier New" w:hAnsi="Courier New" w:cs="Courier New"/>
                                <w:b/>
                                <w:bCs/>
                                <w:color w:val="323E4F" w:themeColor="text2" w:themeShade="BF"/>
                              </w:rPr>
                              <w:t>const</w:t>
                            </w:r>
                            <w:proofErr w:type="spellEnd"/>
                            <w:r w:rsidRPr="00AB6AFB">
                              <w:rPr>
                                <w:rFonts w:ascii="Courier New" w:eastAsia="Courier New" w:hAnsi="Courier New" w:cs="Courier New"/>
                                <w:b/>
                                <w:bCs/>
                                <w:color w:val="323E4F" w:themeColor="text2" w:themeShade="BF"/>
                              </w:rPr>
                              <w:t xml:space="preserve"> </w:t>
                            </w:r>
                            <w:proofErr w:type="spellStart"/>
                            <w:r w:rsidRPr="00AB6AFB">
                              <w:rPr>
                                <w:rFonts w:ascii="Courier New" w:eastAsia="Courier New" w:hAnsi="Courier New" w:cs="Courier New"/>
                                <w:b/>
                                <w:bCs/>
                                <w:color w:val="323E4F" w:themeColor="text2" w:themeShade="BF"/>
                              </w:rPr>
                              <w:t>osThreadAttr_t</w:t>
                            </w:r>
                            <w:proofErr w:type="spellEnd"/>
                            <w:r w:rsidRPr="00AB6AFB">
                              <w:rPr>
                                <w:rFonts w:ascii="Courier New" w:eastAsia="Courier New" w:hAnsi="Courier New" w:cs="Courier New"/>
                                <w:b/>
                                <w:bCs/>
                                <w:color w:val="323E4F" w:themeColor="text2" w:themeShade="BF"/>
                              </w:rPr>
                              <w:t xml:space="preserve"> *</w:t>
                            </w:r>
                            <w:r w:rsidRPr="00AB6AFB">
                              <w:rPr>
                                <w:rFonts w:ascii="Courier New" w:eastAsia="Courier New" w:hAnsi="Courier New" w:cs="Courier New"/>
                                <w:color w:val="323E4F" w:themeColor="text2" w:themeShade="BF"/>
                              </w:rPr>
                              <w:t xml:space="preserve"> </w:t>
                            </w:r>
                            <w:proofErr w:type="spellStart"/>
                            <w:r w:rsidRPr="55C88689">
                              <w:rPr>
                                <w:rFonts w:ascii="Courier New" w:eastAsia="Courier New" w:hAnsi="Courier New" w:cs="Courier New"/>
                              </w:rPr>
                              <w:t>attr</w:t>
                            </w:r>
                            <w:proofErr w:type="spellEnd"/>
                            <w:r w:rsidRPr="55C88689">
                              <w:rPr>
                                <w:rFonts w:ascii="Courier New" w:eastAsia="Courier New" w:hAnsi="Courier New" w:cs="Courier New"/>
                              </w:rPr>
                              <w:t>)</w:t>
                            </w:r>
                          </w:p>
                          <w:p w14:paraId="5CABE05D" w14:textId="77777777" w:rsidR="00C36EB8" w:rsidRDefault="00C36EB8" w:rsidP="00E9483B">
                            <w:pPr>
                              <w:spacing w:before="113" w:line="264" w:lineRule="exact"/>
                              <w:ind w:left="708"/>
                              <w:rPr>
                                <w:rFonts w:ascii="Courier New" w:eastAsia="Courier New" w:hAnsi="Courier New" w:cs="Courier New"/>
                              </w:rPr>
                            </w:pPr>
                            <w:r w:rsidRPr="00AB6AFB">
                              <w:rPr>
                                <w:rFonts w:ascii="Courier New" w:eastAsia="Courier New" w:hAnsi="Courier New" w:cs="Courier New"/>
                                <w:color w:val="323E4F" w:themeColor="text2" w:themeShade="BF"/>
                              </w:rPr>
                              <w:t>[</w:t>
                            </w:r>
                            <w:r w:rsidRPr="00AB6AFB">
                              <w:rPr>
                                <w:rFonts w:ascii="Courier New" w:eastAsia="Courier New" w:hAnsi="Courier New" w:cs="Courier New"/>
                                <w:b/>
                                <w:bCs/>
                                <w:color w:val="323E4F" w:themeColor="text2" w:themeShade="BF"/>
                              </w:rPr>
                              <w:t>in</w:t>
                            </w:r>
                            <w:r w:rsidRPr="00AB6AFB">
                              <w:rPr>
                                <w:rFonts w:ascii="Courier New" w:eastAsia="Courier New" w:hAnsi="Courier New" w:cs="Courier New"/>
                                <w:color w:val="323E4F" w:themeColor="text2" w:themeShade="BF"/>
                              </w:rPr>
                              <w:t>]</w:t>
                            </w:r>
                            <w:r w:rsidRPr="00AB6AFB">
                              <w:rPr>
                                <w:color w:val="323E4F" w:themeColor="text2" w:themeShade="BF"/>
                              </w:rPr>
                              <w:tab/>
                            </w:r>
                            <w:r w:rsidRPr="00AB6AFB">
                              <w:rPr>
                                <w:rFonts w:ascii="Courier New" w:eastAsia="Courier New" w:hAnsi="Courier New" w:cs="Courier New"/>
                                <w:b/>
                                <w:bCs/>
                                <w:color w:val="323E4F" w:themeColor="text2" w:themeShade="BF"/>
                              </w:rPr>
                              <w:t>fun</w:t>
                            </w:r>
                            <w:r w:rsidRPr="00AB6AFB">
                              <w:rPr>
                                <w:color w:val="323E4F" w:themeColor="text2" w:themeShade="BF"/>
                              </w:rPr>
                              <w:tab/>
                            </w:r>
                            <w:r w:rsidRPr="55C88689">
                              <w:rPr>
                                <w:rFonts w:ascii="Courier New" w:eastAsia="Courier New" w:hAnsi="Courier New" w:cs="Courier New"/>
                              </w:rPr>
                              <w:t xml:space="preserve">thread </w:t>
                            </w:r>
                            <w:proofErr w:type="spellStart"/>
                            <w:r w:rsidRPr="55C88689">
                              <w:rPr>
                                <w:rFonts w:ascii="Courier New" w:eastAsia="Courier New" w:hAnsi="Courier New" w:cs="Courier New"/>
                              </w:rPr>
                              <w:t>function</w:t>
                            </w:r>
                            <w:proofErr w:type="spellEnd"/>
                            <w:r w:rsidRPr="55C88689">
                              <w:rPr>
                                <w:rFonts w:ascii="Courier New" w:eastAsia="Courier New" w:hAnsi="Courier New" w:cs="Courier New"/>
                              </w:rPr>
                              <w:t>.</w:t>
                            </w:r>
                          </w:p>
                          <w:p w14:paraId="48CB29C7" w14:textId="77777777" w:rsidR="00C36EB8" w:rsidRDefault="00C36EB8" w:rsidP="00E9483B">
                            <w:pPr>
                              <w:spacing w:before="113" w:line="264" w:lineRule="exact"/>
                              <w:ind w:left="708"/>
                              <w:rPr>
                                <w:rFonts w:ascii="Courier New" w:eastAsia="Courier New" w:hAnsi="Courier New" w:cs="Courier New"/>
                              </w:rPr>
                            </w:pPr>
                            <w:r w:rsidRPr="00AB6AFB">
                              <w:rPr>
                                <w:rFonts w:ascii="Courier New" w:eastAsia="Courier New" w:hAnsi="Courier New" w:cs="Courier New"/>
                                <w:color w:val="323E4F" w:themeColor="text2" w:themeShade="BF"/>
                              </w:rPr>
                              <w:t>[</w:t>
                            </w:r>
                            <w:r w:rsidRPr="00AB6AFB">
                              <w:rPr>
                                <w:rFonts w:ascii="Courier New" w:eastAsia="Courier New" w:hAnsi="Courier New" w:cs="Courier New"/>
                                <w:b/>
                                <w:bCs/>
                                <w:color w:val="323E4F" w:themeColor="text2" w:themeShade="BF"/>
                              </w:rPr>
                              <w:t>in</w:t>
                            </w:r>
                            <w:r w:rsidRPr="00AB6AFB">
                              <w:rPr>
                                <w:rFonts w:ascii="Courier New" w:eastAsia="Courier New" w:hAnsi="Courier New" w:cs="Courier New"/>
                                <w:color w:val="323E4F" w:themeColor="text2" w:themeShade="BF"/>
                              </w:rPr>
                              <w:t>]</w:t>
                            </w:r>
                            <w:r w:rsidRPr="00AB6AFB">
                              <w:rPr>
                                <w:color w:val="323E4F" w:themeColor="text2" w:themeShade="BF"/>
                              </w:rPr>
                              <w:tab/>
                            </w:r>
                            <w:r w:rsidRPr="00AB6AFB">
                              <w:rPr>
                                <w:rFonts w:ascii="Courier New" w:eastAsia="Courier New" w:hAnsi="Courier New" w:cs="Courier New"/>
                                <w:b/>
                                <w:bCs/>
                                <w:color w:val="323E4F" w:themeColor="text2" w:themeShade="BF"/>
                              </w:rPr>
                              <w:t>argument</w:t>
                            </w:r>
                            <w:r>
                              <w:tab/>
                            </w:r>
                            <w:r w:rsidRPr="55C88689">
                              <w:rPr>
                                <w:rFonts w:ascii="Courier New" w:eastAsia="Courier New" w:hAnsi="Courier New" w:cs="Courier New"/>
                              </w:rPr>
                              <w:t xml:space="preserve">pointer </w:t>
                            </w:r>
                            <w:proofErr w:type="spellStart"/>
                            <w:r w:rsidRPr="55C88689">
                              <w:rPr>
                                <w:rFonts w:ascii="Courier New" w:eastAsia="Courier New" w:hAnsi="Courier New" w:cs="Courier New"/>
                              </w:rPr>
                              <w:t>that</w:t>
                            </w:r>
                            <w:proofErr w:type="spellEnd"/>
                            <w:r w:rsidRPr="55C88689">
                              <w:rPr>
                                <w:rFonts w:ascii="Courier New" w:eastAsia="Courier New" w:hAnsi="Courier New" w:cs="Courier New"/>
                              </w:rPr>
                              <w:t xml:space="preserve"> </w:t>
                            </w:r>
                            <w:proofErr w:type="spellStart"/>
                            <w:r w:rsidRPr="55C88689">
                              <w:rPr>
                                <w:rFonts w:ascii="Courier New" w:eastAsia="Courier New" w:hAnsi="Courier New" w:cs="Courier New"/>
                              </w:rPr>
                              <w:t>is</w:t>
                            </w:r>
                            <w:proofErr w:type="spellEnd"/>
                            <w:r w:rsidRPr="55C88689">
                              <w:rPr>
                                <w:rFonts w:ascii="Courier New" w:eastAsia="Courier New" w:hAnsi="Courier New" w:cs="Courier New"/>
                              </w:rPr>
                              <w:t xml:space="preserve"> </w:t>
                            </w:r>
                            <w:proofErr w:type="spellStart"/>
                            <w:r w:rsidRPr="55C88689">
                              <w:rPr>
                                <w:rFonts w:ascii="Courier New" w:eastAsia="Courier New" w:hAnsi="Courier New" w:cs="Courier New"/>
                              </w:rPr>
                              <w:t>passed</w:t>
                            </w:r>
                            <w:proofErr w:type="spellEnd"/>
                            <w:r w:rsidRPr="55C88689">
                              <w:rPr>
                                <w:rFonts w:ascii="Courier New" w:eastAsia="Courier New" w:hAnsi="Courier New" w:cs="Courier New"/>
                              </w:rPr>
                              <w:t xml:space="preserve"> to the thread </w:t>
                            </w:r>
                            <w:proofErr w:type="spellStart"/>
                            <w:r w:rsidRPr="55C88689">
                              <w:rPr>
                                <w:rFonts w:ascii="Courier New" w:eastAsia="Courier New" w:hAnsi="Courier New" w:cs="Courier New"/>
                              </w:rPr>
                              <w:t>function</w:t>
                            </w:r>
                            <w:proofErr w:type="spellEnd"/>
                            <w:r w:rsidRPr="55C88689">
                              <w:rPr>
                                <w:rFonts w:ascii="Courier New" w:eastAsia="Courier New" w:hAnsi="Courier New" w:cs="Courier New"/>
                              </w:rPr>
                              <w:t xml:space="preserve"> as start argument.</w:t>
                            </w:r>
                          </w:p>
                          <w:p w14:paraId="350E878B" w14:textId="34F93668" w:rsidR="00C36EB8" w:rsidRDefault="00C36EB8" w:rsidP="00E9483B">
                            <w:pPr>
                              <w:spacing w:before="113" w:line="264" w:lineRule="exact"/>
                              <w:ind w:left="708"/>
                              <w:rPr>
                                <w:rFonts w:ascii="Courier New" w:eastAsia="Courier New" w:hAnsi="Courier New" w:cs="Courier New"/>
                              </w:rPr>
                            </w:pPr>
                            <w:r w:rsidRPr="00AB6AFB">
                              <w:rPr>
                                <w:rFonts w:ascii="Courier New" w:eastAsia="Courier New" w:hAnsi="Courier New" w:cs="Courier New"/>
                                <w:color w:val="323E4F" w:themeColor="text2" w:themeShade="BF"/>
                              </w:rPr>
                              <w:t>[</w:t>
                            </w:r>
                            <w:r w:rsidRPr="00AB6AFB">
                              <w:rPr>
                                <w:rFonts w:ascii="Courier New" w:eastAsia="Courier New" w:hAnsi="Courier New" w:cs="Courier New"/>
                                <w:b/>
                                <w:bCs/>
                                <w:color w:val="323E4F" w:themeColor="text2" w:themeShade="BF"/>
                              </w:rPr>
                              <w:t>in</w:t>
                            </w:r>
                            <w:r w:rsidRPr="00AB6AFB">
                              <w:rPr>
                                <w:rFonts w:ascii="Courier New" w:eastAsia="Courier New" w:hAnsi="Courier New" w:cs="Courier New"/>
                                <w:color w:val="323E4F" w:themeColor="text2" w:themeShade="BF"/>
                              </w:rPr>
                              <w:t>]</w:t>
                            </w:r>
                            <w:r w:rsidRPr="00AB6AFB">
                              <w:rPr>
                                <w:color w:val="323E4F" w:themeColor="text2" w:themeShade="BF"/>
                              </w:rPr>
                              <w:tab/>
                            </w:r>
                            <w:proofErr w:type="spellStart"/>
                            <w:r w:rsidRPr="00AB6AFB">
                              <w:rPr>
                                <w:rFonts w:ascii="Courier New" w:eastAsia="Courier New" w:hAnsi="Courier New" w:cs="Courier New"/>
                                <w:b/>
                                <w:bCs/>
                                <w:color w:val="323E4F" w:themeColor="text2" w:themeShade="BF"/>
                              </w:rPr>
                              <w:t>attr</w:t>
                            </w:r>
                            <w:proofErr w:type="spellEnd"/>
                            <w:r>
                              <w:tab/>
                            </w:r>
                            <w:r w:rsidRPr="55C88689">
                              <w:rPr>
                                <w:rFonts w:ascii="Courier New" w:eastAsia="Courier New" w:hAnsi="Courier New" w:cs="Courier New"/>
                              </w:rPr>
                              <w:t xml:space="preserve">thread </w:t>
                            </w:r>
                            <w:proofErr w:type="spellStart"/>
                            <w:r w:rsidRPr="55C88689">
                              <w:rPr>
                                <w:rFonts w:ascii="Courier New" w:eastAsia="Courier New" w:hAnsi="Courier New" w:cs="Courier New"/>
                              </w:rPr>
                              <w:t>attributes</w:t>
                            </w:r>
                            <w:proofErr w:type="spellEnd"/>
                            <w:r w:rsidRPr="55C88689">
                              <w:rPr>
                                <w:rFonts w:ascii="Courier New" w:eastAsia="Courier New" w:hAnsi="Courier New" w:cs="Courier New"/>
                              </w:rPr>
                              <w:t xml:space="preserve"> </w:t>
                            </w:r>
                            <w:r w:rsidRPr="55C88689">
                              <w:rPr>
                                <w:rFonts w:eastAsiaTheme="minorEastAsia"/>
                                <w:b/>
                                <w:bCs/>
                              </w:rPr>
                              <w:t>(les priorités sont spécifiées (figure ci-dessous)).</w:t>
                            </w:r>
                          </w:p>
                          <w:p w14:paraId="0972A795" w14:textId="77777777" w:rsidR="00C36EB8" w:rsidRDefault="00C36EB8" w:rsidP="00E9483B">
                            <w:pPr>
                              <w:spacing w:before="113" w:line="264" w:lineRule="exact"/>
                              <w:ind w:left="1416"/>
                            </w:pPr>
                          </w:p>
                          <w:p w14:paraId="0E93A891" w14:textId="77777777" w:rsidR="00C36EB8" w:rsidRDefault="00C36E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7E83E" id="Zone de texte 26" o:spid="_x0000_s1044" type="#_x0000_t202" style="position:absolute;margin-left:52.05pt;margin-top:-.05pt;width:370.25pt;height:13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" fillcolor="white [3201]" strokecolor="#4472c4 [3208]" strokeweight="1.5pt">
                <v:textbox>
                  <w:txbxContent>
                    <w:p w14:paraId="02C863DE" w14:textId="77777777" w:rsidR="00C36EB8" w:rsidRDefault="00C36EB8" w:rsidP="00E9483B">
                      <w:pPr>
                        <w:spacing w:before="113" w:line="264" w:lineRule="exact"/>
                        <w:ind w:left="708"/>
                        <w:rPr>
                          <w:rFonts w:ascii="Courier New" w:eastAsia="Courier New" w:hAnsi="Courier New" w:cs="Courier New"/>
                        </w:rPr>
                      </w:pPr>
                      <w:proofErr w:type="spellStart"/>
                      <w:r w:rsidRPr="00AB6AFB">
                        <w:rPr>
                          <w:rFonts w:ascii="Courier New" w:eastAsia="Courier New" w:hAnsi="Courier New" w:cs="Courier New"/>
                          <w:b/>
                          <w:bCs/>
                          <w:color w:val="323E4F" w:themeColor="text2" w:themeShade="BF"/>
                        </w:rPr>
                        <w:t>osThreadNew</w:t>
                      </w:r>
                      <w:proofErr w:type="spellEnd"/>
                      <w:r w:rsidRPr="55C88689">
                        <w:rPr>
                          <w:rFonts w:ascii="Courier New" w:eastAsia="Courier New" w:hAnsi="Courier New" w:cs="Courier New"/>
                        </w:rPr>
                        <w:t xml:space="preserve"> (</w:t>
                      </w:r>
                      <w:proofErr w:type="spellStart"/>
                      <w:r w:rsidRPr="00AB6AFB">
                        <w:rPr>
                          <w:rFonts w:ascii="Courier New" w:eastAsia="Courier New" w:hAnsi="Courier New" w:cs="Courier New"/>
                          <w:b/>
                          <w:bCs/>
                          <w:color w:val="323E4F" w:themeColor="text2" w:themeShade="BF"/>
                        </w:rPr>
                        <w:t>osThreadFunc_t</w:t>
                      </w:r>
                      <w:proofErr w:type="spellEnd"/>
                      <w:r w:rsidRPr="00AB6AFB">
                        <w:rPr>
                          <w:rFonts w:ascii="Courier New" w:eastAsia="Courier New" w:hAnsi="Courier New" w:cs="Courier New"/>
                          <w:color w:val="323E4F" w:themeColor="text2" w:themeShade="BF"/>
                        </w:rPr>
                        <w:t xml:space="preserve"> </w:t>
                      </w:r>
                      <w:proofErr w:type="spellStart"/>
                      <w:r w:rsidRPr="55C88689">
                        <w:rPr>
                          <w:rFonts w:ascii="Courier New" w:eastAsia="Courier New" w:hAnsi="Courier New" w:cs="Courier New"/>
                        </w:rPr>
                        <w:t>func</w:t>
                      </w:r>
                      <w:proofErr w:type="spellEnd"/>
                      <w:r w:rsidRPr="55C88689">
                        <w:rPr>
                          <w:rFonts w:ascii="Courier New" w:eastAsia="Courier New" w:hAnsi="Courier New" w:cs="Courier New"/>
                        </w:rPr>
                        <w:t>,</w:t>
                      </w:r>
                      <w:r w:rsidRPr="55C88689">
                        <w:rPr>
                          <w:rFonts w:ascii="Courier New" w:eastAsia="Courier New" w:hAnsi="Courier New" w:cs="Courier New"/>
                          <w:b/>
                          <w:bCs/>
                        </w:rPr>
                        <w:t xml:space="preserve"> </w:t>
                      </w:r>
                      <w:proofErr w:type="spellStart"/>
                      <w:r w:rsidRPr="00AB6AFB">
                        <w:rPr>
                          <w:rFonts w:ascii="Courier New" w:eastAsia="Courier New" w:hAnsi="Courier New" w:cs="Courier New"/>
                          <w:b/>
                          <w:bCs/>
                          <w:color w:val="323E4F" w:themeColor="text2" w:themeShade="BF"/>
                        </w:rPr>
                        <w:t>void</w:t>
                      </w:r>
                      <w:proofErr w:type="spellEnd"/>
                      <w:r w:rsidRPr="00AB6AFB">
                        <w:rPr>
                          <w:rFonts w:ascii="Courier New" w:eastAsia="Courier New" w:hAnsi="Courier New" w:cs="Courier New"/>
                          <w:b/>
                          <w:bCs/>
                          <w:color w:val="323E4F" w:themeColor="text2" w:themeShade="BF"/>
                        </w:rPr>
                        <w:t xml:space="preserve"> *</w:t>
                      </w:r>
                      <w:r w:rsidRPr="55C88689">
                        <w:rPr>
                          <w:rFonts w:ascii="Courier New" w:eastAsia="Courier New" w:hAnsi="Courier New" w:cs="Courier New"/>
                        </w:rPr>
                        <w:t xml:space="preserve"> argument,</w:t>
                      </w:r>
                      <w:r w:rsidRPr="55C88689">
                        <w:rPr>
                          <w:rFonts w:ascii="Courier New" w:eastAsia="Courier New" w:hAnsi="Courier New" w:cs="Courier New"/>
                          <w:b/>
                          <w:bCs/>
                        </w:rPr>
                        <w:t xml:space="preserve"> </w:t>
                      </w:r>
                      <w:proofErr w:type="spellStart"/>
                      <w:r w:rsidRPr="00AB6AFB">
                        <w:rPr>
                          <w:rFonts w:ascii="Courier New" w:eastAsia="Courier New" w:hAnsi="Courier New" w:cs="Courier New"/>
                          <w:b/>
                          <w:bCs/>
                          <w:color w:val="323E4F" w:themeColor="text2" w:themeShade="BF"/>
                        </w:rPr>
                        <w:t>const</w:t>
                      </w:r>
                      <w:proofErr w:type="spellEnd"/>
                      <w:r w:rsidRPr="00AB6AFB">
                        <w:rPr>
                          <w:rFonts w:ascii="Courier New" w:eastAsia="Courier New" w:hAnsi="Courier New" w:cs="Courier New"/>
                          <w:b/>
                          <w:bCs/>
                          <w:color w:val="323E4F" w:themeColor="text2" w:themeShade="BF"/>
                        </w:rPr>
                        <w:t xml:space="preserve"> </w:t>
                      </w:r>
                      <w:proofErr w:type="spellStart"/>
                      <w:r w:rsidRPr="00AB6AFB">
                        <w:rPr>
                          <w:rFonts w:ascii="Courier New" w:eastAsia="Courier New" w:hAnsi="Courier New" w:cs="Courier New"/>
                          <w:b/>
                          <w:bCs/>
                          <w:color w:val="323E4F" w:themeColor="text2" w:themeShade="BF"/>
                        </w:rPr>
                        <w:t>osThreadAttr_t</w:t>
                      </w:r>
                      <w:proofErr w:type="spellEnd"/>
                      <w:r w:rsidRPr="00AB6AFB">
                        <w:rPr>
                          <w:rFonts w:ascii="Courier New" w:eastAsia="Courier New" w:hAnsi="Courier New" w:cs="Courier New"/>
                          <w:b/>
                          <w:bCs/>
                          <w:color w:val="323E4F" w:themeColor="text2" w:themeShade="BF"/>
                        </w:rPr>
                        <w:t xml:space="preserve"> *</w:t>
                      </w:r>
                      <w:r w:rsidRPr="00AB6AFB">
                        <w:rPr>
                          <w:rFonts w:ascii="Courier New" w:eastAsia="Courier New" w:hAnsi="Courier New" w:cs="Courier New"/>
                          <w:color w:val="323E4F" w:themeColor="text2" w:themeShade="BF"/>
                        </w:rPr>
                        <w:t xml:space="preserve"> </w:t>
                      </w:r>
                      <w:proofErr w:type="spellStart"/>
                      <w:r w:rsidRPr="55C88689">
                        <w:rPr>
                          <w:rFonts w:ascii="Courier New" w:eastAsia="Courier New" w:hAnsi="Courier New" w:cs="Courier New"/>
                        </w:rPr>
                        <w:t>attr</w:t>
                      </w:r>
                      <w:proofErr w:type="spellEnd"/>
                      <w:r w:rsidRPr="55C88689">
                        <w:rPr>
                          <w:rFonts w:ascii="Courier New" w:eastAsia="Courier New" w:hAnsi="Courier New" w:cs="Courier New"/>
                        </w:rPr>
                        <w:t>)</w:t>
                      </w:r>
                    </w:p>
                    <w:p w14:paraId="5CABE05D" w14:textId="77777777" w:rsidR="00C36EB8" w:rsidRDefault="00C36EB8" w:rsidP="00E9483B">
                      <w:pPr>
                        <w:spacing w:before="113" w:line="264" w:lineRule="exact"/>
                        <w:ind w:left="708"/>
                        <w:rPr>
                          <w:rFonts w:ascii="Courier New" w:eastAsia="Courier New" w:hAnsi="Courier New" w:cs="Courier New"/>
                        </w:rPr>
                      </w:pPr>
                      <w:r w:rsidRPr="00AB6AFB">
                        <w:rPr>
                          <w:rFonts w:ascii="Courier New" w:eastAsia="Courier New" w:hAnsi="Courier New" w:cs="Courier New"/>
                          <w:color w:val="323E4F" w:themeColor="text2" w:themeShade="BF"/>
                        </w:rPr>
                        <w:t>[</w:t>
                      </w:r>
                      <w:r w:rsidRPr="00AB6AFB">
                        <w:rPr>
                          <w:rFonts w:ascii="Courier New" w:eastAsia="Courier New" w:hAnsi="Courier New" w:cs="Courier New"/>
                          <w:b/>
                          <w:bCs/>
                          <w:color w:val="323E4F" w:themeColor="text2" w:themeShade="BF"/>
                        </w:rPr>
                        <w:t>in</w:t>
                      </w:r>
                      <w:r w:rsidRPr="00AB6AFB">
                        <w:rPr>
                          <w:rFonts w:ascii="Courier New" w:eastAsia="Courier New" w:hAnsi="Courier New" w:cs="Courier New"/>
                          <w:color w:val="323E4F" w:themeColor="text2" w:themeShade="BF"/>
                        </w:rPr>
                        <w:t>]</w:t>
                      </w:r>
                      <w:r w:rsidRPr="00AB6AFB">
                        <w:rPr>
                          <w:color w:val="323E4F" w:themeColor="text2" w:themeShade="BF"/>
                        </w:rPr>
                        <w:tab/>
                      </w:r>
                      <w:r w:rsidRPr="00AB6AFB">
                        <w:rPr>
                          <w:rFonts w:ascii="Courier New" w:eastAsia="Courier New" w:hAnsi="Courier New" w:cs="Courier New"/>
                          <w:b/>
                          <w:bCs/>
                          <w:color w:val="323E4F" w:themeColor="text2" w:themeShade="BF"/>
                        </w:rPr>
                        <w:t>fun</w:t>
                      </w:r>
                      <w:r w:rsidRPr="00AB6AFB">
                        <w:rPr>
                          <w:color w:val="323E4F" w:themeColor="text2" w:themeShade="BF"/>
                        </w:rPr>
                        <w:tab/>
                      </w:r>
                      <w:r w:rsidRPr="55C88689">
                        <w:rPr>
                          <w:rFonts w:ascii="Courier New" w:eastAsia="Courier New" w:hAnsi="Courier New" w:cs="Courier New"/>
                        </w:rPr>
                        <w:t xml:space="preserve">thread </w:t>
                      </w:r>
                      <w:proofErr w:type="spellStart"/>
                      <w:r w:rsidRPr="55C88689">
                        <w:rPr>
                          <w:rFonts w:ascii="Courier New" w:eastAsia="Courier New" w:hAnsi="Courier New" w:cs="Courier New"/>
                        </w:rPr>
                        <w:t>function</w:t>
                      </w:r>
                      <w:proofErr w:type="spellEnd"/>
                      <w:r w:rsidRPr="55C88689">
                        <w:rPr>
                          <w:rFonts w:ascii="Courier New" w:eastAsia="Courier New" w:hAnsi="Courier New" w:cs="Courier New"/>
                        </w:rPr>
                        <w:t>.</w:t>
                      </w:r>
                    </w:p>
                    <w:p w14:paraId="48CB29C7" w14:textId="77777777" w:rsidR="00C36EB8" w:rsidRDefault="00C36EB8" w:rsidP="00E9483B">
                      <w:pPr>
                        <w:spacing w:before="113" w:line="264" w:lineRule="exact"/>
                        <w:ind w:left="708"/>
                        <w:rPr>
                          <w:rFonts w:ascii="Courier New" w:eastAsia="Courier New" w:hAnsi="Courier New" w:cs="Courier New"/>
                        </w:rPr>
                      </w:pPr>
                      <w:r w:rsidRPr="00AB6AFB">
                        <w:rPr>
                          <w:rFonts w:ascii="Courier New" w:eastAsia="Courier New" w:hAnsi="Courier New" w:cs="Courier New"/>
                          <w:color w:val="323E4F" w:themeColor="text2" w:themeShade="BF"/>
                        </w:rPr>
                        <w:t>[</w:t>
                      </w:r>
                      <w:r w:rsidRPr="00AB6AFB">
                        <w:rPr>
                          <w:rFonts w:ascii="Courier New" w:eastAsia="Courier New" w:hAnsi="Courier New" w:cs="Courier New"/>
                          <w:b/>
                          <w:bCs/>
                          <w:color w:val="323E4F" w:themeColor="text2" w:themeShade="BF"/>
                        </w:rPr>
                        <w:t>in</w:t>
                      </w:r>
                      <w:r w:rsidRPr="00AB6AFB">
                        <w:rPr>
                          <w:rFonts w:ascii="Courier New" w:eastAsia="Courier New" w:hAnsi="Courier New" w:cs="Courier New"/>
                          <w:color w:val="323E4F" w:themeColor="text2" w:themeShade="BF"/>
                        </w:rPr>
                        <w:t>]</w:t>
                      </w:r>
                      <w:r w:rsidRPr="00AB6AFB">
                        <w:rPr>
                          <w:color w:val="323E4F" w:themeColor="text2" w:themeShade="BF"/>
                        </w:rPr>
                        <w:tab/>
                      </w:r>
                      <w:r w:rsidRPr="00AB6AFB">
                        <w:rPr>
                          <w:rFonts w:ascii="Courier New" w:eastAsia="Courier New" w:hAnsi="Courier New" w:cs="Courier New"/>
                          <w:b/>
                          <w:bCs/>
                          <w:color w:val="323E4F" w:themeColor="text2" w:themeShade="BF"/>
                        </w:rPr>
                        <w:t>argument</w:t>
                      </w:r>
                      <w:r>
                        <w:tab/>
                      </w:r>
                      <w:r w:rsidRPr="55C88689">
                        <w:rPr>
                          <w:rFonts w:ascii="Courier New" w:eastAsia="Courier New" w:hAnsi="Courier New" w:cs="Courier New"/>
                        </w:rPr>
                        <w:t xml:space="preserve">pointer </w:t>
                      </w:r>
                      <w:proofErr w:type="spellStart"/>
                      <w:r w:rsidRPr="55C88689">
                        <w:rPr>
                          <w:rFonts w:ascii="Courier New" w:eastAsia="Courier New" w:hAnsi="Courier New" w:cs="Courier New"/>
                        </w:rPr>
                        <w:t>that</w:t>
                      </w:r>
                      <w:proofErr w:type="spellEnd"/>
                      <w:r w:rsidRPr="55C88689">
                        <w:rPr>
                          <w:rFonts w:ascii="Courier New" w:eastAsia="Courier New" w:hAnsi="Courier New" w:cs="Courier New"/>
                        </w:rPr>
                        <w:t xml:space="preserve"> </w:t>
                      </w:r>
                      <w:proofErr w:type="spellStart"/>
                      <w:r w:rsidRPr="55C88689">
                        <w:rPr>
                          <w:rFonts w:ascii="Courier New" w:eastAsia="Courier New" w:hAnsi="Courier New" w:cs="Courier New"/>
                        </w:rPr>
                        <w:t>is</w:t>
                      </w:r>
                      <w:proofErr w:type="spellEnd"/>
                      <w:r w:rsidRPr="55C88689">
                        <w:rPr>
                          <w:rFonts w:ascii="Courier New" w:eastAsia="Courier New" w:hAnsi="Courier New" w:cs="Courier New"/>
                        </w:rPr>
                        <w:t xml:space="preserve"> </w:t>
                      </w:r>
                      <w:proofErr w:type="spellStart"/>
                      <w:r w:rsidRPr="55C88689">
                        <w:rPr>
                          <w:rFonts w:ascii="Courier New" w:eastAsia="Courier New" w:hAnsi="Courier New" w:cs="Courier New"/>
                        </w:rPr>
                        <w:t>passed</w:t>
                      </w:r>
                      <w:proofErr w:type="spellEnd"/>
                      <w:r w:rsidRPr="55C88689">
                        <w:rPr>
                          <w:rFonts w:ascii="Courier New" w:eastAsia="Courier New" w:hAnsi="Courier New" w:cs="Courier New"/>
                        </w:rPr>
                        <w:t xml:space="preserve"> to the thread </w:t>
                      </w:r>
                      <w:proofErr w:type="spellStart"/>
                      <w:r w:rsidRPr="55C88689">
                        <w:rPr>
                          <w:rFonts w:ascii="Courier New" w:eastAsia="Courier New" w:hAnsi="Courier New" w:cs="Courier New"/>
                        </w:rPr>
                        <w:t>function</w:t>
                      </w:r>
                      <w:proofErr w:type="spellEnd"/>
                      <w:r w:rsidRPr="55C88689">
                        <w:rPr>
                          <w:rFonts w:ascii="Courier New" w:eastAsia="Courier New" w:hAnsi="Courier New" w:cs="Courier New"/>
                        </w:rPr>
                        <w:t xml:space="preserve"> as start argument.</w:t>
                      </w:r>
                    </w:p>
                    <w:p w14:paraId="350E878B" w14:textId="34F93668" w:rsidR="00C36EB8" w:rsidRDefault="00C36EB8" w:rsidP="00E9483B">
                      <w:pPr>
                        <w:spacing w:before="113" w:line="264" w:lineRule="exact"/>
                        <w:ind w:left="708"/>
                        <w:rPr>
                          <w:rFonts w:ascii="Courier New" w:eastAsia="Courier New" w:hAnsi="Courier New" w:cs="Courier New"/>
                        </w:rPr>
                      </w:pPr>
                      <w:r w:rsidRPr="00AB6AFB">
                        <w:rPr>
                          <w:rFonts w:ascii="Courier New" w:eastAsia="Courier New" w:hAnsi="Courier New" w:cs="Courier New"/>
                          <w:color w:val="323E4F" w:themeColor="text2" w:themeShade="BF"/>
                        </w:rPr>
                        <w:t>[</w:t>
                      </w:r>
                      <w:r w:rsidRPr="00AB6AFB">
                        <w:rPr>
                          <w:rFonts w:ascii="Courier New" w:eastAsia="Courier New" w:hAnsi="Courier New" w:cs="Courier New"/>
                          <w:b/>
                          <w:bCs/>
                          <w:color w:val="323E4F" w:themeColor="text2" w:themeShade="BF"/>
                        </w:rPr>
                        <w:t>in</w:t>
                      </w:r>
                      <w:r w:rsidRPr="00AB6AFB">
                        <w:rPr>
                          <w:rFonts w:ascii="Courier New" w:eastAsia="Courier New" w:hAnsi="Courier New" w:cs="Courier New"/>
                          <w:color w:val="323E4F" w:themeColor="text2" w:themeShade="BF"/>
                        </w:rPr>
                        <w:t>]</w:t>
                      </w:r>
                      <w:r w:rsidRPr="00AB6AFB">
                        <w:rPr>
                          <w:color w:val="323E4F" w:themeColor="text2" w:themeShade="BF"/>
                        </w:rPr>
                        <w:tab/>
                      </w:r>
                      <w:proofErr w:type="spellStart"/>
                      <w:r w:rsidRPr="00AB6AFB">
                        <w:rPr>
                          <w:rFonts w:ascii="Courier New" w:eastAsia="Courier New" w:hAnsi="Courier New" w:cs="Courier New"/>
                          <w:b/>
                          <w:bCs/>
                          <w:color w:val="323E4F" w:themeColor="text2" w:themeShade="BF"/>
                        </w:rPr>
                        <w:t>attr</w:t>
                      </w:r>
                      <w:proofErr w:type="spellEnd"/>
                      <w:r>
                        <w:tab/>
                      </w:r>
                      <w:r w:rsidRPr="55C88689">
                        <w:rPr>
                          <w:rFonts w:ascii="Courier New" w:eastAsia="Courier New" w:hAnsi="Courier New" w:cs="Courier New"/>
                        </w:rPr>
                        <w:t xml:space="preserve">thread </w:t>
                      </w:r>
                      <w:proofErr w:type="spellStart"/>
                      <w:r w:rsidRPr="55C88689">
                        <w:rPr>
                          <w:rFonts w:ascii="Courier New" w:eastAsia="Courier New" w:hAnsi="Courier New" w:cs="Courier New"/>
                        </w:rPr>
                        <w:t>attributes</w:t>
                      </w:r>
                      <w:proofErr w:type="spellEnd"/>
                      <w:r w:rsidRPr="55C88689">
                        <w:rPr>
                          <w:rFonts w:ascii="Courier New" w:eastAsia="Courier New" w:hAnsi="Courier New" w:cs="Courier New"/>
                        </w:rPr>
                        <w:t xml:space="preserve"> </w:t>
                      </w:r>
                      <w:r w:rsidRPr="55C88689">
                        <w:rPr>
                          <w:rFonts w:eastAsiaTheme="minorEastAsia"/>
                          <w:b/>
                          <w:bCs/>
                        </w:rPr>
                        <w:t>(les priorités sont spécifiées (figure ci-dessous)).</w:t>
                      </w:r>
                    </w:p>
                    <w:p w14:paraId="0972A795" w14:textId="77777777" w:rsidR="00C36EB8" w:rsidRDefault="00C36EB8" w:rsidP="00E9483B">
                      <w:pPr>
                        <w:spacing w:before="113" w:line="264" w:lineRule="exact"/>
                        <w:ind w:left="1416"/>
                      </w:pPr>
                    </w:p>
                    <w:p w14:paraId="0E93A891" w14:textId="77777777" w:rsidR="00C36EB8" w:rsidRDefault="00C36EB8"/>
                  </w:txbxContent>
                </v:textbox>
                <w10:wrap anchorx="margin"/>
              </v:shape>
            </w:pict>
          </mc:Fallback>
        </mc:AlternateContent>
      </w:r>
    </w:p>
    <w:p w14:paraId="7941CC4B" w14:textId="77777777" w:rsidR="00AB6AFB" w:rsidRPr="00AB6AFB" w:rsidRDefault="00AB6AFB" w:rsidP="00AB6AFB"/>
    <w:p w14:paraId="6C475BC5" w14:textId="1E511B00" w:rsidR="00AB6AFB" w:rsidRDefault="00AB6AFB" w:rsidP="00AB6AFB"/>
    <w:p w14:paraId="28859A74" w14:textId="28832A9C" w:rsidR="001C3B03" w:rsidRDefault="001C3B03" w:rsidP="00AB6AFB"/>
    <w:p w14:paraId="4B066DAD" w14:textId="50AA58DE" w:rsidR="001C3B03" w:rsidRDefault="001C3B03" w:rsidP="00AB6AFB"/>
    <w:p w14:paraId="32202061" w14:textId="1586FA04" w:rsidR="001C3B03" w:rsidRDefault="001C3B03" w:rsidP="00AB6AFB"/>
    <w:p w14:paraId="76321795" w14:textId="7ABFAECE" w:rsidR="001C3B03" w:rsidRDefault="001C3B03" w:rsidP="00AB6AFB"/>
    <w:p w14:paraId="5D23FCE4" w14:textId="77777777" w:rsidR="001C3B03" w:rsidRPr="00AB6AFB" w:rsidRDefault="001C3B03" w:rsidP="00AB6AFB"/>
    <w:p w14:paraId="08987E98" w14:textId="5E6B7469" w:rsidR="00AB6AFB" w:rsidRPr="00AB6AFB" w:rsidRDefault="00B1770D" w:rsidP="00B1770D">
      <w:pPr>
        <w:pStyle w:val="Style1"/>
      </w:pPr>
      <w:r>
        <w:rPr>
          <w:noProof/>
          <w:lang w:eastAsia="fr-FR"/>
        </w:rPr>
        <w:drawing>
          <wp:anchor distT="0" distB="0" distL="114300" distR="114300" simplePos="0" relativeHeight="251697152" behindDoc="0" locked="0" layoutInCell="1" allowOverlap="1" wp14:anchorId="15603045" wp14:editId="688B6DC6">
            <wp:simplePos x="0" y="0"/>
            <wp:positionH relativeFrom="margin">
              <wp:posOffset>967105</wp:posOffset>
            </wp:positionH>
            <wp:positionV relativeFrom="paragraph">
              <wp:posOffset>310515</wp:posOffset>
            </wp:positionV>
            <wp:extent cx="4082540" cy="3495675"/>
            <wp:effectExtent l="0" t="0" r="0" b="0"/>
            <wp:wrapNone/>
            <wp:docPr id="1030817212" name="Image 1030817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082540" cy="3495675"/>
                    </a:xfrm>
                    <a:prstGeom prst="rect">
                      <a:avLst/>
                    </a:prstGeom>
                  </pic:spPr>
                </pic:pic>
              </a:graphicData>
            </a:graphic>
            <wp14:sizeRelH relativeFrom="margin">
              <wp14:pctWidth>0</wp14:pctWidth>
            </wp14:sizeRelH>
            <wp14:sizeRelV relativeFrom="margin">
              <wp14:pctHeight>0</wp14:pctHeight>
            </wp14:sizeRelV>
          </wp:anchor>
        </w:drawing>
      </w:r>
      <w:r w:rsidR="00AB6AFB" w:rsidRPr="00AB6AFB">
        <w:t>Ci-dessous sont les taches utilisées dans le projet classé selon leurs priorités d’exécution.</w:t>
      </w:r>
    </w:p>
    <w:p w14:paraId="5D3D4198" w14:textId="6E842424" w:rsidR="00AB6AFB" w:rsidRDefault="00AB6AFB" w:rsidP="00AB6AFB"/>
    <w:p w14:paraId="120A3CCA" w14:textId="6621FDF3" w:rsidR="00AB6AFB" w:rsidRDefault="00AB6AFB" w:rsidP="00AB6AFB"/>
    <w:p w14:paraId="2DCAB952" w14:textId="77777777" w:rsidR="00AB6AFB" w:rsidRDefault="00AB6AFB" w:rsidP="00AB6AFB"/>
    <w:p w14:paraId="55345182" w14:textId="77777777" w:rsidR="00AB6AFB" w:rsidRDefault="00AB6AFB" w:rsidP="00AB6AFB"/>
    <w:p w14:paraId="5327D672" w14:textId="77777777" w:rsidR="00AB6AFB" w:rsidRDefault="00AB6AFB" w:rsidP="00AB6AFB"/>
    <w:p w14:paraId="3A5AB4AC" w14:textId="77777777" w:rsidR="00AB6AFB" w:rsidRDefault="00AB6AFB" w:rsidP="00AB6AFB"/>
    <w:p w14:paraId="44D1FB7B" w14:textId="77777777" w:rsidR="00AB6AFB" w:rsidRDefault="00AB6AFB" w:rsidP="00AB6AFB"/>
    <w:p w14:paraId="46A98516" w14:textId="77777777" w:rsidR="00AB6AFB" w:rsidRDefault="00AB6AFB" w:rsidP="00AB6AFB"/>
    <w:p w14:paraId="2BBE0631" w14:textId="77777777" w:rsidR="001C3B03" w:rsidRDefault="001C3B03" w:rsidP="00AB6AFB"/>
    <w:p w14:paraId="0B51000D" w14:textId="77777777" w:rsidR="001C3B03" w:rsidRDefault="001C3B03" w:rsidP="00AB6AFB"/>
    <w:p w14:paraId="4A39947E" w14:textId="77777777" w:rsidR="001C3B03" w:rsidRDefault="001C3B03" w:rsidP="00AB6AFB"/>
    <w:p w14:paraId="63E8D90C" w14:textId="57A8FC16" w:rsidR="001C3B03" w:rsidRDefault="001C3B03" w:rsidP="00AB6AFB"/>
    <w:p w14:paraId="08DBBCB3" w14:textId="0E45FE41" w:rsidR="00465949" w:rsidRDefault="00465949" w:rsidP="00AB6AFB">
      <w:r>
        <w:t>Priorités et tailles de chaque tache</w:t>
      </w:r>
    </w:p>
    <w:p w14:paraId="3D43F612" w14:textId="77777777" w:rsidR="00AB6AFB" w:rsidRDefault="00AB6AFB" w:rsidP="22FEF866"/>
    <w:p w14:paraId="47FF4548" w14:textId="77777777" w:rsidR="00B1770D" w:rsidRDefault="00B1770D" w:rsidP="22FEF866"/>
    <w:p w14:paraId="7343D29F" w14:textId="77777777" w:rsidR="00AB6AFB" w:rsidRDefault="00AB6AFB" w:rsidP="00625905">
      <w:pPr>
        <w:pStyle w:val="Paragraphedeliste"/>
        <w:numPr>
          <w:ilvl w:val="0"/>
          <w:numId w:val="12"/>
        </w:numPr>
        <w:rPr>
          <w:rFonts w:asciiTheme="majorBidi" w:hAnsiTheme="majorBidi" w:cstheme="majorBidi"/>
          <w:sz w:val="24"/>
          <w:szCs w:val="24"/>
        </w:rPr>
      </w:pPr>
      <w:r w:rsidRPr="00AB6AFB">
        <w:rPr>
          <w:rFonts w:asciiTheme="majorBidi" w:hAnsiTheme="majorBidi" w:cstheme="majorBidi"/>
          <w:b/>
          <w:bCs/>
          <w:sz w:val="24"/>
          <w:szCs w:val="24"/>
        </w:rPr>
        <w:t>Tache 1 :</w:t>
      </w:r>
      <w:r w:rsidRPr="00AB6AFB">
        <w:rPr>
          <w:rFonts w:asciiTheme="majorBidi" w:hAnsiTheme="majorBidi" w:cstheme="majorBidi"/>
          <w:noProof/>
          <w:sz w:val="24"/>
          <w:szCs w:val="24"/>
          <w:lang w:eastAsia="fr-FR"/>
        </w:rPr>
        <w:t xml:space="preserve"> </w:t>
      </w:r>
      <w:proofErr w:type="spellStart"/>
      <w:r w:rsidRPr="00AB6AFB">
        <w:rPr>
          <w:rFonts w:asciiTheme="majorBidi" w:hAnsiTheme="majorBidi" w:cstheme="majorBidi"/>
          <w:b/>
          <w:bCs/>
          <w:sz w:val="24"/>
          <w:szCs w:val="24"/>
        </w:rPr>
        <w:t>stepperHandle</w:t>
      </w:r>
      <w:proofErr w:type="spellEnd"/>
      <w:r w:rsidRPr="00AB6AFB">
        <w:rPr>
          <w:rFonts w:asciiTheme="majorBidi" w:hAnsiTheme="majorBidi" w:cstheme="majorBidi"/>
          <w:sz w:val="24"/>
          <w:szCs w:val="24"/>
        </w:rPr>
        <w:t> </w:t>
      </w:r>
    </w:p>
    <w:p w14:paraId="0BF425E9" w14:textId="77777777" w:rsidR="00B65976" w:rsidRPr="00B65976" w:rsidRDefault="00B65976" w:rsidP="00B1770D">
      <w:pPr>
        <w:pStyle w:val="Style1"/>
        <w:ind w:firstLine="427"/>
      </w:pPr>
      <w:r w:rsidRPr="00B65976">
        <w:t xml:space="preserve">Cette tache dispose la priorité maximale </w:t>
      </w:r>
      <w:proofErr w:type="spellStart"/>
      <w:r w:rsidRPr="00B65976">
        <w:rPr>
          <w:rFonts w:ascii="Courier New" w:eastAsia="Courier New" w:hAnsi="Courier New" w:cs="Courier New"/>
          <w:color w:val="24292F"/>
          <w:shd w:val="clear" w:color="auto" w:fill="FFFFFF"/>
        </w:rPr>
        <w:t>osPriorityHigh</w:t>
      </w:r>
      <w:proofErr w:type="spellEnd"/>
      <w:r w:rsidRPr="00B65976">
        <w:rPr>
          <w:rFonts w:ascii="Courier New" w:eastAsia="Courier New" w:hAnsi="Courier New" w:cs="Courier New"/>
          <w:color w:val="24292F"/>
          <w:shd w:val="clear" w:color="auto" w:fill="FFFFFF"/>
        </w:rPr>
        <w:t xml:space="preserve"> </w:t>
      </w:r>
      <w:r w:rsidRPr="00B65976">
        <w:t xml:space="preserve">car elle gère le moteur pas à pas qui est le cœur du projet et tous les autres services fonctionnent en fonction de son état et de son avancement. </w:t>
      </w:r>
    </w:p>
    <w:p w14:paraId="305F10C5" w14:textId="77777777" w:rsidR="00AB6AFB" w:rsidRDefault="00AB6AFB" w:rsidP="00625905">
      <w:pPr>
        <w:pStyle w:val="Paragraphedeliste"/>
        <w:numPr>
          <w:ilvl w:val="0"/>
          <w:numId w:val="12"/>
        </w:numPr>
        <w:rPr>
          <w:rFonts w:asciiTheme="majorBidi" w:hAnsiTheme="majorBidi" w:cstheme="majorBidi"/>
          <w:b/>
          <w:bCs/>
          <w:sz w:val="24"/>
          <w:szCs w:val="24"/>
        </w:rPr>
      </w:pPr>
      <w:r w:rsidRPr="00AB6AFB">
        <w:rPr>
          <w:rFonts w:asciiTheme="majorBidi" w:hAnsiTheme="majorBidi" w:cstheme="majorBidi"/>
          <w:b/>
          <w:bCs/>
          <w:sz w:val="24"/>
          <w:szCs w:val="24"/>
        </w:rPr>
        <w:t xml:space="preserve">Tache 2 : </w:t>
      </w:r>
      <w:proofErr w:type="spellStart"/>
      <w:r w:rsidRPr="00AB6AFB">
        <w:rPr>
          <w:rFonts w:asciiTheme="majorBidi" w:hAnsiTheme="majorBidi" w:cstheme="majorBidi"/>
          <w:b/>
          <w:bCs/>
          <w:sz w:val="24"/>
          <w:szCs w:val="24"/>
        </w:rPr>
        <w:t>IHMHandle</w:t>
      </w:r>
      <w:proofErr w:type="spellEnd"/>
    </w:p>
    <w:p w14:paraId="4A132717" w14:textId="77777777" w:rsidR="00B65976" w:rsidRPr="00B65976" w:rsidRDefault="00B65976" w:rsidP="00B1770D">
      <w:pPr>
        <w:pStyle w:val="Style1"/>
        <w:ind w:firstLine="427"/>
        <w:rPr>
          <w:shd w:val="clear" w:color="auto" w:fill="FFFFFF"/>
        </w:rPr>
      </w:pPr>
      <w:r w:rsidRPr="00B65976">
        <w:lastRenderedPageBreak/>
        <w:t xml:space="preserve">Elle dispose comme priorité </w:t>
      </w:r>
      <w:proofErr w:type="spellStart"/>
      <w:r w:rsidRPr="00B65976">
        <w:rPr>
          <w:rFonts w:ascii="Courier New" w:eastAsia="Courier New" w:hAnsi="Courier New" w:cs="Courier New"/>
          <w:shd w:val="clear" w:color="auto" w:fill="FFFFFF"/>
        </w:rPr>
        <w:t>osPriorityAboveNormal</w:t>
      </w:r>
      <w:proofErr w:type="spellEnd"/>
      <w:r w:rsidRPr="00B65976">
        <w:rPr>
          <w:rFonts w:ascii="Consolas" w:hAnsi="Consolas"/>
          <w:color w:val="24292F"/>
          <w:shd w:val="clear" w:color="auto" w:fill="FFFFFF"/>
        </w:rPr>
        <w:t xml:space="preserve">, </w:t>
      </w:r>
      <w:r w:rsidRPr="00B65976">
        <w:rPr>
          <w:shd w:val="clear" w:color="auto" w:fill="FFFFFF"/>
        </w:rPr>
        <w:t>elle gère les flux de données entre l’interface homme machine et les autres taches.</w:t>
      </w:r>
    </w:p>
    <w:p w14:paraId="5BCF68CF" w14:textId="77777777" w:rsidR="00AB6AFB" w:rsidRDefault="00AB6AFB" w:rsidP="00625905">
      <w:pPr>
        <w:pStyle w:val="Paragraphedeliste"/>
        <w:numPr>
          <w:ilvl w:val="0"/>
          <w:numId w:val="12"/>
        </w:numPr>
        <w:rPr>
          <w:rFonts w:asciiTheme="majorBidi" w:hAnsiTheme="majorBidi" w:cstheme="majorBidi"/>
          <w:b/>
          <w:bCs/>
          <w:sz w:val="24"/>
          <w:szCs w:val="24"/>
        </w:rPr>
      </w:pPr>
      <w:r w:rsidRPr="00AB6AFB">
        <w:rPr>
          <w:rFonts w:asciiTheme="majorBidi" w:hAnsiTheme="majorBidi" w:cstheme="majorBidi"/>
          <w:b/>
          <w:bCs/>
          <w:sz w:val="24"/>
          <w:szCs w:val="24"/>
        </w:rPr>
        <w:t xml:space="preserve">Tache 3 : </w:t>
      </w:r>
      <w:proofErr w:type="spellStart"/>
      <w:r w:rsidRPr="00AB6AFB">
        <w:rPr>
          <w:rFonts w:asciiTheme="majorBidi" w:hAnsiTheme="majorBidi" w:cstheme="majorBidi"/>
          <w:b/>
          <w:bCs/>
          <w:sz w:val="24"/>
          <w:szCs w:val="24"/>
        </w:rPr>
        <w:t>ConnectivityHandle</w:t>
      </w:r>
      <w:proofErr w:type="spellEnd"/>
      <w:r w:rsidRPr="00AB6AFB">
        <w:rPr>
          <w:rFonts w:asciiTheme="majorBidi" w:hAnsiTheme="majorBidi" w:cstheme="majorBidi"/>
          <w:b/>
          <w:bCs/>
          <w:sz w:val="24"/>
          <w:szCs w:val="24"/>
        </w:rPr>
        <w:t xml:space="preserve"> </w:t>
      </w:r>
    </w:p>
    <w:p w14:paraId="3EF4A3AB" w14:textId="77777777" w:rsidR="00B65976" w:rsidRPr="00B65976" w:rsidRDefault="00B65976" w:rsidP="00B1770D">
      <w:pPr>
        <w:pStyle w:val="Style1"/>
        <w:ind w:firstLine="427"/>
      </w:pPr>
      <w:r w:rsidRPr="00B65976">
        <w:t xml:space="preserve">La connectivité admet le même degré de priorité que la tache </w:t>
      </w:r>
      <w:proofErr w:type="spellStart"/>
      <w:r w:rsidRPr="00B65976">
        <w:t>IHMHandle</w:t>
      </w:r>
      <w:proofErr w:type="spellEnd"/>
      <w:r w:rsidRPr="00B65976">
        <w:t xml:space="preserve"> </w:t>
      </w:r>
      <w:proofErr w:type="spellStart"/>
      <w:r w:rsidRPr="00B65976">
        <w:rPr>
          <w:rFonts w:ascii="Courier New" w:eastAsia="Courier New" w:hAnsi="Courier New" w:cs="Courier New"/>
          <w:color w:val="24292F"/>
        </w:rPr>
        <w:t>osPriorityAboveNormal</w:t>
      </w:r>
      <w:proofErr w:type="spellEnd"/>
      <w:r w:rsidRPr="00B65976">
        <w:rPr>
          <w:color w:val="24292F"/>
        </w:rPr>
        <w:t xml:space="preserve">, </w:t>
      </w:r>
      <w:r w:rsidRPr="00B65976">
        <w:t>toutes les données nécessaires sont envoyées à travers cette tache vers le Cloud afin de les récupérer en temps réels par une application de supervision.</w:t>
      </w:r>
    </w:p>
    <w:p w14:paraId="4A37A220" w14:textId="77777777" w:rsidR="00AB6AFB" w:rsidRDefault="00AB6AFB" w:rsidP="00625905">
      <w:pPr>
        <w:pStyle w:val="Paragraphedeliste"/>
        <w:numPr>
          <w:ilvl w:val="0"/>
          <w:numId w:val="12"/>
        </w:numPr>
        <w:rPr>
          <w:rFonts w:asciiTheme="majorBidi" w:hAnsiTheme="majorBidi" w:cstheme="majorBidi"/>
          <w:b/>
          <w:bCs/>
          <w:sz w:val="24"/>
          <w:szCs w:val="24"/>
        </w:rPr>
      </w:pPr>
      <w:r w:rsidRPr="00AB6AFB">
        <w:rPr>
          <w:rFonts w:asciiTheme="majorBidi" w:hAnsiTheme="majorBidi" w:cstheme="majorBidi"/>
          <w:b/>
          <w:bCs/>
          <w:sz w:val="24"/>
          <w:szCs w:val="24"/>
        </w:rPr>
        <w:t>Tache 4 :</w:t>
      </w:r>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SensorsHandle</w:t>
      </w:r>
      <w:proofErr w:type="spellEnd"/>
    </w:p>
    <w:p w14:paraId="535378A5" w14:textId="77777777" w:rsidR="00B65976" w:rsidRPr="00B65976" w:rsidRDefault="00B65976" w:rsidP="00B1770D">
      <w:pPr>
        <w:pStyle w:val="Style1"/>
        <w:ind w:firstLine="427"/>
      </w:pPr>
      <w:r w:rsidRPr="00B65976">
        <w:t xml:space="preserve">Cette tâche représente l’unité de traitements de tous les capteurs utilisés dans ce projet elle dispose comme priorité </w:t>
      </w:r>
      <w:r w:rsidRPr="00B65976">
        <w:rPr>
          <w:rFonts w:ascii="Courier New" w:eastAsia="Courier New" w:hAnsi="Courier New" w:cs="Courier New"/>
          <w:color w:val="24292F"/>
        </w:rPr>
        <w:t>osPriorityNormal1</w:t>
      </w:r>
      <w:r w:rsidRPr="00B65976">
        <w:rPr>
          <w:rFonts w:ascii="Consolas" w:hAnsi="Consolas"/>
          <w:color w:val="24292F"/>
        </w:rPr>
        <w:t xml:space="preserve">. </w:t>
      </w:r>
    </w:p>
    <w:p w14:paraId="444835AC" w14:textId="77777777" w:rsidR="00AB6AFB" w:rsidRPr="00AB6AFB" w:rsidRDefault="00AB6AFB" w:rsidP="00625905">
      <w:pPr>
        <w:pStyle w:val="Paragraphedeliste"/>
        <w:numPr>
          <w:ilvl w:val="0"/>
          <w:numId w:val="12"/>
        </w:numPr>
        <w:rPr>
          <w:rFonts w:asciiTheme="majorBidi" w:hAnsiTheme="majorBidi" w:cstheme="majorBidi"/>
          <w:b/>
          <w:bCs/>
          <w:sz w:val="24"/>
          <w:szCs w:val="24"/>
        </w:rPr>
      </w:pPr>
      <w:r w:rsidRPr="00AB6AFB">
        <w:rPr>
          <w:rFonts w:asciiTheme="majorBidi" w:hAnsiTheme="majorBidi" w:cstheme="majorBidi"/>
          <w:b/>
          <w:bCs/>
          <w:sz w:val="24"/>
          <w:szCs w:val="24"/>
        </w:rPr>
        <w:t>Tache 5 :</w:t>
      </w:r>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Battery_manageHandle</w:t>
      </w:r>
      <w:proofErr w:type="spellEnd"/>
    </w:p>
    <w:p w14:paraId="213FD842" w14:textId="529EA6C3" w:rsidR="00B65976" w:rsidRPr="00B65976" w:rsidRDefault="00B65976" w:rsidP="00B1770D">
      <w:pPr>
        <w:pStyle w:val="Style1"/>
        <w:ind w:firstLine="427"/>
      </w:pPr>
      <w:r w:rsidRPr="00B65976">
        <w:t xml:space="preserve">La gestion de batterie est assurée par cette tâche avec une priorité </w:t>
      </w:r>
      <w:proofErr w:type="spellStart"/>
      <w:r w:rsidRPr="00B65976">
        <w:rPr>
          <w:rFonts w:ascii="Courier New" w:eastAsia="Courier New" w:hAnsi="Courier New" w:cs="Courier New"/>
          <w:color w:val="24292F"/>
        </w:rPr>
        <w:t>osPriorityNormal</w:t>
      </w:r>
      <w:proofErr w:type="spellEnd"/>
      <w:r w:rsidRPr="00B65976">
        <w:rPr>
          <w:rFonts w:ascii="Consolas" w:hAnsi="Consolas"/>
          <w:color w:val="24292F"/>
        </w:rPr>
        <w:t xml:space="preserve">. </w:t>
      </w:r>
      <w:r w:rsidRPr="00B65976">
        <w:t xml:space="preserve"> (Elle est en cours de développement)</w:t>
      </w:r>
    </w:p>
    <w:p w14:paraId="29582E79" w14:textId="2A6A7F34" w:rsidR="00AB6AFB" w:rsidRPr="00AB6AFB" w:rsidRDefault="00AB6AFB" w:rsidP="00AB6AFB">
      <w:pPr>
        <w:ind w:left="427"/>
        <w:rPr>
          <w:rFonts w:asciiTheme="majorBidi" w:hAnsiTheme="majorBidi" w:cstheme="majorBidi"/>
          <w:sz w:val="24"/>
          <w:szCs w:val="24"/>
        </w:rPr>
      </w:pPr>
    </w:p>
    <w:p w14:paraId="4A6FFB1C" w14:textId="7D6B70CD" w:rsidR="0042229A" w:rsidRDefault="0042229A" w:rsidP="4699C30A"/>
    <w:p w14:paraId="59DDA1AF" w14:textId="62573012" w:rsidR="0042229A" w:rsidRDefault="0042229A" w:rsidP="4699C30A">
      <w:r>
        <w:rPr>
          <w:noProof/>
        </w:rPr>
        <w:drawing>
          <wp:inline distT="0" distB="0" distL="0" distR="0" wp14:anchorId="52700757" wp14:editId="5B8B457D">
            <wp:extent cx="5351146" cy="1809750"/>
            <wp:effectExtent l="0" t="0" r="1905" b="0"/>
            <wp:docPr id="1329163329" name="Image 1386169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86169471"/>
                    <pic:cNvPicPr/>
                  </pic:nvPicPr>
                  <pic:blipFill>
                    <a:blip r:embed="rId67">
                      <a:extLst>
                        <a:ext uri="{28A0092B-C50C-407E-A947-70E740481C1C}">
                          <a14:useLocalDpi xmlns:a14="http://schemas.microsoft.com/office/drawing/2010/main" val="0"/>
                        </a:ext>
                      </a:extLst>
                    </a:blip>
                    <a:stretch>
                      <a:fillRect/>
                    </a:stretch>
                  </pic:blipFill>
                  <pic:spPr>
                    <a:xfrm>
                      <a:off x="0" y="0"/>
                      <a:ext cx="5351146" cy="1809750"/>
                    </a:xfrm>
                    <a:prstGeom prst="rect">
                      <a:avLst/>
                    </a:prstGeom>
                  </pic:spPr>
                </pic:pic>
              </a:graphicData>
            </a:graphic>
          </wp:inline>
        </w:drawing>
      </w:r>
    </w:p>
    <w:p w14:paraId="45DC0BD0" w14:textId="462E0C26" w:rsidR="004372E1" w:rsidRDefault="004372E1" w:rsidP="4699C30A">
      <w:r>
        <w:t>Création des taches</w:t>
      </w:r>
    </w:p>
    <w:p w14:paraId="13D2DABE" w14:textId="77777777" w:rsidR="0042229A" w:rsidRPr="00B65976" w:rsidRDefault="0042229A" w:rsidP="18AFD3F6"/>
    <w:p w14:paraId="100CE351" w14:textId="4D24CC2F" w:rsidR="00B65976" w:rsidRPr="00B65976" w:rsidRDefault="00B65976" w:rsidP="00B1770D">
      <w:pPr>
        <w:spacing w:before="113" w:line="360" w:lineRule="auto"/>
        <w:rPr>
          <w:rFonts w:asciiTheme="majorBidi" w:eastAsiaTheme="minorEastAsia" w:hAnsiTheme="majorBidi" w:cstheme="majorBidi"/>
          <w:sz w:val="24"/>
          <w:szCs w:val="24"/>
        </w:rPr>
      </w:pPr>
      <w:r w:rsidRPr="00B65976">
        <w:rPr>
          <w:rFonts w:asciiTheme="majorBidi" w:eastAsiaTheme="minorEastAsia" w:hAnsiTheme="majorBidi" w:cstheme="majorBidi"/>
          <w:sz w:val="24"/>
          <w:szCs w:val="24"/>
        </w:rPr>
        <w:t xml:space="preserve">Une tâche </w:t>
      </w:r>
      <w:proofErr w:type="spellStart"/>
      <w:r w:rsidRPr="00B65976">
        <w:rPr>
          <w:rFonts w:asciiTheme="majorBidi" w:eastAsiaTheme="minorEastAsia" w:hAnsiTheme="majorBidi" w:cstheme="majorBidi"/>
          <w:sz w:val="24"/>
          <w:szCs w:val="24"/>
        </w:rPr>
        <w:t>FreeRTOS</w:t>
      </w:r>
      <w:proofErr w:type="spellEnd"/>
      <w:r w:rsidRPr="00B65976">
        <w:rPr>
          <w:rFonts w:asciiTheme="majorBidi" w:eastAsiaTheme="minorEastAsia" w:hAnsiTheme="majorBidi" w:cstheme="majorBidi"/>
          <w:sz w:val="24"/>
          <w:szCs w:val="24"/>
        </w:rPr>
        <w:t xml:space="preserve"> peut se trouver dans l’un des états suivants :</w:t>
      </w:r>
    </w:p>
    <w:p w14:paraId="5979667A" w14:textId="44F6F754" w:rsidR="00B65976" w:rsidRPr="00B65976" w:rsidRDefault="00B65976" w:rsidP="00625905">
      <w:pPr>
        <w:pStyle w:val="Corpsdetexte"/>
        <w:numPr>
          <w:ilvl w:val="0"/>
          <w:numId w:val="13"/>
        </w:numPr>
        <w:spacing w:before="3" w:line="360" w:lineRule="auto"/>
        <w:rPr>
          <w:rFonts w:asciiTheme="majorBidi" w:eastAsiaTheme="minorEastAsia" w:hAnsiTheme="majorBidi" w:cstheme="majorBidi"/>
          <w:sz w:val="24"/>
          <w:szCs w:val="24"/>
        </w:rPr>
      </w:pPr>
      <w:r w:rsidRPr="00B65976">
        <w:rPr>
          <w:rFonts w:asciiTheme="majorBidi" w:eastAsiaTheme="minorEastAsia" w:hAnsiTheme="majorBidi" w:cstheme="majorBidi"/>
          <w:b/>
          <w:bCs/>
          <w:sz w:val="24"/>
          <w:szCs w:val="24"/>
        </w:rPr>
        <w:t>Prête (</w:t>
      </w:r>
      <w:proofErr w:type="spellStart"/>
      <w:r w:rsidRPr="00B65976">
        <w:rPr>
          <w:rFonts w:asciiTheme="majorBidi" w:eastAsiaTheme="minorEastAsia" w:hAnsiTheme="majorBidi" w:cstheme="majorBidi"/>
          <w:b/>
          <w:bCs/>
          <w:sz w:val="24"/>
          <w:szCs w:val="24"/>
        </w:rPr>
        <w:t>Ready</w:t>
      </w:r>
      <w:proofErr w:type="spellEnd"/>
      <w:r w:rsidRPr="00B65976">
        <w:rPr>
          <w:rFonts w:asciiTheme="majorBidi" w:eastAsiaTheme="minorEastAsia" w:hAnsiTheme="majorBidi" w:cstheme="majorBidi"/>
          <w:b/>
          <w:bCs/>
          <w:sz w:val="24"/>
          <w:szCs w:val="24"/>
        </w:rPr>
        <w:t xml:space="preserve">) </w:t>
      </w:r>
      <w:r w:rsidRPr="00B65976">
        <w:rPr>
          <w:rFonts w:asciiTheme="majorBidi" w:eastAsiaTheme="minorEastAsia" w:hAnsiTheme="majorBidi" w:cstheme="majorBidi"/>
          <w:sz w:val="24"/>
          <w:szCs w:val="24"/>
        </w:rPr>
        <w:t>: une tâche qui possède toutes les ressources nécessaires à son exécution. Elle lui manque seulement le processeur.</w:t>
      </w:r>
    </w:p>
    <w:p w14:paraId="215D3E2C" w14:textId="09BBA7C2" w:rsidR="00B65976" w:rsidRPr="00B65976" w:rsidRDefault="00B65976" w:rsidP="00625905">
      <w:pPr>
        <w:pStyle w:val="Corpsdetexte"/>
        <w:numPr>
          <w:ilvl w:val="0"/>
          <w:numId w:val="13"/>
        </w:numPr>
        <w:spacing w:line="360" w:lineRule="auto"/>
        <w:rPr>
          <w:rFonts w:asciiTheme="majorBidi" w:eastAsiaTheme="minorEastAsia" w:hAnsiTheme="majorBidi" w:cstheme="majorBidi"/>
          <w:sz w:val="24"/>
          <w:szCs w:val="24"/>
        </w:rPr>
      </w:pPr>
      <w:r w:rsidRPr="00B65976">
        <w:rPr>
          <w:rFonts w:asciiTheme="majorBidi" w:eastAsiaTheme="minorEastAsia" w:hAnsiTheme="majorBidi" w:cstheme="majorBidi"/>
          <w:b/>
          <w:bCs/>
          <w:sz w:val="24"/>
          <w:szCs w:val="24"/>
        </w:rPr>
        <w:t xml:space="preserve">Active (Running) </w:t>
      </w:r>
      <w:r w:rsidRPr="00B65976">
        <w:rPr>
          <w:rFonts w:asciiTheme="majorBidi" w:eastAsiaTheme="minorEastAsia" w:hAnsiTheme="majorBidi" w:cstheme="majorBidi"/>
          <w:sz w:val="24"/>
          <w:szCs w:val="24"/>
        </w:rPr>
        <w:t>: Tâche en cours d’exécution, elle est actuellement en possession du processeur.</w:t>
      </w:r>
    </w:p>
    <w:p w14:paraId="1126EE63" w14:textId="77777777" w:rsidR="00B65976" w:rsidRPr="00B65976" w:rsidRDefault="00B65976" w:rsidP="00625905">
      <w:pPr>
        <w:pStyle w:val="Corpsdetexte"/>
        <w:numPr>
          <w:ilvl w:val="0"/>
          <w:numId w:val="13"/>
        </w:numPr>
        <w:spacing w:before="2" w:line="360" w:lineRule="auto"/>
        <w:ind w:right="129"/>
        <w:rPr>
          <w:rFonts w:asciiTheme="majorBidi" w:eastAsiaTheme="minorEastAsia" w:hAnsiTheme="majorBidi" w:cstheme="majorBidi"/>
          <w:sz w:val="24"/>
          <w:szCs w:val="24"/>
        </w:rPr>
      </w:pPr>
      <w:r w:rsidRPr="00B65976">
        <w:rPr>
          <w:rFonts w:asciiTheme="majorBidi" w:eastAsiaTheme="minorEastAsia" w:hAnsiTheme="majorBidi" w:cstheme="majorBidi"/>
          <w:b/>
          <w:bCs/>
          <w:sz w:val="24"/>
          <w:szCs w:val="24"/>
        </w:rPr>
        <w:t>Attente (</w:t>
      </w:r>
      <w:proofErr w:type="spellStart"/>
      <w:r w:rsidRPr="00B65976">
        <w:rPr>
          <w:rFonts w:asciiTheme="majorBidi" w:eastAsiaTheme="minorEastAsia" w:hAnsiTheme="majorBidi" w:cstheme="majorBidi"/>
          <w:b/>
          <w:bCs/>
          <w:sz w:val="24"/>
          <w:szCs w:val="24"/>
        </w:rPr>
        <w:t>Blocked</w:t>
      </w:r>
      <w:proofErr w:type="spellEnd"/>
      <w:r w:rsidRPr="00B65976">
        <w:rPr>
          <w:rFonts w:asciiTheme="majorBidi" w:eastAsiaTheme="minorEastAsia" w:hAnsiTheme="majorBidi" w:cstheme="majorBidi"/>
          <w:b/>
          <w:bCs/>
          <w:sz w:val="24"/>
          <w:szCs w:val="24"/>
        </w:rPr>
        <w:t xml:space="preserve">) </w:t>
      </w:r>
      <w:r w:rsidRPr="00B65976">
        <w:rPr>
          <w:rFonts w:asciiTheme="majorBidi" w:eastAsiaTheme="minorEastAsia" w:hAnsiTheme="majorBidi" w:cstheme="majorBidi"/>
          <w:sz w:val="24"/>
          <w:szCs w:val="24"/>
        </w:rPr>
        <w:t>: Tâche en attente d’un événement (queue de messages, sémaphores, timeout ...). Une fois l'événement arrivé, la tâche concernée repasse alors à l'état prêt.</w:t>
      </w:r>
    </w:p>
    <w:p w14:paraId="1D93FB9F" w14:textId="77777777" w:rsidR="00B65976" w:rsidRPr="00B65976" w:rsidRDefault="00B65976" w:rsidP="00625905">
      <w:pPr>
        <w:pStyle w:val="Corpsdetexte"/>
        <w:numPr>
          <w:ilvl w:val="0"/>
          <w:numId w:val="13"/>
        </w:numPr>
        <w:spacing w:before="3" w:after="3" w:line="360" w:lineRule="auto"/>
        <w:ind w:right="127"/>
        <w:rPr>
          <w:rFonts w:asciiTheme="majorBidi" w:eastAsiaTheme="minorEastAsia" w:hAnsiTheme="majorBidi" w:cstheme="majorBidi"/>
          <w:b/>
          <w:bCs/>
          <w:sz w:val="24"/>
          <w:szCs w:val="24"/>
        </w:rPr>
      </w:pPr>
      <w:r w:rsidRPr="00B65976">
        <w:rPr>
          <w:rFonts w:asciiTheme="majorBidi" w:eastAsiaTheme="minorEastAsia" w:hAnsiTheme="majorBidi" w:cstheme="majorBidi"/>
          <w:b/>
          <w:bCs/>
          <w:sz w:val="24"/>
          <w:szCs w:val="24"/>
        </w:rPr>
        <w:lastRenderedPageBreak/>
        <w:t>Suspendu (</w:t>
      </w:r>
      <w:proofErr w:type="spellStart"/>
      <w:r w:rsidRPr="00B65976">
        <w:rPr>
          <w:rFonts w:asciiTheme="majorBidi" w:eastAsiaTheme="minorEastAsia" w:hAnsiTheme="majorBidi" w:cstheme="majorBidi"/>
          <w:b/>
          <w:bCs/>
          <w:sz w:val="24"/>
          <w:szCs w:val="24"/>
        </w:rPr>
        <w:t>Suspended</w:t>
      </w:r>
      <w:proofErr w:type="spellEnd"/>
      <w:r w:rsidRPr="00B65976">
        <w:rPr>
          <w:rFonts w:asciiTheme="majorBidi" w:eastAsiaTheme="minorEastAsia" w:hAnsiTheme="majorBidi" w:cstheme="majorBidi"/>
          <w:b/>
          <w:bCs/>
          <w:sz w:val="24"/>
          <w:szCs w:val="24"/>
        </w:rPr>
        <w:t xml:space="preserve">) </w:t>
      </w:r>
      <w:r w:rsidRPr="00B65976">
        <w:rPr>
          <w:rFonts w:asciiTheme="majorBidi" w:eastAsiaTheme="minorEastAsia" w:hAnsiTheme="majorBidi" w:cstheme="majorBidi"/>
          <w:sz w:val="24"/>
          <w:szCs w:val="24"/>
        </w:rPr>
        <w:t>: tâche à l’état dormant, elle ne fait pas partie de l’ensemble des tâches ordonnançables</w:t>
      </w:r>
      <w:r w:rsidRPr="00B65976">
        <w:rPr>
          <w:rFonts w:asciiTheme="majorBidi" w:eastAsiaTheme="minorEastAsia" w:hAnsiTheme="majorBidi" w:cstheme="majorBidi"/>
          <w:b/>
          <w:bCs/>
          <w:sz w:val="24"/>
          <w:szCs w:val="24"/>
        </w:rPr>
        <w:t>.</w:t>
      </w:r>
    </w:p>
    <w:p w14:paraId="006B664A" w14:textId="128DCCDB" w:rsidR="0042229A" w:rsidRDefault="0042229A" w:rsidP="00B65976"/>
    <w:p w14:paraId="3A25C7CB" w14:textId="1E9B4001" w:rsidR="0042229A" w:rsidRDefault="0042229A" w:rsidP="4699C30A"/>
    <w:p w14:paraId="6C6B281E" w14:textId="6BAAD0C0" w:rsidR="0042229A" w:rsidRDefault="0042229A" w:rsidP="00B65976"/>
    <w:p w14:paraId="1A21CDF6" w14:textId="131749E4" w:rsidR="0042229A" w:rsidRDefault="00B1770D" w:rsidP="00B65976">
      <w:r>
        <w:rPr>
          <w:noProof/>
          <w:lang w:eastAsia="fr-FR"/>
        </w:rPr>
        <w:drawing>
          <wp:anchor distT="0" distB="0" distL="114300" distR="114300" simplePos="0" relativeHeight="251699200" behindDoc="0" locked="0" layoutInCell="1" allowOverlap="1" wp14:anchorId="6E0A3BA2" wp14:editId="54606E63">
            <wp:simplePos x="0" y="0"/>
            <wp:positionH relativeFrom="margin">
              <wp:align>center</wp:align>
            </wp:positionH>
            <wp:positionV relativeFrom="paragraph">
              <wp:posOffset>-1905</wp:posOffset>
            </wp:positionV>
            <wp:extent cx="5341257" cy="3004457"/>
            <wp:effectExtent l="0" t="0" r="0" b="5715"/>
            <wp:wrapNone/>
            <wp:docPr id="1905865489" name="Image 190586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341257" cy="3004457"/>
                    </a:xfrm>
                    <a:prstGeom prst="rect">
                      <a:avLst/>
                    </a:prstGeom>
                  </pic:spPr>
                </pic:pic>
              </a:graphicData>
            </a:graphic>
            <wp14:sizeRelH relativeFrom="margin">
              <wp14:pctWidth>0</wp14:pctWidth>
            </wp14:sizeRelH>
            <wp14:sizeRelV relativeFrom="margin">
              <wp14:pctHeight>0</wp14:pctHeight>
            </wp14:sizeRelV>
          </wp:anchor>
        </w:drawing>
      </w:r>
    </w:p>
    <w:p w14:paraId="45C47A5F" w14:textId="56B02BE9" w:rsidR="0042229A" w:rsidRDefault="0042229A" w:rsidP="00B65976"/>
    <w:p w14:paraId="531E06CA" w14:textId="46BB0629" w:rsidR="0042229A" w:rsidRDefault="0042229A" w:rsidP="00B65976"/>
    <w:p w14:paraId="316026E7" w14:textId="77777777" w:rsidR="0042229A" w:rsidRDefault="0042229A" w:rsidP="00B65976"/>
    <w:p w14:paraId="1E4B326F" w14:textId="77777777" w:rsidR="0042229A" w:rsidRDefault="0042229A" w:rsidP="00B65976"/>
    <w:p w14:paraId="6D8D68CD" w14:textId="77777777" w:rsidR="0042229A" w:rsidRDefault="0042229A" w:rsidP="00B65976"/>
    <w:p w14:paraId="6A3E4CDA" w14:textId="77777777" w:rsidR="00B1770D" w:rsidRDefault="00B1770D" w:rsidP="00B65976"/>
    <w:p w14:paraId="731726E0" w14:textId="77777777" w:rsidR="00B1770D" w:rsidRDefault="00B1770D" w:rsidP="00B65976"/>
    <w:p w14:paraId="5A3B5DDA" w14:textId="77777777" w:rsidR="00B1770D" w:rsidRDefault="00B1770D" w:rsidP="00B65976"/>
    <w:p w14:paraId="7804EBBA" w14:textId="77777777" w:rsidR="0042229A" w:rsidRDefault="0042229A" w:rsidP="00B65976"/>
    <w:p w14:paraId="3DA1166E" w14:textId="0A819A72" w:rsidR="0042229A" w:rsidRDefault="00B1770D" w:rsidP="00B65976">
      <w:r>
        <w:rPr>
          <w:noProof/>
          <w:lang w:eastAsia="fr-FR"/>
        </w:rPr>
        <mc:AlternateContent>
          <mc:Choice Requires="wps">
            <w:drawing>
              <wp:anchor distT="0" distB="0" distL="114300" distR="114300" simplePos="0" relativeHeight="251701248" behindDoc="0" locked="0" layoutInCell="1" allowOverlap="1" wp14:anchorId="74F81414" wp14:editId="0C995409">
                <wp:simplePos x="0" y="0"/>
                <wp:positionH relativeFrom="margin">
                  <wp:posOffset>295910</wp:posOffset>
                </wp:positionH>
                <wp:positionV relativeFrom="paragraph">
                  <wp:posOffset>53340</wp:posOffset>
                </wp:positionV>
                <wp:extent cx="5340985" cy="63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5340985" cy="635"/>
                        </a:xfrm>
                        <a:prstGeom prst="rect">
                          <a:avLst/>
                        </a:prstGeom>
                        <a:solidFill>
                          <a:prstClr val="white"/>
                        </a:solidFill>
                        <a:ln>
                          <a:noFill/>
                        </a:ln>
                        <a:effectLst/>
                      </wps:spPr>
                      <wps:txbx>
                        <w:txbxContent>
                          <w:p w14:paraId="6271CA39" w14:textId="43BAFB00" w:rsidR="00C36EB8" w:rsidRPr="00E231C8" w:rsidRDefault="00C36EB8" w:rsidP="00B65976">
                            <w:pPr>
                              <w:pStyle w:val="Lgende"/>
                              <w:jc w:val="center"/>
                              <w:rPr>
                                <w:noProof/>
                              </w:rPr>
                            </w:pPr>
                            <w:bookmarkStart w:id="61" w:name="_Toc103110498"/>
                            <w:r>
                              <w:t xml:space="preserve">Figure </w:t>
                            </w:r>
                            <w:r>
                              <w:fldChar w:fldCharType="begin"/>
                            </w:r>
                            <w:r>
                              <w:instrText>SEQ Figure \* ARABIC</w:instrText>
                            </w:r>
                            <w:r>
                              <w:fldChar w:fldCharType="separate"/>
                            </w:r>
                            <w:r w:rsidR="00CB4075">
                              <w:rPr>
                                <w:noProof/>
                              </w:rPr>
                              <w:t>17</w:t>
                            </w:r>
                            <w:r>
                              <w:fldChar w:fldCharType="end"/>
                            </w:r>
                            <w:r>
                              <w:t xml:space="preserve"> : état des taches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1414" id="Zone de texte 27" o:spid="_x0000_s1045" type="#_x0000_t202" style="position:absolute;margin-left:23.3pt;margin-top:4.2pt;width:420.5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" stroked="f">
                <v:textbox style="mso-fit-shape-to-text:t" inset="0,0,0,0">
                  <w:txbxContent>
                    <w:p w14:paraId="6271CA39" w14:textId="43BAFB00" w:rsidR="00C36EB8" w:rsidRPr="00E231C8" w:rsidRDefault="00C36EB8" w:rsidP="00B65976">
                      <w:pPr>
                        <w:pStyle w:val="Lgende"/>
                        <w:jc w:val="center"/>
                        <w:rPr>
                          <w:noProof/>
                        </w:rPr>
                      </w:pPr>
                      <w:bookmarkStart w:id="62" w:name="_Toc103110498"/>
                      <w:r>
                        <w:t xml:space="preserve">Figure </w:t>
                      </w:r>
                      <w:r>
                        <w:fldChar w:fldCharType="begin"/>
                      </w:r>
                      <w:r>
                        <w:instrText>SEQ Figure \* ARABIC</w:instrText>
                      </w:r>
                      <w:r>
                        <w:fldChar w:fldCharType="separate"/>
                      </w:r>
                      <w:r w:rsidR="00CB4075">
                        <w:rPr>
                          <w:noProof/>
                        </w:rPr>
                        <w:t>17</w:t>
                      </w:r>
                      <w:r>
                        <w:fldChar w:fldCharType="end"/>
                      </w:r>
                      <w:r>
                        <w:t xml:space="preserve"> : état des taches</w:t>
                      </w:r>
                      <w:bookmarkEnd w:id="62"/>
                    </w:p>
                  </w:txbxContent>
                </v:textbox>
                <w10:wrap anchorx="margin"/>
              </v:shape>
            </w:pict>
          </mc:Fallback>
        </mc:AlternateContent>
      </w:r>
    </w:p>
    <w:p w14:paraId="5128CA51" w14:textId="2CE28E80" w:rsidR="00B65976" w:rsidRDefault="00B65976" w:rsidP="00B65976"/>
    <w:p w14:paraId="24E6712D" w14:textId="67199FDC" w:rsidR="00B65976" w:rsidRDefault="00B65976" w:rsidP="00625905">
      <w:pPr>
        <w:pStyle w:val="Paragraphedeliste"/>
        <w:numPr>
          <w:ilvl w:val="0"/>
          <w:numId w:val="10"/>
        </w:numPr>
        <w:rPr>
          <w:rFonts w:asciiTheme="majorBidi" w:hAnsiTheme="majorBidi" w:cstheme="majorBidi"/>
          <w:b/>
          <w:bCs/>
          <w:sz w:val="28"/>
          <w:szCs w:val="28"/>
        </w:rPr>
      </w:pPr>
      <w:r w:rsidRPr="00B65976">
        <w:rPr>
          <w:rFonts w:asciiTheme="majorBidi" w:hAnsiTheme="majorBidi" w:cstheme="majorBidi"/>
          <w:b/>
          <w:bCs/>
          <w:sz w:val="28"/>
          <w:szCs w:val="28"/>
        </w:rPr>
        <w:t>Queues (File d’attente) :</w:t>
      </w:r>
    </w:p>
    <w:p w14:paraId="37908678" w14:textId="72BCDDD8" w:rsidR="00B65976" w:rsidRPr="00B65976" w:rsidRDefault="00B65976" w:rsidP="00B1770D">
      <w:pPr>
        <w:pStyle w:val="Style1"/>
        <w:rPr>
          <w:b/>
          <w:bCs/>
          <w:sz w:val="32"/>
          <w:szCs w:val="32"/>
        </w:rPr>
      </w:pPr>
      <w:r w:rsidRPr="00B65976">
        <w:t>Avant de parler des queues il faut parler des problèmes majeurs lors de l’utilisation d’un système temps réels et surtout s’il s’agit d’un système préemptif. Les variables globales ne sont plus une solution optimale pour stocker l’information à cause de la concurrence des taches. C’est très probable alors que deux taches écrivent en même temps dans une variable x, les données ne sont plus utilisables dans ce cas. Beaucoup d’autres problèmes sont rencontrés lors de l’utilisation des variables globales.</w:t>
      </w:r>
    </w:p>
    <w:p w14:paraId="3E836922" w14:textId="3C35B522" w:rsidR="00B65976" w:rsidRDefault="00B65976" w:rsidP="00B1770D">
      <w:pPr>
        <w:pStyle w:val="Style1"/>
      </w:pPr>
      <w:r w:rsidRPr="00B65976">
        <w:t>Les queues sont utilisées pour résoudre ces problèmes avec une opération atomique c</w:t>
      </w:r>
      <w:r>
        <w:t xml:space="preserve"> – </w:t>
      </w:r>
      <w:r w:rsidRPr="00B65976">
        <w:t>à</w:t>
      </w:r>
      <w:r>
        <w:t xml:space="preserve"> - </w:t>
      </w:r>
      <w:r w:rsidRPr="00B65976">
        <w:t>d une écriture ou lecture dans la queue ne peut pas être interrompue avant la fin de l’opération. Il s’agit d’un système FIFO (first input first output). Les files d’attentes sont utilisées dans ce projet dans tous les flux de communications inter tâches</w:t>
      </w:r>
      <w:r w:rsidR="003F12EE">
        <w:t>.</w:t>
      </w:r>
    </w:p>
    <w:p w14:paraId="52651863" w14:textId="76E2E97F" w:rsidR="003F12EE" w:rsidRDefault="003F12EE" w:rsidP="00B65976">
      <w:pPr>
        <w:rPr>
          <w:rFonts w:asciiTheme="majorBidi" w:hAnsiTheme="majorBidi" w:cstheme="majorBidi"/>
          <w:b/>
          <w:bCs/>
          <w:sz w:val="32"/>
          <w:szCs w:val="32"/>
        </w:rPr>
      </w:pPr>
      <w:r>
        <w:rPr>
          <w:noProof/>
          <w:lang w:eastAsia="fr-FR"/>
        </w:rPr>
        <w:lastRenderedPageBreak/>
        <w:drawing>
          <wp:anchor distT="0" distB="0" distL="114300" distR="114300" simplePos="0" relativeHeight="251702272" behindDoc="0" locked="0" layoutInCell="1" allowOverlap="1" wp14:anchorId="0D3EEDF7" wp14:editId="3F3F6E56">
            <wp:simplePos x="0" y="0"/>
            <wp:positionH relativeFrom="margin">
              <wp:align>center</wp:align>
            </wp:positionH>
            <wp:positionV relativeFrom="paragraph">
              <wp:posOffset>80645</wp:posOffset>
            </wp:positionV>
            <wp:extent cx="4364492" cy="2036762"/>
            <wp:effectExtent l="0" t="0" r="0" b="1905"/>
            <wp:wrapTopAndBottom/>
            <wp:docPr id="283295985" name="Image 28329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364492" cy="2036762"/>
                    </a:xfrm>
                    <a:prstGeom prst="rect">
                      <a:avLst/>
                    </a:prstGeom>
                  </pic:spPr>
                </pic:pic>
              </a:graphicData>
            </a:graphic>
          </wp:anchor>
        </w:drawing>
      </w:r>
    </w:p>
    <w:p w14:paraId="70CE32B8" w14:textId="77777777" w:rsidR="00B1770D" w:rsidRDefault="00B1770D" w:rsidP="00B1770D">
      <w:pPr>
        <w:rPr>
          <w:rFonts w:asciiTheme="majorBidi" w:hAnsiTheme="majorBidi" w:cstheme="majorBidi"/>
          <w:sz w:val="32"/>
          <w:szCs w:val="32"/>
        </w:rPr>
      </w:pPr>
      <w:r>
        <w:rPr>
          <w:noProof/>
          <w:lang w:eastAsia="fr-FR"/>
        </w:rPr>
        <mc:AlternateContent>
          <mc:Choice Requires="wps">
            <w:drawing>
              <wp:anchor distT="0" distB="0" distL="114300" distR="114300" simplePos="0" relativeHeight="251705344" behindDoc="0" locked="0" layoutInCell="1" allowOverlap="1" wp14:anchorId="392EC619" wp14:editId="17FB2365">
                <wp:simplePos x="0" y="0"/>
                <wp:positionH relativeFrom="margin">
                  <wp:align>center</wp:align>
                </wp:positionH>
                <wp:positionV relativeFrom="paragraph">
                  <wp:posOffset>310515</wp:posOffset>
                </wp:positionV>
                <wp:extent cx="4364355" cy="63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364355" cy="635"/>
                        </a:xfrm>
                        <a:prstGeom prst="rect">
                          <a:avLst/>
                        </a:prstGeom>
                        <a:solidFill>
                          <a:prstClr val="white"/>
                        </a:solidFill>
                        <a:ln>
                          <a:noFill/>
                        </a:ln>
                        <a:effectLst/>
                      </wps:spPr>
                      <wps:txbx>
                        <w:txbxContent>
                          <w:p w14:paraId="2474C0CC" w14:textId="6A37274F" w:rsidR="00C36EB8" w:rsidRPr="00763700" w:rsidRDefault="00C36EB8" w:rsidP="003F12EE">
                            <w:pPr>
                              <w:pStyle w:val="Lgende"/>
                              <w:jc w:val="center"/>
                              <w:rPr>
                                <w:noProof/>
                              </w:rPr>
                            </w:pPr>
                            <w:bookmarkStart w:id="63" w:name="_Toc103110499"/>
                            <w:r>
                              <w:t xml:space="preserve">Figure </w:t>
                            </w:r>
                            <w:r>
                              <w:fldChar w:fldCharType="begin"/>
                            </w:r>
                            <w:r>
                              <w:instrText>SEQ Figure \* ARABIC</w:instrText>
                            </w:r>
                            <w:r>
                              <w:fldChar w:fldCharType="separate"/>
                            </w:r>
                            <w:r w:rsidR="00CB4075">
                              <w:rPr>
                                <w:noProof/>
                              </w:rPr>
                              <w:t>18</w:t>
                            </w:r>
                            <w:r>
                              <w:fldChar w:fldCharType="end"/>
                            </w:r>
                            <w:r>
                              <w:t xml:space="preserve"> : </w:t>
                            </w:r>
                            <w:bookmarkEnd w:id="63"/>
                            <w:r w:rsidR="004372E1">
                              <w:t>file d’attente et mode FIFO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EC619" id="Zone de texte 28" o:spid="_x0000_s1046" type="#_x0000_t202" style="position:absolute;margin-left:0;margin-top:24.45pt;width:343.65pt;height:.05pt;z-index:251705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" stroked="f">
                <v:textbox style="mso-fit-shape-to-text:t" inset="0,0,0,0">
                  <w:txbxContent>
                    <w:p w14:paraId="2474C0CC" w14:textId="6A37274F" w:rsidR="00C36EB8" w:rsidRPr="00763700" w:rsidRDefault="00C36EB8" w:rsidP="003F12EE">
                      <w:pPr>
                        <w:pStyle w:val="Lgende"/>
                        <w:jc w:val="center"/>
                        <w:rPr>
                          <w:noProof/>
                        </w:rPr>
                      </w:pPr>
                      <w:bookmarkStart w:id="64" w:name="_Toc103110499"/>
                      <w:r>
                        <w:t xml:space="preserve">Figure </w:t>
                      </w:r>
                      <w:r>
                        <w:fldChar w:fldCharType="begin"/>
                      </w:r>
                      <w:r>
                        <w:instrText>SEQ Figure \* ARABIC</w:instrText>
                      </w:r>
                      <w:r>
                        <w:fldChar w:fldCharType="separate"/>
                      </w:r>
                      <w:r w:rsidR="00CB4075">
                        <w:rPr>
                          <w:noProof/>
                        </w:rPr>
                        <w:t>18</w:t>
                      </w:r>
                      <w:r>
                        <w:fldChar w:fldCharType="end"/>
                      </w:r>
                      <w:r>
                        <w:t xml:space="preserve"> : </w:t>
                      </w:r>
                      <w:bookmarkEnd w:id="64"/>
                      <w:r w:rsidR="004372E1">
                        <w:t>file d’attente et mode FIFO</w:t>
                      </w:r>
                    </w:p>
                  </w:txbxContent>
                </v:textbox>
                <w10:wrap anchorx="margin"/>
              </v:shape>
            </w:pict>
          </mc:Fallback>
        </mc:AlternateContent>
      </w:r>
    </w:p>
    <w:p w14:paraId="6B4E57B0" w14:textId="2B8ACBCD" w:rsidR="4699C30A" w:rsidRDefault="4699C30A" w:rsidP="4699C30A">
      <w:pPr>
        <w:pStyle w:val="Style1"/>
        <w:ind w:firstLine="708"/>
      </w:pPr>
    </w:p>
    <w:p w14:paraId="70DE0231" w14:textId="317CBE8C" w:rsidR="003F12EE" w:rsidRPr="00B1770D" w:rsidRDefault="003F12EE" w:rsidP="00B1770D">
      <w:pPr>
        <w:pStyle w:val="Style1"/>
        <w:ind w:firstLine="708"/>
        <w:rPr>
          <w:rFonts w:eastAsiaTheme="minorHAnsi"/>
          <w:sz w:val="32"/>
          <w:szCs w:val="32"/>
        </w:rPr>
      </w:pPr>
      <w:r w:rsidRPr="003F12EE">
        <w:t>La bibliothèque “</w:t>
      </w:r>
      <w:r w:rsidRPr="003F12EE">
        <w:rPr>
          <w:rFonts w:ascii="Courier New" w:eastAsia="Courier New" w:hAnsi="Courier New" w:cs="Courier New"/>
          <w:color w:val="000000" w:themeColor="text1"/>
        </w:rPr>
        <w:t>Cmsis</w:t>
      </w:r>
      <w:r w:rsidRPr="003F12EE">
        <w:rPr>
          <w:rFonts w:ascii="Courier New" w:eastAsia="Courier New" w:hAnsi="Courier New" w:cs="Courier New"/>
          <w:color w:val="595959" w:themeColor="text1" w:themeTint="A6"/>
        </w:rPr>
        <w:t>_</w:t>
      </w:r>
      <w:r w:rsidRPr="003F12EE">
        <w:rPr>
          <w:rFonts w:ascii="Courier New" w:eastAsia="Courier New" w:hAnsi="Courier New" w:cs="Courier New"/>
          <w:color w:val="000000" w:themeColor="text1"/>
        </w:rPr>
        <w:t>Os2</w:t>
      </w:r>
      <w:r w:rsidRPr="003F12EE">
        <w:t xml:space="preserve">” dispose les fonctions nécessaires pour créer, Lire et écrire dans les files d’attente (queues). </w:t>
      </w:r>
    </w:p>
    <w:p w14:paraId="10070F02" w14:textId="77777777" w:rsidR="003F12EE" w:rsidRPr="003F12EE" w:rsidRDefault="003F12EE" w:rsidP="00B1770D">
      <w:pPr>
        <w:pStyle w:val="Style1"/>
        <w:ind w:firstLine="708"/>
        <w:rPr>
          <w:rFonts w:ascii="Calibri" w:eastAsia="Calibri" w:hAnsi="Calibri" w:cs="Calibri"/>
        </w:rPr>
      </w:pPr>
      <w:r w:rsidRPr="003F12EE">
        <w:t>Pour créer une queue on utilise la fonction “</w:t>
      </w:r>
      <w:proofErr w:type="spellStart"/>
      <w:r w:rsidRPr="003F12EE">
        <w:rPr>
          <w:rFonts w:ascii="Courier New" w:eastAsia="Courier New" w:hAnsi="Courier New" w:cs="Courier New"/>
        </w:rPr>
        <w:t>osMessageQueueNew</w:t>
      </w:r>
      <w:proofErr w:type="spellEnd"/>
      <w:r w:rsidRPr="003F12EE">
        <w:t>”, e</w:t>
      </w:r>
      <w:r w:rsidRPr="003F12EE">
        <w:rPr>
          <w:rFonts w:eastAsia="Calibri"/>
        </w:rPr>
        <w:t>lle retourne en</w:t>
      </w:r>
      <w:r w:rsidRPr="003F12EE">
        <w:rPr>
          <w:rFonts w:ascii="Calibri" w:eastAsia="Calibri" w:hAnsi="Calibri" w:cs="Calibri"/>
        </w:rPr>
        <w:t xml:space="preserve"> </w:t>
      </w:r>
      <w:r w:rsidRPr="003F12EE">
        <w:rPr>
          <w:rFonts w:eastAsia="Calibri"/>
        </w:rPr>
        <w:t xml:space="preserve">résultat </w:t>
      </w:r>
      <w:proofErr w:type="spellStart"/>
      <w:r w:rsidRPr="003F12EE">
        <w:rPr>
          <w:rFonts w:eastAsia="Calibri"/>
        </w:rPr>
        <w:t>l’id</w:t>
      </w:r>
      <w:proofErr w:type="spellEnd"/>
      <w:r w:rsidRPr="003F12EE">
        <w:rPr>
          <w:rFonts w:eastAsia="Calibri"/>
        </w:rPr>
        <w:t xml:space="preserve"> pour la file créée de type</w:t>
      </w:r>
      <w:r w:rsidRPr="003F12EE">
        <w:rPr>
          <w:rFonts w:ascii="Calibri" w:eastAsia="Calibri" w:hAnsi="Calibri" w:cs="Calibri"/>
        </w:rPr>
        <w:t xml:space="preserve"> “</w:t>
      </w:r>
      <w:proofErr w:type="spellStart"/>
      <w:r w:rsidRPr="003F12EE">
        <w:rPr>
          <w:rFonts w:ascii="Courier New" w:eastAsia="Courier New" w:hAnsi="Courier New" w:cs="Courier New"/>
        </w:rPr>
        <w:t>osMessageQueueId_t</w:t>
      </w:r>
      <w:proofErr w:type="spellEnd"/>
      <w:r w:rsidRPr="003F12EE">
        <w:rPr>
          <w:rFonts w:ascii="Calibri" w:eastAsia="Calibri" w:hAnsi="Calibri" w:cs="Calibri"/>
        </w:rPr>
        <w:t>”.</w:t>
      </w:r>
    </w:p>
    <w:p w14:paraId="08BD0F40" w14:textId="081FA233" w:rsidR="004372E1" w:rsidRPr="003F12EE" w:rsidRDefault="003F12EE" w:rsidP="003F12EE">
      <w:pPr>
        <w:rPr>
          <w:rFonts w:asciiTheme="majorBidi" w:hAnsiTheme="majorBidi" w:cstheme="majorBidi"/>
          <w:sz w:val="32"/>
          <w:szCs w:val="32"/>
        </w:rPr>
      </w:pPr>
      <w:r>
        <w:rPr>
          <w:noProof/>
          <w:lang w:eastAsia="fr-FR"/>
        </w:rPr>
        <w:drawing>
          <wp:anchor distT="0" distB="0" distL="114300" distR="114300" simplePos="0" relativeHeight="251703296" behindDoc="0" locked="0" layoutInCell="1" allowOverlap="1" wp14:anchorId="0A2E2442" wp14:editId="6AF65B76">
            <wp:simplePos x="0" y="0"/>
            <wp:positionH relativeFrom="margin">
              <wp:align>right</wp:align>
            </wp:positionH>
            <wp:positionV relativeFrom="paragraph">
              <wp:posOffset>198120</wp:posOffset>
            </wp:positionV>
            <wp:extent cx="5592008" cy="1110342"/>
            <wp:effectExtent l="0" t="0" r="0" b="0"/>
            <wp:wrapTopAndBottom/>
            <wp:docPr id="261171975" name="Image 26117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592008" cy="1110342"/>
                    </a:xfrm>
                    <a:prstGeom prst="rect">
                      <a:avLst/>
                    </a:prstGeom>
                  </pic:spPr>
                </pic:pic>
              </a:graphicData>
            </a:graphic>
            <wp14:sizeRelH relativeFrom="margin">
              <wp14:pctWidth>0</wp14:pctWidth>
            </wp14:sizeRelH>
            <wp14:sizeRelV relativeFrom="margin">
              <wp14:pctHeight>0</wp14:pctHeight>
            </wp14:sizeRelV>
          </wp:anchor>
        </w:drawing>
      </w:r>
    </w:p>
    <w:p w14:paraId="6128D1B2" w14:textId="5760F025" w:rsidR="003F12EE" w:rsidRDefault="004372E1" w:rsidP="003F12EE">
      <w:pPr>
        <w:rPr>
          <w:rFonts w:asciiTheme="majorBidi" w:hAnsiTheme="majorBidi" w:cstheme="majorBidi"/>
          <w:sz w:val="32"/>
          <w:szCs w:val="32"/>
        </w:rPr>
      </w:pPr>
      <w:r>
        <w:rPr>
          <w:rFonts w:asciiTheme="majorBidi" w:hAnsiTheme="majorBidi" w:cstheme="majorBidi"/>
          <w:sz w:val="32"/>
          <w:szCs w:val="32"/>
        </w:rPr>
        <w:t>//création d’une file d’attente (queue)</w:t>
      </w:r>
    </w:p>
    <w:p w14:paraId="1536B355" w14:textId="34A06E31" w:rsidR="00D2233A" w:rsidRPr="003F12EE" w:rsidRDefault="003F12EE" w:rsidP="00D2233A">
      <w:pPr>
        <w:pStyle w:val="Style1"/>
        <w:ind w:firstLine="708"/>
        <w:rPr>
          <w:rFonts w:eastAsia="Calibri"/>
        </w:rPr>
      </w:pPr>
      <w:r w:rsidRPr="003F12EE">
        <w:rPr>
          <w:rFonts w:eastAsia="Calibri"/>
        </w:rPr>
        <w:t xml:space="preserve">Pour déposer un message dans la file d’attente on utilise la fonction </w:t>
      </w:r>
      <w:r w:rsidRPr="003F12EE">
        <w:rPr>
          <w:rFonts w:ascii="Calibri" w:eastAsia="Calibri" w:hAnsi="Calibri" w:cs="Calibri"/>
        </w:rPr>
        <w:t>“</w:t>
      </w:r>
      <w:proofErr w:type="spellStart"/>
      <w:r w:rsidRPr="003F12EE">
        <w:rPr>
          <w:rFonts w:ascii="Courier New" w:eastAsia="Courier New" w:hAnsi="Courier New" w:cs="Courier New"/>
        </w:rPr>
        <w:t>osMessageQueuePut</w:t>
      </w:r>
      <w:proofErr w:type="spellEnd"/>
      <w:r w:rsidRPr="003F12EE">
        <w:rPr>
          <w:rFonts w:eastAsia="Calibri"/>
        </w:rPr>
        <w:t>”, elle place le message pointé par</w:t>
      </w:r>
      <w:r w:rsidRPr="003F12EE">
        <w:rPr>
          <w:rFonts w:ascii="Calibri" w:eastAsia="Calibri" w:hAnsi="Calibri" w:cs="Calibri"/>
        </w:rPr>
        <w:t xml:space="preserve"> “</w:t>
      </w:r>
      <w:proofErr w:type="spellStart"/>
      <w:r w:rsidRPr="003F12EE">
        <w:rPr>
          <w:rFonts w:ascii="Courier New" w:eastAsia="Courier New" w:hAnsi="Courier New" w:cs="Courier New"/>
        </w:rPr>
        <w:t>msg_ptr</w:t>
      </w:r>
      <w:proofErr w:type="spellEnd"/>
      <w:r w:rsidRPr="003F12EE">
        <w:rPr>
          <w:rFonts w:eastAsia="Calibri"/>
        </w:rPr>
        <w:t xml:space="preserve">” dans la file d'attente spécifiée par le paramètre </w:t>
      </w:r>
      <w:r w:rsidRPr="003F12EE">
        <w:rPr>
          <w:rFonts w:ascii="Calibri" w:eastAsia="Calibri" w:hAnsi="Calibri" w:cs="Calibri"/>
        </w:rPr>
        <w:t>“</w:t>
      </w:r>
      <w:proofErr w:type="spellStart"/>
      <w:r w:rsidRPr="003F12EE">
        <w:rPr>
          <w:rFonts w:ascii="Courier New" w:eastAsia="Courier New" w:hAnsi="Courier New" w:cs="Courier New"/>
        </w:rPr>
        <w:t>mq_id</w:t>
      </w:r>
      <w:proofErr w:type="spellEnd"/>
      <w:r w:rsidRPr="003F12EE">
        <w:rPr>
          <w:rFonts w:eastAsia="Calibri"/>
        </w:rPr>
        <w:t>”. Le paramètre</w:t>
      </w:r>
      <w:r w:rsidRPr="003F12EE">
        <w:rPr>
          <w:rFonts w:ascii="Calibri" w:eastAsia="Calibri" w:hAnsi="Calibri" w:cs="Calibri"/>
        </w:rPr>
        <w:t xml:space="preserve"> “</w:t>
      </w:r>
      <w:proofErr w:type="spellStart"/>
      <w:r w:rsidRPr="003F12EE">
        <w:rPr>
          <w:rFonts w:ascii="Courier New" w:eastAsia="Courier New" w:hAnsi="Courier New" w:cs="Courier New"/>
        </w:rPr>
        <w:t>msg_prio</w:t>
      </w:r>
      <w:proofErr w:type="spellEnd"/>
      <w:r w:rsidRPr="003F12EE">
        <w:rPr>
          <w:rFonts w:eastAsia="Calibri"/>
        </w:rPr>
        <w:t>” est utilisé pour trier les messages en fonction de leur priorité (les chiffres les plus élevés indiquent une plus grande priorité) lors de l'insertion.</w:t>
      </w:r>
    </w:p>
    <w:p w14:paraId="612D88C6" w14:textId="1DF871F9" w:rsidR="00D2233A" w:rsidRDefault="18AFD3F6" w:rsidP="00D2233A">
      <w:pPr>
        <w:pStyle w:val="Style1"/>
        <w:ind w:firstLine="708"/>
      </w:pPr>
      <w:r w:rsidRPr="18AFD3F6">
        <w:t>La fonction “</w:t>
      </w:r>
      <w:proofErr w:type="spellStart"/>
      <w:r w:rsidRPr="18AFD3F6">
        <w:rPr>
          <w:rFonts w:ascii="Courier New" w:eastAsia="Courier New" w:hAnsi="Courier New" w:cs="Courier New"/>
          <w:color w:val="000000" w:themeColor="text1"/>
        </w:rPr>
        <w:t>osMessageQueueGet</w:t>
      </w:r>
      <w:proofErr w:type="spellEnd"/>
      <w:r w:rsidRPr="18AFD3F6">
        <w:t xml:space="preserve">”  lit le contenu de la file d’attente (queue) dont </w:t>
      </w:r>
      <w:proofErr w:type="spellStart"/>
      <w:r w:rsidRPr="18AFD3F6">
        <w:t>l’id</w:t>
      </w:r>
      <w:proofErr w:type="spellEnd"/>
      <w:r w:rsidRPr="18AFD3F6">
        <w:t xml:space="preserve"> est passé en paramètre, si la queue est vide (pas de messages) et elle a dépassé le délai </w:t>
      </w:r>
      <w:r w:rsidRPr="18AFD3F6">
        <w:lastRenderedPageBreak/>
        <w:t>maximal d’attente “</w:t>
      </w:r>
      <w:r w:rsidRPr="18AFD3F6">
        <w:rPr>
          <w:rFonts w:ascii="Courier New" w:eastAsia="Courier New" w:hAnsi="Courier New" w:cs="Courier New"/>
        </w:rPr>
        <w:t>timeout</w:t>
      </w:r>
      <w:r w:rsidRPr="18AFD3F6">
        <w:t>”, la fonction retourne “</w:t>
      </w:r>
      <w:proofErr w:type="spellStart"/>
      <w:r w:rsidRPr="18AFD3F6">
        <w:rPr>
          <w:rFonts w:ascii="Courier New" w:eastAsia="Courier New" w:hAnsi="Courier New" w:cs="Courier New"/>
        </w:rPr>
        <w:t>osErrorTimeout</w:t>
      </w:r>
      <w:proofErr w:type="spellEnd"/>
      <w:r w:rsidRPr="18AFD3F6">
        <w:t>” si non elle retourne “</w:t>
      </w:r>
      <w:proofErr w:type="spellStart"/>
      <w:r w:rsidRPr="18AFD3F6">
        <w:rPr>
          <w:rFonts w:ascii="Courier New" w:eastAsia="Courier New" w:hAnsi="Courier New" w:cs="Courier New"/>
        </w:rPr>
        <w:t>osOK</w:t>
      </w:r>
      <w:proofErr w:type="spellEnd"/>
      <w:r w:rsidRPr="18AFD3F6">
        <w:t>”.</w:t>
      </w:r>
    </w:p>
    <w:p w14:paraId="120AACC7" w14:textId="1B6E9F1E" w:rsidR="003F12EE" w:rsidRPr="00D2233A" w:rsidRDefault="00D2233A" w:rsidP="00D2233A">
      <w:pPr>
        <w:pStyle w:val="Style1"/>
        <w:ind w:firstLine="708"/>
      </w:pPr>
      <w:r>
        <w:rPr>
          <w:noProof/>
          <w:lang w:eastAsia="fr-FR"/>
        </w:rPr>
        <w:drawing>
          <wp:anchor distT="0" distB="0" distL="114300" distR="114300" simplePos="0" relativeHeight="251790336" behindDoc="0" locked="0" layoutInCell="1" allowOverlap="1" wp14:anchorId="1186EDB9" wp14:editId="19C7B85C">
            <wp:simplePos x="0" y="0"/>
            <wp:positionH relativeFrom="margin">
              <wp:posOffset>-4445</wp:posOffset>
            </wp:positionH>
            <wp:positionV relativeFrom="paragraph">
              <wp:posOffset>-635</wp:posOffset>
            </wp:positionV>
            <wp:extent cx="5496075" cy="1545771"/>
            <wp:effectExtent l="0" t="0" r="0" b="0"/>
            <wp:wrapTopAndBottom/>
            <wp:docPr id="1839422959" name="Image 183942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496075" cy="1545771"/>
                    </a:xfrm>
                    <a:prstGeom prst="rect">
                      <a:avLst/>
                    </a:prstGeom>
                  </pic:spPr>
                </pic:pic>
              </a:graphicData>
            </a:graphic>
            <wp14:sizeRelH relativeFrom="margin">
              <wp14:pctWidth>0</wp14:pctWidth>
            </wp14:sizeRelH>
            <wp14:sizeRelV relativeFrom="margin">
              <wp14:pctHeight>0</wp14:pctHeight>
            </wp14:sizeRelV>
          </wp:anchor>
        </w:drawing>
      </w:r>
      <w:r w:rsidR="00B55A88">
        <w:t xml:space="preserve">définition des </w:t>
      </w:r>
      <w:r>
        <w:t>fonction</w:t>
      </w:r>
      <w:r w:rsidR="00B55A88">
        <w:t>s</w:t>
      </w:r>
      <w:r>
        <w:t xml:space="preserve"> de lecture et écriture dans une queue</w:t>
      </w:r>
    </w:p>
    <w:p w14:paraId="3E93049E" w14:textId="3E58ACC9" w:rsidR="003F12EE" w:rsidRDefault="0C492962" w:rsidP="00625905">
      <w:pPr>
        <w:pStyle w:val="Titre20"/>
        <w:numPr>
          <w:ilvl w:val="0"/>
          <w:numId w:val="8"/>
        </w:numPr>
        <w:rPr>
          <w:rFonts w:asciiTheme="majorBidi" w:hAnsiTheme="majorBidi"/>
          <w:b/>
          <w:bCs/>
          <w:color w:val="auto"/>
          <w:sz w:val="36"/>
          <w:szCs w:val="36"/>
        </w:rPr>
      </w:pPr>
      <w:bookmarkStart w:id="65" w:name="_Toc104480459"/>
      <w:r w:rsidRPr="0C492962">
        <w:rPr>
          <w:rFonts w:asciiTheme="majorBidi" w:hAnsiTheme="majorBidi"/>
          <w:b/>
          <w:bCs/>
          <w:color w:val="auto"/>
          <w:sz w:val="36"/>
          <w:szCs w:val="36"/>
        </w:rPr>
        <w:t>Moteur pas à pas</w:t>
      </w:r>
      <w:bookmarkEnd w:id="65"/>
      <w:r w:rsidRPr="0C492962">
        <w:rPr>
          <w:rFonts w:asciiTheme="majorBidi" w:hAnsiTheme="majorBidi"/>
          <w:b/>
          <w:bCs/>
          <w:color w:val="auto"/>
          <w:sz w:val="36"/>
          <w:szCs w:val="36"/>
        </w:rPr>
        <w:t xml:space="preserve"> </w:t>
      </w:r>
    </w:p>
    <w:p w14:paraId="2924EF53" w14:textId="77777777" w:rsidR="003F12EE" w:rsidRDefault="0C492962" w:rsidP="00625905">
      <w:pPr>
        <w:pStyle w:val="Titre3"/>
        <w:numPr>
          <w:ilvl w:val="1"/>
          <w:numId w:val="14"/>
        </w:numPr>
        <w:rPr>
          <w:rFonts w:asciiTheme="majorBidi" w:hAnsiTheme="majorBidi"/>
          <w:b/>
          <w:bCs/>
          <w:color w:val="auto"/>
          <w:sz w:val="32"/>
          <w:szCs w:val="32"/>
        </w:rPr>
      </w:pPr>
      <w:bookmarkStart w:id="66" w:name="_Toc104480460"/>
      <w:r w:rsidRPr="0C492962">
        <w:rPr>
          <w:rFonts w:asciiTheme="majorBidi" w:hAnsiTheme="majorBidi"/>
          <w:b/>
          <w:bCs/>
          <w:color w:val="auto"/>
          <w:sz w:val="32"/>
          <w:szCs w:val="32"/>
        </w:rPr>
        <w:t>L6474 Driver / L6474.C :</w:t>
      </w:r>
      <w:bookmarkEnd w:id="66"/>
    </w:p>
    <w:p w14:paraId="08FE1966" w14:textId="3330509C" w:rsidR="00070E99" w:rsidRDefault="00070E99" w:rsidP="00B1770D">
      <w:pPr>
        <w:pStyle w:val="Style1"/>
      </w:pPr>
      <w:r w:rsidRPr="00070E99">
        <w:t>Afin d'utiliser un moteur pas à pas il est nécessaire d'utiliser un "driver". Ces drivers permettent de transmettre la puissance électrique au moteur afin de le faire tourner selon nos besoins.</w:t>
      </w:r>
    </w:p>
    <w:p w14:paraId="5F7661C3" w14:textId="21F2771F" w:rsidR="0042229A" w:rsidRDefault="00B1770D" w:rsidP="00070E99">
      <w:pPr>
        <w:rPr>
          <w:rFonts w:asciiTheme="majorBidi" w:hAnsiTheme="majorBidi" w:cstheme="majorBidi"/>
          <w:sz w:val="24"/>
          <w:szCs w:val="24"/>
        </w:rPr>
      </w:pPr>
      <w:r>
        <w:rPr>
          <w:noProof/>
          <w:lang w:eastAsia="fr-FR"/>
        </w:rPr>
        <w:drawing>
          <wp:anchor distT="0" distB="0" distL="114300" distR="114300" simplePos="0" relativeHeight="251707392" behindDoc="0" locked="0" layoutInCell="1" allowOverlap="1" wp14:anchorId="2F219C9C" wp14:editId="08CC5556">
            <wp:simplePos x="0" y="0"/>
            <wp:positionH relativeFrom="margin">
              <wp:posOffset>309880</wp:posOffset>
            </wp:positionH>
            <wp:positionV relativeFrom="paragraph">
              <wp:posOffset>158115</wp:posOffset>
            </wp:positionV>
            <wp:extent cx="5148580" cy="3962400"/>
            <wp:effectExtent l="0" t="0" r="0" b="0"/>
            <wp:wrapNone/>
            <wp:docPr id="2049448127" name="Image 204944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extLst>
                        <a:ext uri="{28A0092B-C50C-407E-A947-70E740481C1C}">
                          <a14:useLocalDpi xmlns:a14="http://schemas.microsoft.com/office/drawing/2010/main" val="0"/>
                        </a:ext>
                      </a:extLst>
                    </a:blip>
                    <a:srcRect t="3704"/>
                    <a:stretch/>
                  </pic:blipFill>
                  <pic:spPr bwMode="auto">
                    <a:xfrm>
                      <a:off x="0" y="0"/>
                      <a:ext cx="5148580"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A7357B" w14:textId="2F99218B" w:rsidR="0042229A" w:rsidRDefault="0042229A" w:rsidP="00070E99">
      <w:pPr>
        <w:rPr>
          <w:rFonts w:asciiTheme="majorBidi" w:hAnsiTheme="majorBidi" w:cstheme="majorBidi"/>
          <w:sz w:val="24"/>
          <w:szCs w:val="24"/>
        </w:rPr>
      </w:pPr>
    </w:p>
    <w:p w14:paraId="58354FF7" w14:textId="45C77F7C" w:rsidR="0042229A" w:rsidRDefault="0042229A" w:rsidP="00070E99">
      <w:pPr>
        <w:rPr>
          <w:rFonts w:asciiTheme="majorBidi" w:hAnsiTheme="majorBidi" w:cstheme="majorBidi"/>
          <w:sz w:val="24"/>
          <w:szCs w:val="24"/>
        </w:rPr>
      </w:pPr>
    </w:p>
    <w:p w14:paraId="11728B38" w14:textId="7253AEA5" w:rsidR="0042229A" w:rsidRDefault="0042229A" w:rsidP="00070E99">
      <w:pPr>
        <w:rPr>
          <w:rFonts w:asciiTheme="majorBidi" w:hAnsiTheme="majorBidi" w:cstheme="majorBidi"/>
          <w:sz w:val="24"/>
          <w:szCs w:val="24"/>
        </w:rPr>
      </w:pPr>
    </w:p>
    <w:p w14:paraId="0F5FDED7" w14:textId="6BF48AFC" w:rsidR="0042229A" w:rsidRDefault="0042229A" w:rsidP="00070E99">
      <w:pPr>
        <w:rPr>
          <w:rFonts w:asciiTheme="majorBidi" w:hAnsiTheme="majorBidi" w:cstheme="majorBidi"/>
          <w:sz w:val="24"/>
          <w:szCs w:val="24"/>
        </w:rPr>
      </w:pPr>
    </w:p>
    <w:p w14:paraId="1F84DE2F" w14:textId="474C75A2" w:rsidR="0042229A" w:rsidRDefault="0042229A" w:rsidP="00070E99">
      <w:pPr>
        <w:rPr>
          <w:rFonts w:asciiTheme="majorBidi" w:hAnsiTheme="majorBidi" w:cstheme="majorBidi"/>
          <w:sz w:val="24"/>
          <w:szCs w:val="24"/>
        </w:rPr>
      </w:pPr>
    </w:p>
    <w:p w14:paraId="5B49A968" w14:textId="33F4E7A7" w:rsidR="0042229A" w:rsidRDefault="0042229A" w:rsidP="00070E99">
      <w:pPr>
        <w:rPr>
          <w:rFonts w:asciiTheme="majorBidi" w:hAnsiTheme="majorBidi" w:cstheme="majorBidi"/>
          <w:sz w:val="24"/>
          <w:szCs w:val="24"/>
        </w:rPr>
      </w:pPr>
    </w:p>
    <w:p w14:paraId="5567C895" w14:textId="0986F0F2" w:rsidR="0042229A" w:rsidRDefault="0042229A" w:rsidP="00070E99">
      <w:pPr>
        <w:rPr>
          <w:rFonts w:asciiTheme="majorBidi" w:hAnsiTheme="majorBidi" w:cstheme="majorBidi"/>
          <w:sz w:val="24"/>
          <w:szCs w:val="24"/>
        </w:rPr>
      </w:pPr>
    </w:p>
    <w:p w14:paraId="18D62E36" w14:textId="6BB78D3B" w:rsidR="0042229A" w:rsidRDefault="0042229A" w:rsidP="00070E99">
      <w:pPr>
        <w:rPr>
          <w:rFonts w:asciiTheme="majorBidi" w:hAnsiTheme="majorBidi" w:cstheme="majorBidi"/>
          <w:sz w:val="24"/>
          <w:szCs w:val="24"/>
        </w:rPr>
      </w:pPr>
    </w:p>
    <w:p w14:paraId="7BB1F270" w14:textId="74AEA301" w:rsidR="0042229A" w:rsidRDefault="0042229A" w:rsidP="00070E99">
      <w:pPr>
        <w:rPr>
          <w:rFonts w:asciiTheme="majorBidi" w:hAnsiTheme="majorBidi" w:cstheme="majorBidi"/>
          <w:sz w:val="24"/>
          <w:szCs w:val="24"/>
        </w:rPr>
      </w:pPr>
    </w:p>
    <w:p w14:paraId="2EB5E04A" w14:textId="77777777" w:rsidR="00B1770D" w:rsidRDefault="00B1770D" w:rsidP="00070E99">
      <w:pPr>
        <w:rPr>
          <w:rFonts w:asciiTheme="majorBidi" w:hAnsiTheme="majorBidi" w:cstheme="majorBidi"/>
          <w:sz w:val="24"/>
          <w:szCs w:val="24"/>
        </w:rPr>
      </w:pPr>
    </w:p>
    <w:p w14:paraId="126A3A2C" w14:textId="77777777" w:rsidR="00B1770D" w:rsidRDefault="00B1770D" w:rsidP="00070E99">
      <w:pPr>
        <w:rPr>
          <w:rFonts w:asciiTheme="majorBidi" w:hAnsiTheme="majorBidi" w:cstheme="majorBidi"/>
          <w:sz w:val="24"/>
          <w:szCs w:val="24"/>
        </w:rPr>
      </w:pPr>
    </w:p>
    <w:p w14:paraId="6AB041FD" w14:textId="7B3587AF" w:rsidR="0042229A" w:rsidRDefault="0042229A" w:rsidP="00070E99">
      <w:pPr>
        <w:rPr>
          <w:rFonts w:asciiTheme="majorBidi" w:hAnsiTheme="majorBidi" w:cstheme="majorBidi"/>
          <w:sz w:val="24"/>
          <w:szCs w:val="24"/>
        </w:rPr>
      </w:pPr>
    </w:p>
    <w:p w14:paraId="6E5BB8D3" w14:textId="77777777" w:rsidR="0042229A" w:rsidRDefault="0042229A" w:rsidP="00070E99">
      <w:pPr>
        <w:rPr>
          <w:rFonts w:asciiTheme="majorBidi" w:hAnsiTheme="majorBidi" w:cstheme="majorBidi"/>
          <w:sz w:val="24"/>
          <w:szCs w:val="24"/>
        </w:rPr>
      </w:pPr>
    </w:p>
    <w:p w14:paraId="17211428" w14:textId="6FD50348" w:rsidR="00070E99" w:rsidRPr="00070E99" w:rsidRDefault="00070E99" w:rsidP="00070E99">
      <w:pPr>
        <w:rPr>
          <w:rFonts w:asciiTheme="majorBidi" w:hAnsiTheme="majorBidi" w:cstheme="majorBidi"/>
          <w:sz w:val="24"/>
          <w:szCs w:val="24"/>
        </w:rPr>
      </w:pPr>
    </w:p>
    <w:p w14:paraId="6B0EFB8D" w14:textId="67988863" w:rsidR="00070E99" w:rsidRPr="00070E99" w:rsidRDefault="00B55A88" w:rsidP="18AFD3F6">
      <w:r>
        <w:t>//schéma de câblage du driver L6474</w:t>
      </w:r>
    </w:p>
    <w:p w14:paraId="38D532D4" w14:textId="77777777" w:rsidR="00070E99" w:rsidRPr="00070E99" w:rsidRDefault="00070E99" w:rsidP="00B1770D">
      <w:pPr>
        <w:pStyle w:val="Style1"/>
        <w:ind w:firstLine="708"/>
        <w:rPr>
          <w:b/>
          <w:bCs/>
        </w:rPr>
      </w:pPr>
      <w:r w:rsidRPr="00070E99">
        <w:lastRenderedPageBreak/>
        <w:t xml:space="preserve">Nous travaillons avec la carte d’expansion </w:t>
      </w:r>
      <w:r w:rsidRPr="00070E99">
        <w:rPr>
          <w:b/>
          <w:bCs/>
        </w:rPr>
        <w:t xml:space="preserve">x-nucleo-ihm01a1 </w:t>
      </w:r>
      <w:r>
        <w:t>basée sur le L6474 D</w:t>
      </w:r>
      <w:r w:rsidRPr="00070E99">
        <w:t xml:space="preserve">river et le moteur pas à pas </w:t>
      </w:r>
      <w:r w:rsidRPr="00070E99">
        <w:rPr>
          <w:b/>
          <w:bCs/>
        </w:rPr>
        <w:t>Nema 17</w:t>
      </w:r>
      <w:r w:rsidRPr="00070E99">
        <w:t>.</w:t>
      </w:r>
    </w:p>
    <w:p w14:paraId="660BCA5A" w14:textId="77777777" w:rsidR="00070E99" w:rsidRPr="00070E99" w:rsidRDefault="00070E99" w:rsidP="00B1770D">
      <w:pPr>
        <w:pStyle w:val="Style1"/>
        <w:ind w:firstLine="708"/>
      </w:pPr>
      <w:r w:rsidRPr="00070E99">
        <w:t xml:space="preserve">La communication entre notre carte et le driver est à travers le protocole </w:t>
      </w:r>
      <w:r w:rsidRPr="00070E99">
        <w:rPr>
          <w:b/>
          <w:bCs/>
        </w:rPr>
        <w:t>SPI</w:t>
      </w:r>
      <w:r w:rsidRPr="00070E99">
        <w:t xml:space="preserve"> 8bit (Serial </w:t>
      </w:r>
      <w:proofErr w:type="spellStart"/>
      <w:r w:rsidRPr="00070E99">
        <w:t>Peripheral</w:t>
      </w:r>
      <w:proofErr w:type="spellEnd"/>
      <w:r w:rsidRPr="00070E99">
        <w:t xml:space="preserve"> Interface) où Le microcontrôleur représente le Master or que le driver est l’esclave.</w:t>
      </w:r>
    </w:p>
    <w:p w14:paraId="6D5EC8A4" w14:textId="77777777" w:rsidR="00070E99" w:rsidRPr="002B4851" w:rsidRDefault="18AFD3F6" w:rsidP="00B1770D">
      <w:pPr>
        <w:pStyle w:val="Style1"/>
        <w:rPr>
          <w:b/>
          <w:bCs/>
        </w:rPr>
      </w:pPr>
      <w:r w:rsidRPr="002B4851">
        <w:t>“</w:t>
      </w:r>
      <w:r w:rsidRPr="002B4851">
        <w:rPr>
          <w:rFonts w:eastAsia="Courier New"/>
        </w:rPr>
        <w:t xml:space="preserve">Une liaison SPI (pour Serial </w:t>
      </w:r>
      <w:proofErr w:type="spellStart"/>
      <w:r w:rsidRPr="002B4851">
        <w:rPr>
          <w:rFonts w:eastAsia="Courier New"/>
        </w:rPr>
        <w:t>Peripheral</w:t>
      </w:r>
      <w:proofErr w:type="spellEnd"/>
      <w:r w:rsidRPr="002B4851">
        <w:rPr>
          <w:rFonts w:eastAsia="Courier New"/>
        </w:rPr>
        <w:t xml:space="preserve"> Interface) est un bus de données série synchrone baptisé ainsi par Motorola, au milieu des années 1980 1qui opère en mode full-duplex. Les circuits communiquent selon un schéma maître-esclave, où le maître contrôle la communication. Plusieurs esclaves peuvent coexister sur un même bus, dans ce cas, la sélection du destinataire se fait par une ligne dédiée entre le maître et l'esclave appelée « Slave Select (SS).</w:t>
      </w:r>
      <w:r w:rsidRPr="002B4851">
        <w:t xml:space="preserve">”, </w:t>
      </w:r>
      <w:r w:rsidRPr="002B4851">
        <w:rPr>
          <w:b/>
          <w:bCs/>
        </w:rPr>
        <w:t>Wikipédia</w:t>
      </w:r>
    </w:p>
    <w:p w14:paraId="684435A2" w14:textId="77777777" w:rsidR="00070E99" w:rsidRPr="00070E99" w:rsidRDefault="00070E99" w:rsidP="00B1770D">
      <w:pPr>
        <w:pStyle w:val="Style1"/>
        <w:ind w:firstLine="708"/>
        <w:rPr>
          <w:rFonts w:eastAsia="Calibri"/>
        </w:rPr>
      </w:pPr>
      <w:r w:rsidRPr="00070E99">
        <w:t xml:space="preserve"> Le L6474 driver admet plusieurs registres qui sont responsable à convertir la commande SPI en une commande analogique du moteur pas à pas. Chaque registre admet une adresse bien déterminée, par exemple le registre </w:t>
      </w:r>
      <w:r w:rsidRPr="00070E99">
        <w:rPr>
          <w:rFonts w:eastAsia="Calibri"/>
          <w:b/>
          <w:bCs/>
        </w:rPr>
        <w:t>STEP_MODE</w:t>
      </w:r>
      <w:r w:rsidRPr="00070E99">
        <w:rPr>
          <w:rFonts w:eastAsia="Calibri"/>
        </w:rPr>
        <w:t xml:space="preserve"> admet l’adresse </w:t>
      </w:r>
      <w:r w:rsidRPr="00070E99">
        <w:rPr>
          <w:rFonts w:eastAsia="Calibri"/>
          <w:b/>
          <w:bCs/>
        </w:rPr>
        <w:t xml:space="preserve">0X16 </w:t>
      </w:r>
      <w:r w:rsidRPr="00070E99">
        <w:rPr>
          <w:rFonts w:eastAsia="Calibri"/>
        </w:rPr>
        <w:t>est responsable à changer le mode du micro-pas (</w:t>
      </w:r>
      <w:proofErr w:type="spellStart"/>
      <w:r w:rsidRPr="00070E99">
        <w:rPr>
          <w:rFonts w:eastAsia="Calibri"/>
          <w:b/>
          <w:bCs/>
        </w:rPr>
        <w:t>Microstepping</w:t>
      </w:r>
      <w:proofErr w:type="spellEnd"/>
      <w:r w:rsidRPr="00070E99">
        <w:rPr>
          <w:rFonts w:eastAsia="Calibri"/>
        </w:rPr>
        <w:t>).</w:t>
      </w:r>
    </w:p>
    <w:p w14:paraId="1BCA8403" w14:textId="77777777" w:rsidR="00070E99" w:rsidRDefault="00070E99" w:rsidP="18AFD3F6">
      <w:pPr>
        <w:rPr>
          <w:rFonts w:asciiTheme="majorBidi" w:hAnsiTheme="majorBidi" w:cstheme="majorBidi"/>
          <w:sz w:val="24"/>
          <w:szCs w:val="24"/>
        </w:rPr>
      </w:pPr>
      <w:r>
        <w:rPr>
          <w:noProof/>
          <w:lang w:eastAsia="fr-FR"/>
        </w:rPr>
        <w:drawing>
          <wp:anchor distT="0" distB="0" distL="114300" distR="114300" simplePos="0" relativeHeight="251708416" behindDoc="0" locked="0" layoutInCell="1" allowOverlap="1" wp14:anchorId="0B641910" wp14:editId="24CFDB6F">
            <wp:simplePos x="0" y="0"/>
            <wp:positionH relativeFrom="column">
              <wp:posOffset>433705</wp:posOffset>
            </wp:positionH>
            <wp:positionV relativeFrom="paragraph">
              <wp:posOffset>56515</wp:posOffset>
            </wp:positionV>
            <wp:extent cx="4572000" cy="3238500"/>
            <wp:effectExtent l="0" t="0" r="0" b="0"/>
            <wp:wrapTopAndBottom/>
            <wp:docPr id="944218957" name="Image 944218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anchor>
        </w:drawing>
      </w:r>
    </w:p>
    <w:p w14:paraId="433719BE" w14:textId="28B4A0D5" w:rsidR="00070E99" w:rsidRDefault="00B55A88" w:rsidP="00070E99">
      <w:pPr>
        <w:rPr>
          <w:rFonts w:asciiTheme="majorBidi" w:hAnsiTheme="majorBidi" w:cstheme="majorBidi"/>
          <w:sz w:val="24"/>
          <w:szCs w:val="24"/>
        </w:rPr>
      </w:pPr>
      <w:r>
        <w:rPr>
          <w:rFonts w:asciiTheme="majorBidi" w:hAnsiTheme="majorBidi" w:cstheme="majorBidi"/>
          <w:sz w:val="24"/>
          <w:szCs w:val="24"/>
        </w:rPr>
        <w:t>//structure du registre STEP_MODE</w:t>
      </w:r>
    </w:p>
    <w:p w14:paraId="33E35FC5" w14:textId="77777777" w:rsidR="00070E99" w:rsidRDefault="00070E99" w:rsidP="00070E99">
      <w:pPr>
        <w:ind w:firstLine="708"/>
        <w:rPr>
          <w:rFonts w:asciiTheme="majorBidi" w:hAnsiTheme="majorBidi" w:cstheme="majorBidi"/>
          <w:sz w:val="24"/>
          <w:szCs w:val="24"/>
        </w:rPr>
      </w:pPr>
      <w:r>
        <w:rPr>
          <w:noProof/>
          <w:lang w:eastAsia="fr-FR"/>
        </w:rPr>
        <w:lastRenderedPageBreak/>
        <w:drawing>
          <wp:anchor distT="0" distB="0" distL="114300" distR="114300" simplePos="0" relativeHeight="251791360" behindDoc="0" locked="0" layoutInCell="1" allowOverlap="1" wp14:anchorId="2AEC6EDA" wp14:editId="36A7BA33">
            <wp:simplePos x="0" y="0"/>
            <wp:positionH relativeFrom="column">
              <wp:posOffset>452755</wp:posOffset>
            </wp:positionH>
            <wp:positionV relativeFrom="paragraph">
              <wp:posOffset>0</wp:posOffset>
            </wp:positionV>
            <wp:extent cx="4572000" cy="3009900"/>
            <wp:effectExtent l="0" t="0" r="0" b="0"/>
            <wp:wrapTopAndBottom/>
            <wp:docPr id="667045946" name="Image 66704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anchor>
        </w:drawing>
      </w:r>
    </w:p>
    <w:p w14:paraId="34DDE8ED" w14:textId="4476FECB" w:rsidR="00070E99" w:rsidRDefault="00B55A88" w:rsidP="00070E99">
      <w:pPr>
        <w:rPr>
          <w:rFonts w:asciiTheme="majorBidi" w:hAnsiTheme="majorBidi" w:cstheme="majorBidi"/>
          <w:sz w:val="24"/>
          <w:szCs w:val="24"/>
        </w:rPr>
      </w:pPr>
      <w:r>
        <w:rPr>
          <w:rFonts w:asciiTheme="majorBidi" w:hAnsiTheme="majorBidi" w:cstheme="majorBidi"/>
          <w:sz w:val="24"/>
          <w:szCs w:val="24"/>
        </w:rPr>
        <w:t xml:space="preserve">//adresse des différents registres </w:t>
      </w:r>
    </w:p>
    <w:p w14:paraId="403D9634" w14:textId="77777777" w:rsidR="00070E99" w:rsidRPr="00070E99" w:rsidRDefault="00070E99" w:rsidP="00B1770D">
      <w:pPr>
        <w:pStyle w:val="Style1"/>
        <w:ind w:firstLine="708"/>
      </w:pPr>
      <w:r w:rsidRPr="00070E99">
        <w:t>La bibliothèque fournit par ST “</w:t>
      </w:r>
      <w:r w:rsidRPr="00070E99">
        <w:rPr>
          <w:b/>
          <w:bCs/>
        </w:rPr>
        <w:t>X-CUBE-SPN1</w:t>
      </w:r>
      <w:r w:rsidRPr="00070E99">
        <w:t>“ peut gérer tous les commandes bas niveau à travers des fonctions prédéfinit qui envoient des trames bien déterminés contenant l’adresse du registre ainsi que le code commande correspondant et des arguments si nécessaire, mais le problème que cette bibliothèque est compatible qu’avec les Nucléo F4, F3, F0, L0.</w:t>
      </w:r>
    </w:p>
    <w:p w14:paraId="15B81505" w14:textId="77777777" w:rsidR="00070E99" w:rsidRPr="00070E99" w:rsidRDefault="00070E99" w:rsidP="00B1770D">
      <w:pPr>
        <w:pStyle w:val="Style1"/>
        <w:ind w:firstLine="708"/>
      </w:pPr>
      <w:r w:rsidRPr="00070E99">
        <w:t xml:space="preserve">Dans ce cas, la première étape était d’adapté les fichiers “.h” (header files) avec notre carte (OpenH7). Les </w:t>
      </w:r>
      <w:proofErr w:type="spellStart"/>
      <w:r w:rsidRPr="00070E99">
        <w:t>timers</w:t>
      </w:r>
      <w:proofErr w:type="spellEnd"/>
      <w:r w:rsidRPr="00070E99">
        <w:t xml:space="preserve"> et leurs channels, les brochages des pins SPI (MISO – MOSI – CLK – NSS(CS)), le pin de flags ainsi que de la remise à zéro, tous été modifiés …</w:t>
      </w:r>
    </w:p>
    <w:p w14:paraId="520B2945" w14:textId="77777777" w:rsidR="00070E99" w:rsidRPr="00070E99" w:rsidRDefault="00070E99" w:rsidP="00B1770D">
      <w:pPr>
        <w:pStyle w:val="Style1"/>
        <w:ind w:firstLine="708"/>
      </w:pPr>
      <w:r w:rsidRPr="00070E99">
        <w:t>Pour l’initialisation du driver on pourrait choisir entre utiliser le fichier des valeurs par défaut des registres “</w:t>
      </w:r>
      <w:r w:rsidRPr="00070E99">
        <w:rPr>
          <w:b/>
          <w:bCs/>
        </w:rPr>
        <w:t>l6474_target_config.h</w:t>
      </w:r>
      <w:r w:rsidRPr="00070E99">
        <w:t>”, ou bien de déclarer une variable de type Structure C “</w:t>
      </w:r>
      <w:r w:rsidRPr="00070E99">
        <w:rPr>
          <w:b/>
          <w:bCs/>
        </w:rPr>
        <w:t>L6474_Init_t</w:t>
      </w:r>
      <w:r w:rsidRPr="00070E99">
        <w:t xml:space="preserve">” où on spécifie tous les paramètres à initialiser comme la vitesse du moteur maximale et minimale (pas/s), l’accélération et la décélération (pas/s^2), les paramètres relatifs au courant, les alarmes...            </w:t>
      </w:r>
    </w:p>
    <w:p w14:paraId="113B2EB6" w14:textId="77777777" w:rsidR="00070E99" w:rsidRPr="00070E99" w:rsidRDefault="00070E99" w:rsidP="00B1770D">
      <w:pPr>
        <w:pStyle w:val="Style1"/>
        <w:ind w:firstLine="708"/>
      </w:pPr>
      <w:r w:rsidRPr="00070E99">
        <w:t>Dans notre cas nous avons modifié le fichier des paramètres par défaut selon nos besoins.</w:t>
      </w:r>
    </w:p>
    <w:p w14:paraId="267BAC26" w14:textId="38995AB7" w:rsidR="00070E99" w:rsidRDefault="00070E99" w:rsidP="00070E99">
      <w:pPr>
        <w:rPr>
          <w:rFonts w:asciiTheme="majorBidi" w:hAnsiTheme="majorBidi" w:cstheme="majorBidi"/>
          <w:sz w:val="24"/>
          <w:szCs w:val="24"/>
        </w:rPr>
      </w:pPr>
    </w:p>
    <w:p w14:paraId="7187F1D6" w14:textId="02363D1A" w:rsidR="00070E99" w:rsidRDefault="00070E99" w:rsidP="18AFD3F6">
      <w:pPr>
        <w:rPr>
          <w:rFonts w:asciiTheme="majorBidi" w:hAnsiTheme="majorBidi" w:cstheme="majorBidi"/>
          <w:sz w:val="24"/>
          <w:szCs w:val="24"/>
        </w:rPr>
      </w:pPr>
    </w:p>
    <w:p w14:paraId="07559C40" w14:textId="50CCCE69" w:rsidR="00070E99" w:rsidRDefault="00B1770D" w:rsidP="00070E99">
      <w:pPr>
        <w:rPr>
          <w:rFonts w:asciiTheme="majorBidi" w:hAnsiTheme="majorBidi" w:cstheme="majorBidi"/>
          <w:sz w:val="24"/>
          <w:szCs w:val="24"/>
        </w:rPr>
      </w:pPr>
      <w:r>
        <w:rPr>
          <w:noProof/>
          <w:lang w:eastAsia="fr-FR"/>
        </w:rPr>
        <w:lastRenderedPageBreak/>
        <w:drawing>
          <wp:anchor distT="0" distB="0" distL="114300" distR="114300" simplePos="0" relativeHeight="251709440" behindDoc="0" locked="0" layoutInCell="1" allowOverlap="1" wp14:anchorId="0C707980" wp14:editId="4B721617">
            <wp:simplePos x="0" y="0"/>
            <wp:positionH relativeFrom="margin">
              <wp:align>center</wp:align>
            </wp:positionH>
            <wp:positionV relativeFrom="paragraph">
              <wp:posOffset>-13970</wp:posOffset>
            </wp:positionV>
            <wp:extent cx="5282547" cy="3422650"/>
            <wp:effectExtent l="0" t="0" r="0" b="6350"/>
            <wp:wrapTopAndBottom/>
            <wp:docPr id="1161001152" name="Image 116100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282547" cy="3422650"/>
                    </a:xfrm>
                    <a:prstGeom prst="rect">
                      <a:avLst/>
                    </a:prstGeom>
                  </pic:spPr>
                </pic:pic>
              </a:graphicData>
            </a:graphic>
            <wp14:sizeRelH relativeFrom="margin">
              <wp14:pctWidth>0</wp14:pctWidth>
            </wp14:sizeRelH>
            <wp14:sizeRelV relativeFrom="margin">
              <wp14:pctHeight>0</wp14:pctHeight>
            </wp14:sizeRelV>
          </wp:anchor>
        </w:drawing>
      </w:r>
      <w:r w:rsidR="00B55A88">
        <w:rPr>
          <w:rFonts w:asciiTheme="majorBidi" w:hAnsiTheme="majorBidi" w:cstheme="majorBidi"/>
          <w:sz w:val="24"/>
          <w:szCs w:val="24"/>
        </w:rPr>
        <w:t>//fichier de paramètre par défauts</w:t>
      </w:r>
    </w:p>
    <w:p w14:paraId="57818826" w14:textId="498D1E91" w:rsidR="00B1770D" w:rsidRDefault="00B1770D" w:rsidP="00070E99">
      <w:pPr>
        <w:rPr>
          <w:rFonts w:asciiTheme="majorBidi" w:hAnsiTheme="majorBidi" w:cstheme="majorBidi"/>
          <w:sz w:val="24"/>
          <w:szCs w:val="24"/>
        </w:rPr>
      </w:pPr>
    </w:p>
    <w:p w14:paraId="1F50EC4E" w14:textId="45DA6DA1" w:rsidR="00B1770D" w:rsidRDefault="00B1770D" w:rsidP="00070E99">
      <w:pPr>
        <w:rPr>
          <w:rFonts w:asciiTheme="majorBidi" w:hAnsiTheme="majorBidi" w:cstheme="majorBidi"/>
          <w:sz w:val="24"/>
          <w:szCs w:val="24"/>
        </w:rPr>
      </w:pPr>
      <w:r>
        <w:rPr>
          <w:noProof/>
          <w:lang w:eastAsia="fr-FR"/>
        </w:rPr>
        <w:drawing>
          <wp:anchor distT="0" distB="0" distL="114300" distR="114300" simplePos="0" relativeHeight="251752448" behindDoc="0" locked="0" layoutInCell="1" allowOverlap="1" wp14:anchorId="4083E419" wp14:editId="71CC4CF3">
            <wp:simplePos x="0" y="0"/>
            <wp:positionH relativeFrom="column">
              <wp:posOffset>386080</wp:posOffset>
            </wp:positionH>
            <wp:positionV relativeFrom="paragraph">
              <wp:posOffset>52070</wp:posOffset>
            </wp:positionV>
            <wp:extent cx="4632325" cy="2701290"/>
            <wp:effectExtent l="0" t="0" r="0" b="3810"/>
            <wp:wrapTopAndBottom/>
            <wp:docPr id="1054376960" name="Image 105437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632325" cy="2701290"/>
                    </a:xfrm>
                    <a:prstGeom prst="rect">
                      <a:avLst/>
                    </a:prstGeom>
                  </pic:spPr>
                </pic:pic>
              </a:graphicData>
            </a:graphic>
          </wp:anchor>
        </w:drawing>
      </w:r>
    </w:p>
    <w:p w14:paraId="1D10FEB1" w14:textId="634CF72F" w:rsidR="00070E99" w:rsidRDefault="00545FBE" w:rsidP="00B55A88">
      <w:pPr>
        <w:tabs>
          <w:tab w:val="left" w:pos="2983"/>
        </w:tabs>
        <w:rPr>
          <w:rFonts w:asciiTheme="majorBidi" w:hAnsiTheme="majorBidi" w:cstheme="majorBidi"/>
          <w:sz w:val="24"/>
          <w:szCs w:val="24"/>
        </w:rPr>
      </w:pPr>
      <w:r>
        <w:rPr>
          <w:rFonts w:asciiTheme="majorBidi" w:hAnsiTheme="majorBidi" w:cstheme="majorBidi"/>
          <w:sz w:val="24"/>
          <w:szCs w:val="24"/>
        </w:rPr>
        <w:t>// structure C L6474_Init_t</w:t>
      </w:r>
    </w:p>
    <w:p w14:paraId="30078912" w14:textId="77777777" w:rsidR="00070E99" w:rsidRPr="00070E99" w:rsidRDefault="00070E99" w:rsidP="00B1770D">
      <w:pPr>
        <w:pStyle w:val="Style1"/>
        <w:ind w:firstLine="708"/>
      </w:pPr>
      <w:r w:rsidRPr="00070E99">
        <w:t>Pour avoir une vitesse constante toute au long de l’opération de l’injection, l’accélération et la décélération sont initialisés à 1 (sans accélération / décélération).</w:t>
      </w:r>
    </w:p>
    <w:p w14:paraId="2C2236EE" w14:textId="77777777" w:rsidR="00070E99" w:rsidRDefault="00070E99" w:rsidP="00B1770D">
      <w:pPr>
        <w:pStyle w:val="Style1"/>
        <w:ind w:firstLine="708"/>
      </w:pPr>
      <w:r w:rsidRPr="00070E99">
        <w:t>La vitesse maximale et minimale va être modifié dans le code selon le débit d’injection à l‘aide des fonctions</w:t>
      </w:r>
    </w:p>
    <w:p w14:paraId="37A21590" w14:textId="77777777" w:rsidR="00070E99" w:rsidRPr="00070E99" w:rsidRDefault="00070E99" w:rsidP="00070E99">
      <w:pPr>
        <w:rPr>
          <w:rFonts w:asciiTheme="majorBidi" w:hAnsiTheme="majorBidi" w:cstheme="majorBidi"/>
          <w:sz w:val="24"/>
          <w:szCs w:val="24"/>
        </w:rPr>
      </w:pPr>
      <w:r>
        <w:rPr>
          <w:rFonts w:asciiTheme="majorBidi" w:hAnsiTheme="majorBidi" w:cstheme="majorBidi"/>
          <w:noProof/>
          <w:sz w:val="24"/>
          <w:szCs w:val="24"/>
          <w:lang w:eastAsia="fr-FR"/>
        </w:rPr>
        <mc:AlternateContent>
          <mc:Choice Requires="wps">
            <w:drawing>
              <wp:anchor distT="0" distB="0" distL="114300" distR="114300" simplePos="0" relativeHeight="251710464" behindDoc="0" locked="0" layoutInCell="1" allowOverlap="1" wp14:anchorId="184FB32B" wp14:editId="44993696">
                <wp:simplePos x="0" y="0"/>
                <wp:positionH relativeFrom="margin">
                  <wp:align>center</wp:align>
                </wp:positionH>
                <wp:positionV relativeFrom="paragraph">
                  <wp:posOffset>132987</wp:posOffset>
                </wp:positionV>
                <wp:extent cx="5584371" cy="664028"/>
                <wp:effectExtent l="0" t="0" r="16510" b="22225"/>
                <wp:wrapNone/>
                <wp:docPr id="29" name="Zone de texte 29"/>
                <wp:cNvGraphicFramePr/>
                <a:graphic xmlns:a="http://schemas.openxmlformats.org/drawingml/2006/main">
                  <a:graphicData uri="http://schemas.microsoft.com/office/word/2010/wordprocessingShape">
                    <wps:wsp>
                      <wps:cNvSpPr txBox="1"/>
                      <wps:spPr>
                        <a:xfrm>
                          <a:off x="0" y="0"/>
                          <a:ext cx="5584371" cy="664028"/>
                        </a:xfrm>
                        <a:prstGeom prst="rect">
                          <a:avLst/>
                        </a:prstGeom>
                        <a:ln w="19050"/>
                      </wps:spPr>
                      <wps:style>
                        <a:lnRef idx="2">
                          <a:schemeClr val="accent5"/>
                        </a:lnRef>
                        <a:fillRef idx="1">
                          <a:schemeClr val="lt1"/>
                        </a:fillRef>
                        <a:effectRef idx="0">
                          <a:schemeClr val="accent5"/>
                        </a:effectRef>
                        <a:fontRef idx="minor">
                          <a:schemeClr val="dk1"/>
                        </a:fontRef>
                      </wps:style>
                      <wps:txbx>
                        <w:txbxContent>
                          <w:p w14:paraId="7B07D4AF" w14:textId="77777777" w:rsidR="00C36EB8" w:rsidRDefault="00C36EB8" w:rsidP="00070E99">
                            <w:pPr>
                              <w:rPr>
                                <w:rFonts w:ascii="Courier New" w:eastAsia="Courier New" w:hAnsi="Courier New" w:cs="Courier New"/>
                                <w:b/>
                                <w:bCs/>
                                <w:sz w:val="20"/>
                                <w:szCs w:val="20"/>
                              </w:rPr>
                            </w:pPr>
                            <w:r w:rsidRPr="55C88689">
                              <w:rPr>
                                <w:rFonts w:ascii="Courier New" w:eastAsia="Courier New" w:hAnsi="Courier New" w:cs="Courier New"/>
                                <w:b/>
                                <w:bCs/>
                                <w:sz w:val="20"/>
                                <w:szCs w:val="20"/>
                              </w:rPr>
                              <w:t xml:space="preserve">“uint16_t L6474_SetMaxSpeed(uint8_t </w:t>
                            </w:r>
                            <w:proofErr w:type="spellStart"/>
                            <w:r w:rsidRPr="55C88689">
                              <w:rPr>
                                <w:rFonts w:ascii="Courier New" w:eastAsia="Courier New" w:hAnsi="Courier New" w:cs="Courier New"/>
                                <w:b/>
                                <w:bCs/>
                                <w:sz w:val="20"/>
                                <w:szCs w:val="20"/>
                              </w:rPr>
                              <w:t>deviceId</w:t>
                            </w:r>
                            <w:proofErr w:type="spellEnd"/>
                            <w:r w:rsidRPr="55C88689">
                              <w:rPr>
                                <w:rFonts w:ascii="Courier New" w:eastAsia="Courier New" w:hAnsi="Courier New" w:cs="Courier New"/>
                                <w:b/>
                                <w:bCs/>
                                <w:sz w:val="20"/>
                                <w:szCs w:val="20"/>
                              </w:rPr>
                              <w:t xml:space="preserve">, uint16_t </w:t>
                            </w:r>
                            <w:proofErr w:type="spellStart"/>
                            <w:r w:rsidRPr="55C88689">
                              <w:rPr>
                                <w:rFonts w:ascii="Courier New" w:eastAsia="Courier New" w:hAnsi="Courier New" w:cs="Courier New"/>
                                <w:b/>
                                <w:bCs/>
                                <w:sz w:val="20"/>
                                <w:szCs w:val="20"/>
                              </w:rPr>
                              <w:t>newMaxSpeed</w:t>
                            </w:r>
                            <w:proofErr w:type="spellEnd"/>
                            <w:r w:rsidRPr="55C88689">
                              <w:rPr>
                                <w:rFonts w:ascii="Courier New" w:eastAsia="Courier New" w:hAnsi="Courier New" w:cs="Courier New"/>
                                <w:b/>
                                <w:bCs/>
                                <w:sz w:val="20"/>
                                <w:szCs w:val="20"/>
                              </w:rPr>
                              <w:t xml:space="preserve">)” </w:t>
                            </w:r>
                          </w:p>
                          <w:p w14:paraId="7677256C" w14:textId="77777777" w:rsidR="00C36EB8" w:rsidRDefault="00C36EB8" w:rsidP="00070E99">
                            <w:pPr>
                              <w:rPr>
                                <w:rFonts w:ascii="Courier New" w:eastAsia="Courier New" w:hAnsi="Courier New" w:cs="Courier New"/>
                                <w:b/>
                                <w:bCs/>
                                <w:sz w:val="20"/>
                                <w:szCs w:val="20"/>
                              </w:rPr>
                            </w:pPr>
                            <w:r w:rsidRPr="55C88689">
                              <w:rPr>
                                <w:rFonts w:ascii="Courier New" w:eastAsia="Courier New" w:hAnsi="Courier New" w:cs="Courier New"/>
                                <w:b/>
                                <w:bCs/>
                                <w:sz w:val="20"/>
                                <w:szCs w:val="20"/>
                              </w:rPr>
                              <w:t xml:space="preserve">“uint16_t L6474_SetMinSpeed(uint8_t </w:t>
                            </w:r>
                            <w:proofErr w:type="spellStart"/>
                            <w:r w:rsidRPr="55C88689">
                              <w:rPr>
                                <w:rFonts w:ascii="Courier New" w:eastAsia="Courier New" w:hAnsi="Courier New" w:cs="Courier New"/>
                                <w:b/>
                                <w:bCs/>
                                <w:sz w:val="20"/>
                                <w:szCs w:val="20"/>
                              </w:rPr>
                              <w:t>deviceId</w:t>
                            </w:r>
                            <w:proofErr w:type="spellEnd"/>
                            <w:r w:rsidRPr="55C88689">
                              <w:rPr>
                                <w:rFonts w:ascii="Courier New" w:eastAsia="Courier New" w:hAnsi="Courier New" w:cs="Courier New"/>
                                <w:b/>
                                <w:bCs/>
                                <w:sz w:val="20"/>
                                <w:szCs w:val="20"/>
                              </w:rPr>
                              <w:t xml:space="preserve">, uint16_t </w:t>
                            </w:r>
                            <w:proofErr w:type="spellStart"/>
                            <w:r w:rsidRPr="55C88689">
                              <w:rPr>
                                <w:rFonts w:ascii="Courier New" w:eastAsia="Courier New" w:hAnsi="Courier New" w:cs="Courier New"/>
                                <w:b/>
                                <w:bCs/>
                                <w:sz w:val="20"/>
                                <w:szCs w:val="20"/>
                              </w:rPr>
                              <w:t>newMinSpeed</w:t>
                            </w:r>
                            <w:proofErr w:type="spellEnd"/>
                            <w:r w:rsidRPr="55C88689">
                              <w:rPr>
                                <w:rFonts w:ascii="Courier New" w:eastAsia="Courier New" w:hAnsi="Courier New" w:cs="Courier New"/>
                                <w:b/>
                                <w:bCs/>
                                <w:sz w:val="20"/>
                                <w:szCs w:val="20"/>
                              </w:rPr>
                              <w:t>)”</w:t>
                            </w:r>
                          </w:p>
                          <w:p w14:paraId="53E39725" w14:textId="77777777" w:rsidR="00C36EB8" w:rsidRDefault="00C36E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FB32B" id="Zone de texte 29" o:spid="_x0000_s1047" type="#_x0000_t202" style="position:absolute;margin-left:0;margin-top:10.45pt;width:439.7pt;height:52.3pt;z-index:2517104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" fillcolor="white [3201]" strokecolor="#4472c4 [3208]" strokeweight="1.5pt">
                <v:textbox>
                  <w:txbxContent>
                    <w:p w14:paraId="7B07D4AF" w14:textId="77777777" w:rsidR="00C36EB8" w:rsidRDefault="00C36EB8" w:rsidP="00070E99">
                      <w:pPr>
                        <w:rPr>
                          <w:rFonts w:ascii="Courier New" w:eastAsia="Courier New" w:hAnsi="Courier New" w:cs="Courier New"/>
                          <w:b/>
                          <w:bCs/>
                          <w:sz w:val="20"/>
                          <w:szCs w:val="20"/>
                        </w:rPr>
                      </w:pPr>
                      <w:r w:rsidRPr="55C88689">
                        <w:rPr>
                          <w:rFonts w:ascii="Courier New" w:eastAsia="Courier New" w:hAnsi="Courier New" w:cs="Courier New"/>
                          <w:b/>
                          <w:bCs/>
                          <w:sz w:val="20"/>
                          <w:szCs w:val="20"/>
                        </w:rPr>
                        <w:t xml:space="preserve">“uint16_t L6474_SetMaxSpeed(uint8_t </w:t>
                      </w:r>
                      <w:proofErr w:type="spellStart"/>
                      <w:r w:rsidRPr="55C88689">
                        <w:rPr>
                          <w:rFonts w:ascii="Courier New" w:eastAsia="Courier New" w:hAnsi="Courier New" w:cs="Courier New"/>
                          <w:b/>
                          <w:bCs/>
                          <w:sz w:val="20"/>
                          <w:szCs w:val="20"/>
                        </w:rPr>
                        <w:t>deviceId</w:t>
                      </w:r>
                      <w:proofErr w:type="spellEnd"/>
                      <w:r w:rsidRPr="55C88689">
                        <w:rPr>
                          <w:rFonts w:ascii="Courier New" w:eastAsia="Courier New" w:hAnsi="Courier New" w:cs="Courier New"/>
                          <w:b/>
                          <w:bCs/>
                          <w:sz w:val="20"/>
                          <w:szCs w:val="20"/>
                        </w:rPr>
                        <w:t xml:space="preserve">, uint16_t </w:t>
                      </w:r>
                      <w:proofErr w:type="spellStart"/>
                      <w:r w:rsidRPr="55C88689">
                        <w:rPr>
                          <w:rFonts w:ascii="Courier New" w:eastAsia="Courier New" w:hAnsi="Courier New" w:cs="Courier New"/>
                          <w:b/>
                          <w:bCs/>
                          <w:sz w:val="20"/>
                          <w:szCs w:val="20"/>
                        </w:rPr>
                        <w:t>newMaxSpeed</w:t>
                      </w:r>
                      <w:proofErr w:type="spellEnd"/>
                      <w:r w:rsidRPr="55C88689">
                        <w:rPr>
                          <w:rFonts w:ascii="Courier New" w:eastAsia="Courier New" w:hAnsi="Courier New" w:cs="Courier New"/>
                          <w:b/>
                          <w:bCs/>
                          <w:sz w:val="20"/>
                          <w:szCs w:val="20"/>
                        </w:rPr>
                        <w:t xml:space="preserve">)” </w:t>
                      </w:r>
                    </w:p>
                    <w:p w14:paraId="7677256C" w14:textId="77777777" w:rsidR="00C36EB8" w:rsidRDefault="00C36EB8" w:rsidP="00070E99">
                      <w:pPr>
                        <w:rPr>
                          <w:rFonts w:ascii="Courier New" w:eastAsia="Courier New" w:hAnsi="Courier New" w:cs="Courier New"/>
                          <w:b/>
                          <w:bCs/>
                          <w:sz w:val="20"/>
                          <w:szCs w:val="20"/>
                        </w:rPr>
                      </w:pPr>
                      <w:r w:rsidRPr="55C88689">
                        <w:rPr>
                          <w:rFonts w:ascii="Courier New" w:eastAsia="Courier New" w:hAnsi="Courier New" w:cs="Courier New"/>
                          <w:b/>
                          <w:bCs/>
                          <w:sz w:val="20"/>
                          <w:szCs w:val="20"/>
                        </w:rPr>
                        <w:t xml:space="preserve">“uint16_t L6474_SetMinSpeed(uint8_t </w:t>
                      </w:r>
                      <w:proofErr w:type="spellStart"/>
                      <w:r w:rsidRPr="55C88689">
                        <w:rPr>
                          <w:rFonts w:ascii="Courier New" w:eastAsia="Courier New" w:hAnsi="Courier New" w:cs="Courier New"/>
                          <w:b/>
                          <w:bCs/>
                          <w:sz w:val="20"/>
                          <w:szCs w:val="20"/>
                        </w:rPr>
                        <w:t>deviceId</w:t>
                      </w:r>
                      <w:proofErr w:type="spellEnd"/>
                      <w:r w:rsidRPr="55C88689">
                        <w:rPr>
                          <w:rFonts w:ascii="Courier New" w:eastAsia="Courier New" w:hAnsi="Courier New" w:cs="Courier New"/>
                          <w:b/>
                          <w:bCs/>
                          <w:sz w:val="20"/>
                          <w:szCs w:val="20"/>
                        </w:rPr>
                        <w:t xml:space="preserve">, uint16_t </w:t>
                      </w:r>
                      <w:proofErr w:type="spellStart"/>
                      <w:r w:rsidRPr="55C88689">
                        <w:rPr>
                          <w:rFonts w:ascii="Courier New" w:eastAsia="Courier New" w:hAnsi="Courier New" w:cs="Courier New"/>
                          <w:b/>
                          <w:bCs/>
                          <w:sz w:val="20"/>
                          <w:szCs w:val="20"/>
                        </w:rPr>
                        <w:t>newMinSpeed</w:t>
                      </w:r>
                      <w:proofErr w:type="spellEnd"/>
                      <w:r w:rsidRPr="55C88689">
                        <w:rPr>
                          <w:rFonts w:ascii="Courier New" w:eastAsia="Courier New" w:hAnsi="Courier New" w:cs="Courier New"/>
                          <w:b/>
                          <w:bCs/>
                          <w:sz w:val="20"/>
                          <w:szCs w:val="20"/>
                        </w:rPr>
                        <w:t>)”</w:t>
                      </w:r>
                    </w:p>
                    <w:p w14:paraId="53E39725" w14:textId="77777777" w:rsidR="00C36EB8" w:rsidRDefault="00C36EB8"/>
                  </w:txbxContent>
                </v:textbox>
                <w10:wrap anchorx="margin"/>
              </v:shape>
            </w:pict>
          </mc:Fallback>
        </mc:AlternateContent>
      </w:r>
    </w:p>
    <w:p w14:paraId="60220BA1" w14:textId="77777777" w:rsidR="00070E99" w:rsidRDefault="00070E99" w:rsidP="00070E99">
      <w:pPr>
        <w:ind w:firstLine="708"/>
        <w:rPr>
          <w:rFonts w:asciiTheme="majorBidi" w:hAnsiTheme="majorBidi" w:cstheme="majorBidi"/>
          <w:sz w:val="24"/>
          <w:szCs w:val="24"/>
        </w:rPr>
      </w:pPr>
    </w:p>
    <w:p w14:paraId="152502EC" w14:textId="77777777" w:rsidR="00070E99" w:rsidRPr="00070E99" w:rsidRDefault="00070E99" w:rsidP="00070E99">
      <w:pPr>
        <w:rPr>
          <w:rFonts w:asciiTheme="majorBidi" w:hAnsiTheme="majorBidi" w:cstheme="majorBidi"/>
          <w:sz w:val="24"/>
          <w:szCs w:val="24"/>
        </w:rPr>
      </w:pPr>
    </w:p>
    <w:p w14:paraId="47EDCCA2" w14:textId="77777777" w:rsidR="00070E99" w:rsidRDefault="00070E99" w:rsidP="18AFD3F6">
      <w:pPr>
        <w:rPr>
          <w:rFonts w:asciiTheme="majorBidi" w:hAnsiTheme="majorBidi" w:cstheme="majorBidi"/>
          <w:sz w:val="24"/>
          <w:szCs w:val="24"/>
        </w:rPr>
      </w:pPr>
      <w:r>
        <w:rPr>
          <w:noProof/>
          <w:lang w:eastAsia="fr-FR"/>
        </w:rPr>
        <w:drawing>
          <wp:anchor distT="0" distB="0" distL="114300" distR="114300" simplePos="0" relativeHeight="251792384" behindDoc="0" locked="0" layoutInCell="1" allowOverlap="1" wp14:anchorId="44CFFAA6" wp14:editId="671275B2">
            <wp:simplePos x="0" y="0"/>
            <wp:positionH relativeFrom="column">
              <wp:posOffset>-4445</wp:posOffset>
            </wp:positionH>
            <wp:positionV relativeFrom="paragraph">
              <wp:posOffset>4445</wp:posOffset>
            </wp:positionV>
            <wp:extent cx="4764860" cy="3771998"/>
            <wp:effectExtent l="0" t="0" r="0" b="0"/>
            <wp:wrapTopAndBottom/>
            <wp:docPr id="30807426" name="Image 30807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807426"/>
                    <pic:cNvPicPr/>
                  </pic:nvPicPr>
                  <pic:blipFill>
                    <a:blip r:embed="rId77">
                      <a:extLst>
                        <a:ext uri="{28A0092B-C50C-407E-A947-70E740481C1C}">
                          <a14:useLocalDpi xmlns:a14="http://schemas.microsoft.com/office/drawing/2010/main" val="0"/>
                        </a:ext>
                      </a:extLst>
                    </a:blip>
                    <a:stretch>
                      <a:fillRect/>
                    </a:stretch>
                  </pic:blipFill>
                  <pic:spPr>
                    <a:xfrm>
                      <a:off x="0" y="0"/>
                      <a:ext cx="4764860" cy="3771998"/>
                    </a:xfrm>
                    <a:prstGeom prst="rect">
                      <a:avLst/>
                    </a:prstGeom>
                  </pic:spPr>
                </pic:pic>
              </a:graphicData>
            </a:graphic>
          </wp:anchor>
        </w:drawing>
      </w:r>
    </w:p>
    <w:p w14:paraId="08D045D6" w14:textId="26411885" w:rsidR="00070E99" w:rsidRDefault="00545FBE" w:rsidP="00070E99">
      <w:pPr>
        <w:tabs>
          <w:tab w:val="left" w:pos="943"/>
        </w:tabs>
        <w:rPr>
          <w:rFonts w:asciiTheme="majorBidi" w:hAnsiTheme="majorBidi" w:cstheme="majorBidi"/>
          <w:sz w:val="24"/>
          <w:szCs w:val="24"/>
        </w:rPr>
      </w:pPr>
      <w:r>
        <w:rPr>
          <w:rFonts w:asciiTheme="majorBidi" w:hAnsiTheme="majorBidi" w:cstheme="majorBidi"/>
          <w:sz w:val="24"/>
          <w:szCs w:val="24"/>
        </w:rPr>
        <w:t>// les fonctions pour commander le moteur</w:t>
      </w:r>
    </w:p>
    <w:p w14:paraId="3913D432" w14:textId="77777777" w:rsidR="00070E99" w:rsidRDefault="0C492962" w:rsidP="00625905">
      <w:pPr>
        <w:pStyle w:val="Titre3"/>
        <w:numPr>
          <w:ilvl w:val="1"/>
          <w:numId w:val="14"/>
        </w:numPr>
        <w:rPr>
          <w:rFonts w:asciiTheme="majorBidi" w:hAnsiTheme="majorBidi"/>
          <w:b/>
          <w:bCs/>
          <w:color w:val="auto"/>
          <w:sz w:val="32"/>
          <w:szCs w:val="32"/>
        </w:rPr>
      </w:pPr>
      <w:bookmarkStart w:id="67" w:name="_Toc104480461"/>
      <w:r w:rsidRPr="0C492962">
        <w:rPr>
          <w:rFonts w:asciiTheme="majorBidi" w:hAnsiTheme="majorBidi"/>
          <w:b/>
          <w:bCs/>
          <w:color w:val="auto"/>
          <w:sz w:val="32"/>
          <w:szCs w:val="32"/>
        </w:rPr>
        <w:t>Interruptions</w:t>
      </w:r>
      <w:bookmarkEnd w:id="67"/>
      <w:r w:rsidRPr="0C492962">
        <w:rPr>
          <w:rFonts w:asciiTheme="majorBidi" w:hAnsiTheme="majorBidi"/>
          <w:b/>
          <w:bCs/>
          <w:color w:val="auto"/>
          <w:sz w:val="32"/>
          <w:szCs w:val="32"/>
        </w:rPr>
        <w:t xml:space="preserve"> </w:t>
      </w:r>
    </w:p>
    <w:p w14:paraId="48C05782" w14:textId="3668DD42" w:rsidR="00070E99" w:rsidRPr="00070E99" w:rsidRDefault="00B1770D" w:rsidP="00B1770D">
      <w:pPr>
        <w:pStyle w:val="Style1"/>
      </w:pPr>
      <w:r>
        <w:t xml:space="preserve">      </w:t>
      </w:r>
      <w:r w:rsidR="00070E99" w:rsidRPr="00070E99">
        <w:t xml:space="preserve">Le L6474 contient Un ensemble très riche de protections (thermique, faible tension de bus, surintensité …)  On peut détecter ces irrégularités à travers le registre </w:t>
      </w:r>
      <w:r w:rsidR="00070E99" w:rsidRPr="00070E99">
        <w:rPr>
          <w:rFonts w:eastAsia="Calibri"/>
        </w:rPr>
        <w:t>STATUS</w:t>
      </w:r>
      <w:r w:rsidR="00070E99" w:rsidRPr="00070E99">
        <w:t xml:space="preserve"> qui contient des flags indiquant l’état du driver.</w:t>
      </w:r>
    </w:p>
    <w:p w14:paraId="15E9EBCC" w14:textId="77777777" w:rsidR="00070E99" w:rsidRPr="00070E99" w:rsidRDefault="00070E99" w:rsidP="00070E99">
      <w:r>
        <w:rPr>
          <w:noProof/>
          <w:lang w:eastAsia="fr-FR"/>
        </w:rPr>
        <w:drawing>
          <wp:anchor distT="0" distB="0" distL="114300" distR="114300" simplePos="0" relativeHeight="251712512" behindDoc="1" locked="0" layoutInCell="1" allowOverlap="1" wp14:anchorId="29F57C7A" wp14:editId="50ED0DD1">
            <wp:simplePos x="0" y="0"/>
            <wp:positionH relativeFrom="margin">
              <wp:align>center</wp:align>
            </wp:positionH>
            <wp:positionV relativeFrom="paragraph">
              <wp:posOffset>61595</wp:posOffset>
            </wp:positionV>
            <wp:extent cx="4572000" cy="2028825"/>
            <wp:effectExtent l="0" t="0" r="0" b="9525"/>
            <wp:wrapTopAndBottom/>
            <wp:docPr id="964987288" name="Image 96498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anchor>
        </w:drawing>
      </w:r>
    </w:p>
    <w:p w14:paraId="24C00375" w14:textId="6656FB7B" w:rsidR="00070E99" w:rsidRDefault="00545FBE" w:rsidP="00545FBE">
      <w:pPr>
        <w:tabs>
          <w:tab w:val="left" w:pos="943"/>
        </w:tabs>
        <w:rPr>
          <w:rFonts w:asciiTheme="majorBidi" w:hAnsiTheme="majorBidi" w:cstheme="majorBidi"/>
          <w:sz w:val="24"/>
          <w:szCs w:val="24"/>
        </w:rPr>
      </w:pPr>
      <w:r>
        <w:rPr>
          <w:rFonts w:asciiTheme="majorBidi" w:hAnsiTheme="majorBidi" w:cstheme="majorBidi"/>
          <w:sz w:val="24"/>
          <w:szCs w:val="24"/>
        </w:rPr>
        <w:t>// structure du registre STATUS</w:t>
      </w:r>
    </w:p>
    <w:p w14:paraId="7551585F" w14:textId="1753EA84" w:rsidR="00E800AC" w:rsidRDefault="00070E99" w:rsidP="00B1770D">
      <w:pPr>
        <w:pStyle w:val="Style1"/>
        <w:ind w:firstLine="708"/>
        <w:rPr>
          <w:b/>
          <w:bCs/>
        </w:rPr>
      </w:pPr>
      <w:r w:rsidRPr="00070E99">
        <w:lastRenderedPageBreak/>
        <w:t xml:space="preserve">Lors de l’initialisation on définit une limite pour chaque grandeur, si elle est dépassée une interruption est lancée dans notre programme, elle dispose toujours la priorité maximale. En cas d’interruption, une alarme est activée en fonction de l’état du driver. Pour le moment les alarme s’agissent des </w:t>
      </w:r>
      <w:proofErr w:type="spellStart"/>
      <w:r w:rsidRPr="00070E99">
        <w:t>toggles</w:t>
      </w:r>
      <w:proofErr w:type="spellEnd"/>
      <w:r w:rsidRPr="00070E99">
        <w:t xml:space="preserve"> </w:t>
      </w:r>
      <w:proofErr w:type="spellStart"/>
      <w:r w:rsidRPr="00070E99">
        <w:t>Led</w:t>
      </w:r>
      <w:proofErr w:type="spellEnd"/>
      <w:r w:rsidRPr="00070E99">
        <w:t xml:space="preserve"> et une notification dans l’application mobile. Nous allons les modifiés aux furs et à mesure avec des alarmes sonores selon les exigences générales des systèmes d’alarmes </w:t>
      </w:r>
      <w:r w:rsidRPr="00070E99">
        <w:rPr>
          <w:b/>
          <w:bCs/>
        </w:rPr>
        <w:t>(EN 60601-1-8).</w:t>
      </w:r>
    </w:p>
    <w:p w14:paraId="4CB82F8B" w14:textId="695CB43E" w:rsidR="00070E99" w:rsidRPr="00E800AC" w:rsidRDefault="00070E99" w:rsidP="18AFD3F6">
      <w:pPr>
        <w:rPr>
          <w:rFonts w:asciiTheme="majorBidi" w:eastAsiaTheme="minorEastAsia" w:hAnsiTheme="majorBidi" w:cstheme="majorBidi"/>
          <w:b/>
          <w:bCs/>
          <w:sz w:val="24"/>
          <w:szCs w:val="24"/>
        </w:rPr>
      </w:pPr>
    </w:p>
    <w:p w14:paraId="200D9853" w14:textId="7FF88733" w:rsidR="0042229A" w:rsidRDefault="0042229A" w:rsidP="00E800AC">
      <w:pPr>
        <w:rPr>
          <w:rFonts w:asciiTheme="majorBidi" w:hAnsiTheme="majorBidi" w:cstheme="majorBidi"/>
          <w:sz w:val="24"/>
          <w:szCs w:val="24"/>
        </w:rPr>
      </w:pPr>
      <w:r>
        <w:rPr>
          <w:noProof/>
          <w:lang w:eastAsia="fr-FR"/>
        </w:rPr>
        <w:drawing>
          <wp:anchor distT="0" distB="0" distL="114300" distR="114300" simplePos="0" relativeHeight="251713536" behindDoc="0" locked="0" layoutInCell="1" allowOverlap="1" wp14:anchorId="4576BB0D" wp14:editId="6A162114">
            <wp:simplePos x="0" y="0"/>
            <wp:positionH relativeFrom="margin">
              <wp:posOffset>357505</wp:posOffset>
            </wp:positionH>
            <wp:positionV relativeFrom="paragraph">
              <wp:posOffset>-2540</wp:posOffset>
            </wp:positionV>
            <wp:extent cx="4572000" cy="4333875"/>
            <wp:effectExtent l="0" t="0" r="0" b="9525"/>
            <wp:wrapTopAndBottom/>
            <wp:docPr id="740320650" name="Image 74032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572000" cy="4333875"/>
                    </a:xfrm>
                    <a:prstGeom prst="rect">
                      <a:avLst/>
                    </a:prstGeom>
                  </pic:spPr>
                </pic:pic>
              </a:graphicData>
            </a:graphic>
          </wp:anchor>
        </w:drawing>
      </w:r>
      <w:r w:rsidR="00545FBE">
        <w:rPr>
          <w:rFonts w:asciiTheme="majorBidi" w:hAnsiTheme="majorBidi" w:cstheme="majorBidi"/>
          <w:sz w:val="24"/>
          <w:szCs w:val="24"/>
        </w:rPr>
        <w:t xml:space="preserve">//fonctions d’appel lors une interruption </w:t>
      </w:r>
    </w:p>
    <w:p w14:paraId="3FF540D8" w14:textId="77777777" w:rsidR="00E800AC" w:rsidRDefault="0C492962" w:rsidP="00E800AC">
      <w:pPr>
        <w:pStyle w:val="Style2"/>
      </w:pPr>
      <w:bookmarkStart w:id="68" w:name="_Toc104480462"/>
      <w:r>
        <w:t>Flux de données :</w:t>
      </w:r>
      <w:bookmarkEnd w:id="68"/>
    </w:p>
    <w:p w14:paraId="3EC570F7" w14:textId="77777777" w:rsidR="00E800AC" w:rsidRPr="00E800AC" w:rsidRDefault="00E800AC" w:rsidP="00B1770D">
      <w:pPr>
        <w:pStyle w:val="Style1"/>
        <w:ind w:firstLine="708"/>
      </w:pPr>
      <w:r w:rsidRPr="00E800AC">
        <w:t xml:space="preserve">On trouvera un échange de données entre la tâche </w:t>
      </w:r>
      <w:proofErr w:type="spellStart"/>
      <w:r w:rsidRPr="00E800AC">
        <w:rPr>
          <w:b/>
          <w:bCs/>
        </w:rPr>
        <w:t>StepperHandle</w:t>
      </w:r>
      <w:proofErr w:type="spellEnd"/>
      <w:r w:rsidRPr="00E800AC">
        <w:rPr>
          <w:b/>
          <w:bCs/>
        </w:rPr>
        <w:t xml:space="preserve"> </w:t>
      </w:r>
      <w:r w:rsidRPr="00E800AC">
        <w:t xml:space="preserve">et les autres taches, cet échange est assuré par les queues (files d’attentes). </w:t>
      </w:r>
    </w:p>
    <w:p w14:paraId="6FEC9945" w14:textId="44B748EA" w:rsidR="00E800AC" w:rsidRDefault="00E800AC" w:rsidP="002F0C40">
      <w:pPr>
        <w:pStyle w:val="Style1"/>
        <w:ind w:firstLine="708"/>
      </w:pPr>
      <w:r w:rsidRPr="00E800AC">
        <w:t>On reçoit le débit d’injection à l’aide de la file “</w:t>
      </w:r>
      <w:proofErr w:type="spellStart"/>
      <w:r w:rsidRPr="00E800AC">
        <w:rPr>
          <w:rFonts w:eastAsia="Courier New"/>
        </w:rPr>
        <w:t>FlowRateQHandle</w:t>
      </w:r>
      <w:proofErr w:type="spellEnd"/>
      <w:r w:rsidRPr="00E800AC">
        <w:t>”, cette queue peut contenir 8 message maximum de type “</w:t>
      </w:r>
      <w:proofErr w:type="spellStart"/>
      <w:r w:rsidRPr="00E800AC">
        <w:t>float</w:t>
      </w:r>
      <w:proofErr w:type="spellEnd"/>
      <w:r w:rsidRPr="00E800AC">
        <w:t>”.</w:t>
      </w:r>
    </w:p>
    <w:p w14:paraId="62C0DE2E" w14:textId="77777777" w:rsidR="00E800AC" w:rsidRDefault="00E800AC" w:rsidP="00E800AC">
      <w:pPr>
        <w:pStyle w:val="Style1"/>
      </w:pPr>
      <w:r>
        <w:tab/>
      </w:r>
      <w:r w:rsidRPr="7610EC53">
        <w:t>Le volume à injecter et le rayon de la seringue sont placés respectivement dans “</w:t>
      </w:r>
      <w:proofErr w:type="spellStart"/>
      <w:r w:rsidRPr="7610EC53">
        <w:rPr>
          <w:rFonts w:ascii="Courier New" w:eastAsia="Courier New" w:hAnsi="Courier New" w:cs="Courier New"/>
        </w:rPr>
        <w:t>VolumeQHandle</w:t>
      </w:r>
      <w:proofErr w:type="spellEnd"/>
      <w:r w:rsidRPr="7610EC53">
        <w:t>” et “</w:t>
      </w:r>
      <w:proofErr w:type="spellStart"/>
      <w:r w:rsidRPr="7610EC53">
        <w:rPr>
          <w:rFonts w:ascii="Courier New" w:eastAsia="Courier New" w:hAnsi="Courier New" w:cs="Courier New"/>
        </w:rPr>
        <w:t>RadiusQHandle</w:t>
      </w:r>
      <w:proofErr w:type="spellEnd"/>
      <w:r w:rsidRPr="7610EC53">
        <w:t xml:space="preserve">”. Selon ces 3 paramètres la vitesse du moteur est calculée comme il est indiqué dans la partie 3.4. </w:t>
      </w:r>
    </w:p>
    <w:p w14:paraId="1C187D21" w14:textId="77777777" w:rsidR="00E800AC" w:rsidRDefault="00E800AC" w:rsidP="00B1770D">
      <w:pPr>
        <w:pStyle w:val="Style1"/>
        <w:ind w:firstLine="708"/>
      </w:pPr>
      <w:r w:rsidRPr="55C88689">
        <w:lastRenderedPageBreak/>
        <w:t xml:space="preserve">Il y on a évidemment un flux de données sortant de la tache </w:t>
      </w:r>
      <w:proofErr w:type="spellStart"/>
      <w:r w:rsidRPr="55C88689">
        <w:rPr>
          <w:b/>
          <w:bCs/>
        </w:rPr>
        <w:t>StepperHandle</w:t>
      </w:r>
      <w:proofErr w:type="spellEnd"/>
      <w:r w:rsidRPr="55C88689">
        <w:rPr>
          <w:b/>
          <w:bCs/>
        </w:rPr>
        <w:t xml:space="preserve"> </w:t>
      </w:r>
      <w:r w:rsidRPr="55C88689">
        <w:t>vers les tâches qui ont besoin d’informations concernant le moteur. Par exemple, après calculer le temps total d’injection, on dépose cette information dans une queue “</w:t>
      </w:r>
      <w:proofErr w:type="spellStart"/>
      <w:r w:rsidRPr="55C88689">
        <w:rPr>
          <w:rFonts w:ascii="Courier New" w:eastAsia="Courier New" w:hAnsi="Courier New" w:cs="Courier New"/>
        </w:rPr>
        <w:t>TotalTimeQHandle</w:t>
      </w:r>
      <w:proofErr w:type="spellEnd"/>
      <w:r w:rsidRPr="55C88689">
        <w:t>”</w:t>
      </w:r>
      <w:r w:rsidRPr="55C88689">
        <w:rPr>
          <w:rFonts w:ascii="Calibri" w:eastAsia="Calibri" w:hAnsi="Calibri" w:cs="Calibri"/>
        </w:rPr>
        <w:t>. Ainsi, on partage le nombre total des pas dans la queue “</w:t>
      </w:r>
      <w:proofErr w:type="spellStart"/>
      <w:r w:rsidRPr="55C88689">
        <w:rPr>
          <w:rFonts w:ascii="Courier New" w:eastAsia="Courier New" w:hAnsi="Courier New" w:cs="Courier New"/>
        </w:rPr>
        <w:t>LastStepQHandle</w:t>
      </w:r>
      <w:proofErr w:type="spellEnd"/>
      <w:r w:rsidRPr="55C88689">
        <w:rPr>
          <w:rFonts w:ascii="Calibri" w:eastAsia="Calibri" w:hAnsi="Calibri" w:cs="Calibri"/>
        </w:rPr>
        <w:t>”.</w:t>
      </w:r>
    </w:p>
    <w:p w14:paraId="72851C79" w14:textId="77777777" w:rsidR="00E800AC" w:rsidRDefault="0C492962" w:rsidP="00E800AC">
      <w:pPr>
        <w:pStyle w:val="Style2"/>
      </w:pPr>
      <w:bookmarkStart w:id="69" w:name="_Toc104480463"/>
      <w:r>
        <w:t>Calcule</w:t>
      </w:r>
      <w:bookmarkEnd w:id="69"/>
      <w:r>
        <w:t xml:space="preserve"> </w:t>
      </w:r>
    </w:p>
    <w:p w14:paraId="77A244B7" w14:textId="77777777" w:rsidR="00E800AC" w:rsidRPr="00E800AC" w:rsidRDefault="00E800AC" w:rsidP="00B1770D">
      <w:pPr>
        <w:pStyle w:val="Style1"/>
        <w:ind w:firstLine="708"/>
      </w:pPr>
      <w:r w:rsidRPr="00E800AC">
        <w:t>Afin de contrôler le débit d’injection à l’aide d’un moteur pas à pas et un système vis écrou, il faut utiliser la mécanique de fluide.</w:t>
      </w:r>
    </w:p>
    <w:p w14:paraId="27331CF0" w14:textId="77777777" w:rsidR="00E800AC" w:rsidRPr="00E800AC" w:rsidRDefault="00E800AC" w:rsidP="00B1770D">
      <w:pPr>
        <w:pStyle w:val="Style1"/>
        <w:ind w:firstLine="708"/>
        <w:rPr>
          <w:rFonts w:ascii="Roboto" w:eastAsia="Roboto" w:hAnsi="Roboto" w:cs="Roboto"/>
          <w:color w:val="333333"/>
        </w:rPr>
      </w:pPr>
      <w:r w:rsidRPr="00E800AC">
        <w:t>On commencera avec le terme “</w:t>
      </w:r>
      <w:r w:rsidRPr="00E800AC">
        <w:rPr>
          <w:b/>
          <w:bCs/>
        </w:rPr>
        <w:t>débit volumique</w:t>
      </w:r>
      <w:r w:rsidRPr="00E800AC">
        <w:t>” qui désigne la quantité de liquide qui circule dans une canalisation durant un laps de temps déterminé. Exprimé en litres par seconde (L/s), litres par minute (L/mn) ou en mètres-cubes par heure (m3/h). Dans notre cas, le liquide c’est le médicament à injecter et le canal c’est la seringue.</w:t>
      </w:r>
    </w:p>
    <w:p w14:paraId="6EE9F1C9" w14:textId="77777777" w:rsidR="00E800AC" w:rsidRPr="00E800AC" w:rsidRDefault="00E800AC" w:rsidP="00B1770D">
      <w:pPr>
        <w:pStyle w:val="Style1"/>
        <w:ind w:firstLine="708"/>
      </w:pPr>
      <w:r w:rsidRPr="00E800AC">
        <w:t xml:space="preserve">Étant donné que la </w:t>
      </w:r>
      <w:r w:rsidRPr="00E800AC">
        <w:rPr>
          <w:b/>
          <w:bCs/>
        </w:rPr>
        <w:t xml:space="preserve">viscosité </w:t>
      </w:r>
      <w:r w:rsidRPr="00E800AC">
        <w:t>des médicaments est de même ordre que celle de l’eau, elle influence peu sur le calcul, donc elle va être négligée.</w:t>
      </w:r>
    </w:p>
    <w:p w14:paraId="404262C4" w14:textId="2108CA97" w:rsidR="000873FD" w:rsidRDefault="00E800AC" w:rsidP="00B1770D">
      <w:pPr>
        <w:pStyle w:val="Style1"/>
        <w:ind w:firstLine="708"/>
      </w:pPr>
      <w:r w:rsidRPr="00E800AC">
        <w:t>Pour une section d’un canal donnée, plus la vitesse de passage est grande, plus le débit d'écoulement sera important :</w:t>
      </w:r>
    </w:p>
    <w:p w14:paraId="0399FE29" w14:textId="77777777" w:rsidR="00092AEC" w:rsidRDefault="00092AEC" w:rsidP="000873FD">
      <w:pPr>
        <w:pStyle w:val="Style1"/>
      </w:pPr>
    </w:p>
    <w:p w14:paraId="4FC1DC48" w14:textId="115EF998" w:rsidR="000873FD" w:rsidRDefault="000873FD" w:rsidP="000873FD">
      <w:pPr>
        <w:pStyle w:val="Style1"/>
      </w:pPr>
      <w:r>
        <w:rPr>
          <w:noProof/>
          <w:lang w:eastAsia="fr-FR"/>
        </w:rPr>
        <mc:AlternateContent>
          <mc:Choice Requires="wps">
            <w:drawing>
              <wp:anchor distT="0" distB="0" distL="114300" distR="114300" simplePos="0" relativeHeight="251714560" behindDoc="0" locked="0" layoutInCell="1" allowOverlap="1" wp14:anchorId="441E8771" wp14:editId="4460F11E">
                <wp:simplePos x="0" y="0"/>
                <wp:positionH relativeFrom="margin">
                  <wp:posOffset>1167130</wp:posOffset>
                </wp:positionH>
                <wp:positionV relativeFrom="paragraph">
                  <wp:posOffset>5080</wp:posOffset>
                </wp:positionV>
                <wp:extent cx="3181350" cy="1238250"/>
                <wp:effectExtent l="0" t="0" r="19050" b="19050"/>
                <wp:wrapNone/>
                <wp:docPr id="30" name="Zone de texte 30"/>
                <wp:cNvGraphicFramePr/>
                <a:graphic xmlns:a="http://schemas.openxmlformats.org/drawingml/2006/main">
                  <a:graphicData uri="http://schemas.microsoft.com/office/word/2010/wordprocessingShape">
                    <wps:wsp>
                      <wps:cNvSpPr txBox="1"/>
                      <wps:spPr>
                        <a:xfrm>
                          <a:off x="0" y="0"/>
                          <a:ext cx="3181350" cy="1238250"/>
                        </a:xfrm>
                        <a:prstGeom prst="rect">
                          <a:avLst/>
                        </a:prstGeom>
                        <a:ln w="19050"/>
                      </wps:spPr>
                      <wps:style>
                        <a:lnRef idx="2">
                          <a:schemeClr val="accent5"/>
                        </a:lnRef>
                        <a:fillRef idx="1">
                          <a:schemeClr val="lt1"/>
                        </a:fillRef>
                        <a:effectRef idx="0">
                          <a:schemeClr val="accent5"/>
                        </a:effectRef>
                        <a:fontRef idx="minor">
                          <a:schemeClr val="dk1"/>
                        </a:fontRef>
                      </wps:style>
                      <wps:txbx>
                        <w:txbxContent>
                          <w:p w14:paraId="3A77CA3E" w14:textId="77777777" w:rsidR="00C36EB8" w:rsidRPr="00E800AC" w:rsidRDefault="00C36EB8" w:rsidP="00E800AC">
                            <w:pPr>
                              <w:pStyle w:val="Style1"/>
                              <w:rPr>
                                <w:b/>
                                <w:bCs/>
                                <w:color w:val="002060"/>
                                <w:sz w:val="28"/>
                                <w:szCs w:val="28"/>
                              </w:rPr>
                            </w:pPr>
                            <w:r>
                              <w:rPr>
                                <w:b/>
                                <w:bCs/>
                                <w:sz w:val="28"/>
                                <w:szCs w:val="28"/>
                              </w:rPr>
                              <w:t xml:space="preserve">                           </w:t>
                            </w:r>
                            <w:r w:rsidRPr="00E800AC">
                              <w:rPr>
                                <w:b/>
                                <w:bCs/>
                                <w:color w:val="002060"/>
                                <w:sz w:val="28"/>
                                <w:szCs w:val="28"/>
                              </w:rPr>
                              <w:t>V =</w:t>
                            </w:r>
                            <w:r w:rsidRPr="00E800AC">
                              <w:rPr>
                                <w:color w:val="002060"/>
                                <w:sz w:val="28"/>
                                <w:szCs w:val="28"/>
                              </w:rPr>
                              <w:t xml:space="preserve"> </w:t>
                            </w:r>
                            <w:proofErr w:type="spellStart"/>
                            <w:r w:rsidRPr="00E800AC">
                              <w:rPr>
                                <w:b/>
                                <w:bCs/>
                                <w:color w:val="002060"/>
                                <w:sz w:val="28"/>
                                <w:szCs w:val="28"/>
                              </w:rPr>
                              <w:t>q</w:t>
                            </w:r>
                            <w:r w:rsidRPr="00E800AC">
                              <w:rPr>
                                <w:b/>
                                <w:bCs/>
                                <w:color w:val="002060"/>
                                <w:sz w:val="28"/>
                                <w:szCs w:val="28"/>
                                <w:vertAlign w:val="subscript"/>
                              </w:rPr>
                              <w:t>v</w:t>
                            </w:r>
                            <w:proofErr w:type="spellEnd"/>
                            <w:r w:rsidRPr="00E800AC">
                              <w:rPr>
                                <w:b/>
                                <w:bCs/>
                                <w:color w:val="002060"/>
                                <w:sz w:val="28"/>
                                <w:szCs w:val="28"/>
                              </w:rPr>
                              <w:t xml:space="preserve"> /</w:t>
                            </w:r>
                            <w:r w:rsidRPr="00E800AC">
                              <w:rPr>
                                <w:color w:val="002060"/>
                                <w:sz w:val="28"/>
                                <w:szCs w:val="28"/>
                              </w:rPr>
                              <w:t xml:space="preserve"> </w:t>
                            </w:r>
                            <w:r w:rsidRPr="00E800AC">
                              <w:rPr>
                                <w:b/>
                                <w:bCs/>
                                <w:color w:val="002060"/>
                                <w:sz w:val="28"/>
                                <w:szCs w:val="28"/>
                              </w:rPr>
                              <w:t>S</w:t>
                            </w:r>
                            <w:r>
                              <w:br/>
                            </w:r>
                            <w:r w:rsidRPr="55C88689">
                              <w:rPr>
                                <w:b/>
                                <w:bCs/>
                              </w:rPr>
                              <w:t>Avec :</w:t>
                            </w:r>
                            <w:r>
                              <w:br/>
                            </w:r>
                            <w:proofErr w:type="spellStart"/>
                            <w:r w:rsidRPr="55C88689">
                              <w:rPr>
                                <w:b/>
                                <w:bCs/>
                              </w:rPr>
                              <w:t>q</w:t>
                            </w:r>
                            <w:r w:rsidRPr="55C88689">
                              <w:rPr>
                                <w:vertAlign w:val="subscript"/>
                              </w:rPr>
                              <w:t>v</w:t>
                            </w:r>
                            <w:proofErr w:type="spellEnd"/>
                            <w:r w:rsidRPr="55C88689">
                              <w:t xml:space="preserve"> : débit volumique en [m³/s]</w:t>
                            </w:r>
                            <w:r>
                              <w:br/>
                            </w:r>
                            <w:r w:rsidRPr="55C88689">
                              <w:rPr>
                                <w:b/>
                                <w:bCs/>
                              </w:rPr>
                              <w:t xml:space="preserve">v </w:t>
                            </w:r>
                            <w:r w:rsidRPr="55C88689">
                              <w:t>: vitesse du fluide en [m/s]</w:t>
                            </w:r>
                            <w:r>
                              <w:br/>
                            </w:r>
                            <w:r w:rsidRPr="55C88689">
                              <w:rPr>
                                <w:b/>
                                <w:bCs/>
                              </w:rPr>
                              <w:t xml:space="preserve">S </w:t>
                            </w:r>
                            <w:r w:rsidRPr="55C88689">
                              <w:t>: section de passage en [m²]</w:t>
                            </w:r>
                          </w:p>
                          <w:p w14:paraId="20966E8A" w14:textId="77777777" w:rsidR="00C36EB8" w:rsidRDefault="00C36E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E8771" id="Zone de texte 30" o:spid="_x0000_s1048" type="#_x0000_t202" style="position:absolute;margin-left:91.9pt;margin-top:.4pt;width:250.5pt;height:9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" fillcolor="white [3201]" strokecolor="#4472c4 [3208]" strokeweight="1.5pt">
                <v:textbox>
                  <w:txbxContent>
                    <w:p w14:paraId="3A77CA3E" w14:textId="77777777" w:rsidR="00C36EB8" w:rsidRPr="00E800AC" w:rsidRDefault="00C36EB8" w:rsidP="00E800AC">
                      <w:pPr>
                        <w:pStyle w:val="Style1"/>
                        <w:rPr>
                          <w:b/>
                          <w:bCs/>
                          <w:color w:val="002060"/>
                          <w:sz w:val="28"/>
                          <w:szCs w:val="28"/>
                        </w:rPr>
                      </w:pPr>
                      <w:r>
                        <w:rPr>
                          <w:b/>
                          <w:bCs/>
                          <w:sz w:val="28"/>
                          <w:szCs w:val="28"/>
                        </w:rPr>
                        <w:t xml:space="preserve">                           </w:t>
                      </w:r>
                      <w:r w:rsidRPr="00E800AC">
                        <w:rPr>
                          <w:b/>
                          <w:bCs/>
                          <w:color w:val="002060"/>
                          <w:sz w:val="28"/>
                          <w:szCs w:val="28"/>
                        </w:rPr>
                        <w:t>V =</w:t>
                      </w:r>
                      <w:r w:rsidRPr="00E800AC">
                        <w:rPr>
                          <w:color w:val="002060"/>
                          <w:sz w:val="28"/>
                          <w:szCs w:val="28"/>
                        </w:rPr>
                        <w:t xml:space="preserve"> </w:t>
                      </w:r>
                      <w:proofErr w:type="spellStart"/>
                      <w:r w:rsidRPr="00E800AC">
                        <w:rPr>
                          <w:b/>
                          <w:bCs/>
                          <w:color w:val="002060"/>
                          <w:sz w:val="28"/>
                          <w:szCs w:val="28"/>
                        </w:rPr>
                        <w:t>q</w:t>
                      </w:r>
                      <w:r w:rsidRPr="00E800AC">
                        <w:rPr>
                          <w:b/>
                          <w:bCs/>
                          <w:color w:val="002060"/>
                          <w:sz w:val="28"/>
                          <w:szCs w:val="28"/>
                          <w:vertAlign w:val="subscript"/>
                        </w:rPr>
                        <w:t>v</w:t>
                      </w:r>
                      <w:proofErr w:type="spellEnd"/>
                      <w:r w:rsidRPr="00E800AC">
                        <w:rPr>
                          <w:b/>
                          <w:bCs/>
                          <w:color w:val="002060"/>
                          <w:sz w:val="28"/>
                          <w:szCs w:val="28"/>
                        </w:rPr>
                        <w:t xml:space="preserve"> /</w:t>
                      </w:r>
                      <w:r w:rsidRPr="00E800AC">
                        <w:rPr>
                          <w:color w:val="002060"/>
                          <w:sz w:val="28"/>
                          <w:szCs w:val="28"/>
                        </w:rPr>
                        <w:t xml:space="preserve"> </w:t>
                      </w:r>
                      <w:r w:rsidRPr="00E800AC">
                        <w:rPr>
                          <w:b/>
                          <w:bCs/>
                          <w:color w:val="002060"/>
                          <w:sz w:val="28"/>
                          <w:szCs w:val="28"/>
                        </w:rPr>
                        <w:t>S</w:t>
                      </w:r>
                      <w:r>
                        <w:br/>
                      </w:r>
                      <w:r w:rsidRPr="55C88689">
                        <w:rPr>
                          <w:b/>
                          <w:bCs/>
                        </w:rPr>
                        <w:t>Avec :</w:t>
                      </w:r>
                      <w:r>
                        <w:br/>
                      </w:r>
                      <w:proofErr w:type="spellStart"/>
                      <w:r w:rsidRPr="55C88689">
                        <w:rPr>
                          <w:b/>
                          <w:bCs/>
                        </w:rPr>
                        <w:t>q</w:t>
                      </w:r>
                      <w:r w:rsidRPr="55C88689">
                        <w:rPr>
                          <w:vertAlign w:val="subscript"/>
                        </w:rPr>
                        <w:t>v</w:t>
                      </w:r>
                      <w:proofErr w:type="spellEnd"/>
                      <w:r w:rsidRPr="55C88689">
                        <w:t xml:space="preserve"> : débit volumique en [m³/s]</w:t>
                      </w:r>
                      <w:r>
                        <w:br/>
                      </w:r>
                      <w:r w:rsidRPr="55C88689">
                        <w:rPr>
                          <w:b/>
                          <w:bCs/>
                        </w:rPr>
                        <w:t xml:space="preserve">v </w:t>
                      </w:r>
                      <w:r w:rsidRPr="55C88689">
                        <w:t>: vitesse du fluide en [m/s]</w:t>
                      </w:r>
                      <w:r>
                        <w:br/>
                      </w:r>
                      <w:r w:rsidRPr="55C88689">
                        <w:rPr>
                          <w:b/>
                          <w:bCs/>
                        </w:rPr>
                        <w:t xml:space="preserve">S </w:t>
                      </w:r>
                      <w:r w:rsidRPr="55C88689">
                        <w:t>: section de passage en [m²]</w:t>
                      </w:r>
                    </w:p>
                    <w:p w14:paraId="20966E8A" w14:textId="77777777" w:rsidR="00C36EB8" w:rsidRDefault="00C36EB8"/>
                  </w:txbxContent>
                </v:textbox>
                <w10:wrap anchorx="margin"/>
              </v:shape>
            </w:pict>
          </mc:Fallback>
        </mc:AlternateContent>
      </w:r>
    </w:p>
    <w:p w14:paraId="5AFE3461" w14:textId="31F8B9C8" w:rsidR="000873FD" w:rsidRDefault="000873FD" w:rsidP="000873FD">
      <w:pPr>
        <w:pStyle w:val="Style1"/>
      </w:pPr>
    </w:p>
    <w:p w14:paraId="795156C4" w14:textId="560ED69A" w:rsidR="00E800AC" w:rsidRDefault="00E800AC" w:rsidP="000873FD">
      <w:pPr>
        <w:pStyle w:val="Style1"/>
      </w:pPr>
    </w:p>
    <w:p w14:paraId="124BAF75" w14:textId="7CA8659D" w:rsidR="000873FD" w:rsidRDefault="000873FD" w:rsidP="000873FD">
      <w:pPr>
        <w:pStyle w:val="Style1"/>
      </w:pPr>
    </w:p>
    <w:p w14:paraId="634F3C6E" w14:textId="77777777" w:rsidR="000873FD" w:rsidRDefault="000873FD" w:rsidP="000873FD">
      <w:pPr>
        <w:pStyle w:val="Style1"/>
      </w:pPr>
    </w:p>
    <w:p w14:paraId="407AA652" w14:textId="64BB0A0D" w:rsidR="00E800AC" w:rsidRDefault="00E800AC" w:rsidP="00B1770D">
      <w:pPr>
        <w:pStyle w:val="Style1"/>
        <w:ind w:firstLine="708"/>
      </w:pPr>
      <w:r w:rsidRPr="55C88689">
        <w:t>Pour calculer la section (</w:t>
      </w:r>
      <w:r w:rsidRPr="55C88689">
        <w:rPr>
          <w:rFonts w:ascii="Calibri" w:eastAsia="Calibri" w:hAnsi="Calibri" w:cs="Calibri"/>
          <w:color w:val="000000" w:themeColor="text1"/>
        </w:rPr>
        <w:t>π*r</w:t>
      </w:r>
      <w:r w:rsidRPr="55C88689">
        <w:rPr>
          <w:rFonts w:ascii="Calibri" w:eastAsia="Calibri" w:hAnsi="Calibri" w:cs="Calibri"/>
          <w:color w:val="000000" w:themeColor="text1"/>
          <w:vertAlign w:val="superscript"/>
        </w:rPr>
        <w:t>2</w:t>
      </w:r>
      <w:r w:rsidRPr="55C88689">
        <w:t>) on obtient le rayon de la seringue à travers la tâche “</w:t>
      </w:r>
      <w:proofErr w:type="spellStart"/>
      <w:r w:rsidRPr="55C88689">
        <w:rPr>
          <w:rFonts w:ascii="Courier New" w:eastAsia="Courier New" w:hAnsi="Courier New" w:cs="Courier New"/>
          <w:color w:val="24292F"/>
        </w:rPr>
        <w:t>SensorsHandle</w:t>
      </w:r>
      <w:proofErr w:type="spellEnd"/>
      <w:r w:rsidRPr="55C88689">
        <w:t xml:space="preserve">”. Le débit est tapé par le médecin dans l’écran TFT. La vitesse du fluide ou la vitesse de déplacement est calculée d’après la formule précédente. </w:t>
      </w:r>
    </w:p>
    <w:p w14:paraId="234A5D6B" w14:textId="111CC525" w:rsidR="00B1770D" w:rsidRDefault="00E800AC" w:rsidP="00E800AC">
      <w:pPr>
        <w:pStyle w:val="Style1"/>
      </w:pPr>
      <w:r>
        <w:rPr>
          <w:noProof/>
          <w:lang w:eastAsia="fr-FR"/>
        </w:rPr>
        <w:drawing>
          <wp:anchor distT="0" distB="0" distL="114300" distR="114300" simplePos="0" relativeHeight="251793408" behindDoc="0" locked="0" layoutInCell="1" allowOverlap="1" wp14:anchorId="1DB5B620" wp14:editId="161FFFF3">
            <wp:simplePos x="0" y="0"/>
            <wp:positionH relativeFrom="column">
              <wp:posOffset>-4445</wp:posOffset>
            </wp:positionH>
            <wp:positionV relativeFrom="paragraph">
              <wp:posOffset>2540</wp:posOffset>
            </wp:positionV>
            <wp:extent cx="5982335" cy="859790"/>
            <wp:effectExtent l="0" t="0" r="0" b="0"/>
            <wp:wrapTopAndBottom/>
            <wp:docPr id="1338072784" name="Image 133807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38072784"/>
                    <pic:cNvPicPr/>
                  </pic:nvPicPr>
                  <pic:blipFill>
                    <a:blip r:embed="rId80">
                      <a:extLst>
                        <a:ext uri="{28A0092B-C50C-407E-A947-70E740481C1C}">
                          <a14:useLocalDpi xmlns:a14="http://schemas.microsoft.com/office/drawing/2010/main" val="0"/>
                        </a:ext>
                      </a:extLst>
                    </a:blip>
                    <a:stretch>
                      <a:fillRect/>
                    </a:stretch>
                  </pic:blipFill>
                  <pic:spPr>
                    <a:xfrm>
                      <a:off x="0" y="0"/>
                      <a:ext cx="5982335" cy="859790"/>
                    </a:xfrm>
                    <a:prstGeom prst="rect">
                      <a:avLst/>
                    </a:prstGeom>
                  </pic:spPr>
                </pic:pic>
              </a:graphicData>
            </a:graphic>
          </wp:anchor>
        </w:drawing>
      </w:r>
      <w:r w:rsidR="00795001">
        <w:rPr>
          <w:noProof/>
          <w:lang w:eastAsia="fr-FR"/>
        </w:rPr>
        <w:t>// fonction pour calculer la vitesse de déplacement necessaire</w:t>
      </w:r>
    </w:p>
    <w:p w14:paraId="37A8E443" w14:textId="4ADD59C4" w:rsidR="00E800AC" w:rsidRDefault="00E800AC" w:rsidP="00B1770D">
      <w:pPr>
        <w:pStyle w:val="Style1"/>
        <w:ind w:firstLine="708"/>
      </w:pPr>
      <w:r w:rsidRPr="55C88689">
        <w:lastRenderedPageBreak/>
        <w:t xml:space="preserve">L’écrou fait le déplacement d’un pas quand le moteur pas à pas termine une tour complète (une révolution). Donc la vitesse du moteur (en tours/seconde) est : </w:t>
      </w:r>
    </w:p>
    <w:p w14:paraId="562065EB" w14:textId="6950BB0D" w:rsidR="00E800AC" w:rsidRDefault="00E800AC" w:rsidP="00B1770D">
      <w:pPr>
        <w:pStyle w:val="Style1"/>
      </w:pPr>
      <w:r>
        <w:rPr>
          <w:noProof/>
          <w:lang w:eastAsia="fr-FR"/>
        </w:rPr>
        <mc:AlternateContent>
          <mc:Choice Requires="wps">
            <w:drawing>
              <wp:anchor distT="0" distB="0" distL="114300" distR="114300" simplePos="0" relativeHeight="251715584" behindDoc="0" locked="0" layoutInCell="1" allowOverlap="1" wp14:anchorId="50F061DB" wp14:editId="45DC0D54">
                <wp:simplePos x="0" y="0"/>
                <wp:positionH relativeFrom="column">
                  <wp:posOffset>862330</wp:posOffset>
                </wp:positionH>
                <wp:positionV relativeFrom="paragraph">
                  <wp:posOffset>10795</wp:posOffset>
                </wp:positionV>
                <wp:extent cx="3509645" cy="1562100"/>
                <wp:effectExtent l="0" t="0" r="14605" b="19050"/>
                <wp:wrapNone/>
                <wp:docPr id="31" name="Zone de texte 31"/>
                <wp:cNvGraphicFramePr/>
                <a:graphic xmlns:a="http://schemas.openxmlformats.org/drawingml/2006/main">
                  <a:graphicData uri="http://schemas.microsoft.com/office/word/2010/wordprocessingShape">
                    <wps:wsp>
                      <wps:cNvSpPr txBox="1"/>
                      <wps:spPr>
                        <a:xfrm>
                          <a:off x="0" y="0"/>
                          <a:ext cx="3509645" cy="1562100"/>
                        </a:xfrm>
                        <a:prstGeom prst="rect">
                          <a:avLst/>
                        </a:prstGeom>
                        <a:ln w="19050"/>
                      </wps:spPr>
                      <wps:style>
                        <a:lnRef idx="2">
                          <a:schemeClr val="accent5"/>
                        </a:lnRef>
                        <a:fillRef idx="1">
                          <a:schemeClr val="lt1"/>
                        </a:fillRef>
                        <a:effectRef idx="0">
                          <a:schemeClr val="accent5"/>
                        </a:effectRef>
                        <a:fontRef idx="minor">
                          <a:schemeClr val="dk1"/>
                        </a:fontRef>
                      </wps:style>
                      <wps:txbx>
                        <w:txbxContent>
                          <w:p w14:paraId="22222BAA" w14:textId="77777777" w:rsidR="00C36EB8" w:rsidRPr="00E800AC" w:rsidRDefault="00C36EB8" w:rsidP="00E800AC">
                            <w:pPr>
                              <w:rPr>
                                <w:b/>
                                <w:bCs/>
                                <w:color w:val="002060"/>
                                <w:sz w:val="28"/>
                                <w:szCs w:val="28"/>
                              </w:rPr>
                            </w:pPr>
                            <w:r>
                              <w:rPr>
                                <w:b/>
                                <w:bCs/>
                                <w:color w:val="002060"/>
                                <w:sz w:val="28"/>
                                <w:szCs w:val="28"/>
                              </w:rPr>
                              <w:t xml:space="preserve">                  </w:t>
                            </w:r>
                            <w:r w:rsidRPr="00E800AC">
                              <w:rPr>
                                <w:b/>
                                <w:bCs/>
                                <w:color w:val="002060"/>
                                <w:sz w:val="28"/>
                                <w:szCs w:val="28"/>
                              </w:rPr>
                              <w:t xml:space="preserve">            N=v/p</w:t>
                            </w:r>
                          </w:p>
                          <w:p w14:paraId="13F1E2F1" w14:textId="77777777" w:rsidR="00C36EB8" w:rsidRDefault="00C36EB8" w:rsidP="00E800AC">
                            <w:pPr>
                              <w:rPr>
                                <w:sz w:val="20"/>
                                <w:szCs w:val="20"/>
                              </w:rPr>
                            </w:pPr>
                            <w:r w:rsidRPr="55C88689">
                              <w:t xml:space="preserve">Avec : </w:t>
                            </w:r>
                          </w:p>
                          <w:p w14:paraId="419BE449" w14:textId="77777777" w:rsidR="00C36EB8" w:rsidRDefault="00C36EB8" w:rsidP="00E800AC">
                            <w:pPr>
                              <w:rPr>
                                <w:sz w:val="20"/>
                                <w:szCs w:val="20"/>
                              </w:rPr>
                            </w:pPr>
                            <w:r w:rsidRPr="55C88689">
                              <w:t>N : nombre de tours par seconde(tr/s)</w:t>
                            </w:r>
                          </w:p>
                          <w:p w14:paraId="149188DB" w14:textId="77777777" w:rsidR="00C36EB8" w:rsidRDefault="00C36EB8" w:rsidP="00E800AC">
                            <w:pPr>
                              <w:rPr>
                                <w:sz w:val="20"/>
                                <w:szCs w:val="20"/>
                              </w:rPr>
                            </w:pPr>
                            <w:r w:rsidRPr="55C88689">
                              <w:t>V : vitesse de déplacement nécessaire(m/s)</w:t>
                            </w:r>
                          </w:p>
                          <w:p w14:paraId="2E3C0636" w14:textId="77777777" w:rsidR="00C36EB8" w:rsidRDefault="00C36EB8" w:rsidP="00E800AC">
                            <w:r w:rsidRPr="55C88689">
                              <w:t>P : le pas de la vis(m)</w:t>
                            </w:r>
                          </w:p>
                          <w:p w14:paraId="4FC7187D" w14:textId="77777777" w:rsidR="00C36EB8" w:rsidRDefault="00C36E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F061DB" id="Zone de texte 31" o:spid="_x0000_s1049" type="#_x0000_t202" style="position:absolute;margin-left:67.9pt;margin-top:.85pt;width:276.35pt;height:123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" fillcolor="white [3201]" strokecolor="#4472c4 [3208]" strokeweight="1.5pt">
                <v:textbox>
                  <w:txbxContent>
                    <w:p w14:paraId="22222BAA" w14:textId="77777777" w:rsidR="00C36EB8" w:rsidRPr="00E800AC" w:rsidRDefault="00C36EB8" w:rsidP="00E800AC">
                      <w:pPr>
                        <w:rPr>
                          <w:b/>
                          <w:bCs/>
                          <w:color w:val="002060"/>
                          <w:sz w:val="28"/>
                          <w:szCs w:val="28"/>
                        </w:rPr>
                      </w:pPr>
                      <w:r>
                        <w:rPr>
                          <w:b/>
                          <w:bCs/>
                          <w:color w:val="002060"/>
                          <w:sz w:val="28"/>
                          <w:szCs w:val="28"/>
                        </w:rPr>
                        <w:t xml:space="preserve">                  </w:t>
                      </w:r>
                      <w:r w:rsidRPr="00E800AC">
                        <w:rPr>
                          <w:b/>
                          <w:bCs/>
                          <w:color w:val="002060"/>
                          <w:sz w:val="28"/>
                          <w:szCs w:val="28"/>
                        </w:rPr>
                        <w:t xml:space="preserve">            N=v/p</w:t>
                      </w:r>
                    </w:p>
                    <w:p w14:paraId="13F1E2F1" w14:textId="77777777" w:rsidR="00C36EB8" w:rsidRDefault="00C36EB8" w:rsidP="00E800AC">
                      <w:pPr>
                        <w:rPr>
                          <w:sz w:val="20"/>
                          <w:szCs w:val="20"/>
                        </w:rPr>
                      </w:pPr>
                      <w:r w:rsidRPr="55C88689">
                        <w:t xml:space="preserve">Avec : </w:t>
                      </w:r>
                    </w:p>
                    <w:p w14:paraId="419BE449" w14:textId="77777777" w:rsidR="00C36EB8" w:rsidRDefault="00C36EB8" w:rsidP="00E800AC">
                      <w:pPr>
                        <w:rPr>
                          <w:sz w:val="20"/>
                          <w:szCs w:val="20"/>
                        </w:rPr>
                      </w:pPr>
                      <w:r w:rsidRPr="55C88689">
                        <w:t>N : nombre de tours par seconde(tr/s)</w:t>
                      </w:r>
                    </w:p>
                    <w:p w14:paraId="149188DB" w14:textId="77777777" w:rsidR="00C36EB8" w:rsidRDefault="00C36EB8" w:rsidP="00E800AC">
                      <w:pPr>
                        <w:rPr>
                          <w:sz w:val="20"/>
                          <w:szCs w:val="20"/>
                        </w:rPr>
                      </w:pPr>
                      <w:r w:rsidRPr="55C88689">
                        <w:t>V : vitesse de déplacement nécessaire(m/s)</w:t>
                      </w:r>
                    </w:p>
                    <w:p w14:paraId="2E3C0636" w14:textId="77777777" w:rsidR="00C36EB8" w:rsidRDefault="00C36EB8" w:rsidP="00E800AC">
                      <w:r w:rsidRPr="55C88689">
                        <w:t>P : le pas de la vis(m)</w:t>
                      </w:r>
                    </w:p>
                    <w:p w14:paraId="4FC7187D" w14:textId="77777777" w:rsidR="00C36EB8" w:rsidRDefault="00C36EB8"/>
                  </w:txbxContent>
                </v:textbox>
              </v:shape>
            </w:pict>
          </mc:Fallback>
        </mc:AlternateContent>
      </w:r>
    </w:p>
    <w:p w14:paraId="5924C467" w14:textId="77777777" w:rsidR="00B1770D" w:rsidRDefault="00B1770D" w:rsidP="00B1770D">
      <w:pPr>
        <w:pStyle w:val="Style1"/>
      </w:pPr>
    </w:p>
    <w:p w14:paraId="314742A3" w14:textId="5A2E913E" w:rsidR="00D03162" w:rsidRDefault="00D03162" w:rsidP="00E800AC"/>
    <w:p w14:paraId="4786CF90" w14:textId="19D5B190" w:rsidR="00D03162" w:rsidRDefault="00D03162" w:rsidP="00E800AC"/>
    <w:p w14:paraId="3609AA85" w14:textId="2BDF758D" w:rsidR="00D03162" w:rsidRDefault="00D03162" w:rsidP="00E800AC"/>
    <w:p w14:paraId="36AD75C5" w14:textId="77777777" w:rsidR="00D03162" w:rsidRDefault="00D03162" w:rsidP="00E800AC"/>
    <w:p w14:paraId="33F2D6E4" w14:textId="17C3CE1F" w:rsidR="00E800AC" w:rsidRDefault="00E800AC" w:rsidP="00B1770D">
      <w:pPr>
        <w:pStyle w:val="Style1"/>
        <w:ind w:firstLine="708"/>
      </w:pPr>
      <w:r w:rsidRPr="00E800AC">
        <w:t xml:space="preserve">Une révolution représente 360°, or qu’un pas complet du moteur (Full </w:t>
      </w:r>
      <w:proofErr w:type="spellStart"/>
      <w:r w:rsidRPr="00E800AC">
        <w:t>Step</w:t>
      </w:r>
      <w:proofErr w:type="spellEnd"/>
      <w:r w:rsidRPr="00E800AC">
        <w:t xml:space="preserve">) représente 1.8° donc le nombre des pas totale pour une seule révolution est </w:t>
      </w:r>
      <w:r w:rsidRPr="00E800AC">
        <w:rPr>
          <w:b/>
          <w:bCs/>
        </w:rPr>
        <w:t>360°/1.8°=200 pas/révolution.</w:t>
      </w:r>
      <w:r w:rsidRPr="00E800AC">
        <w:t xml:space="preserve"> </w:t>
      </w:r>
    </w:p>
    <w:p w14:paraId="4DC73F25" w14:textId="6FCE5E02" w:rsidR="00795001" w:rsidRPr="00E800AC" w:rsidRDefault="00795001" w:rsidP="00795001">
      <w:pPr>
        <w:pStyle w:val="Style1"/>
      </w:pPr>
      <w:r>
        <w:rPr>
          <w:noProof/>
          <w:lang w:eastAsia="fr-FR"/>
        </w:rPr>
        <w:drawing>
          <wp:anchor distT="0" distB="0" distL="114300" distR="114300" simplePos="0" relativeHeight="251795456" behindDoc="0" locked="0" layoutInCell="1" allowOverlap="1" wp14:anchorId="5AF95E53" wp14:editId="38D801B4">
            <wp:simplePos x="0" y="0"/>
            <wp:positionH relativeFrom="margin">
              <wp:posOffset>-4445</wp:posOffset>
            </wp:positionH>
            <wp:positionV relativeFrom="paragraph">
              <wp:posOffset>368935</wp:posOffset>
            </wp:positionV>
            <wp:extent cx="5779770" cy="697865"/>
            <wp:effectExtent l="0" t="0" r="0" b="6985"/>
            <wp:wrapTopAndBottom/>
            <wp:docPr id="1202472841" name="Image 120247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779770" cy="697865"/>
                    </a:xfrm>
                    <a:prstGeom prst="rect">
                      <a:avLst/>
                    </a:prstGeom>
                  </pic:spPr>
                </pic:pic>
              </a:graphicData>
            </a:graphic>
          </wp:anchor>
        </w:drawing>
      </w:r>
    </w:p>
    <w:p w14:paraId="3832BBC4" w14:textId="2623B1D4" w:rsidR="00795001" w:rsidRDefault="00795001" w:rsidP="00B1770D">
      <w:pPr>
        <w:pStyle w:val="Style1"/>
        <w:ind w:firstLine="708"/>
      </w:pPr>
      <w:r>
        <w:t>// fonction pour calculer la vitesse du moteur</w:t>
      </w:r>
    </w:p>
    <w:p w14:paraId="062ABF99" w14:textId="51C61C26" w:rsidR="00E800AC" w:rsidRPr="00E800AC" w:rsidRDefault="00E800AC" w:rsidP="00B1770D">
      <w:pPr>
        <w:pStyle w:val="Style1"/>
        <w:ind w:firstLine="708"/>
        <w:rPr>
          <w:b/>
          <w:bCs/>
        </w:rPr>
      </w:pPr>
      <w:r w:rsidRPr="00E800AC">
        <w:t>La vitesse du moteur dans la bibliothèque est en</w:t>
      </w:r>
      <w:r w:rsidRPr="00E800AC">
        <w:rPr>
          <w:b/>
          <w:bCs/>
        </w:rPr>
        <w:t xml:space="preserve"> pas/seconde </w:t>
      </w:r>
      <w:r w:rsidRPr="00E800AC">
        <w:t xml:space="preserve">donc la fonction </w:t>
      </w:r>
      <w:r w:rsidRPr="00E800AC">
        <w:rPr>
          <w:rFonts w:ascii="Courier New" w:eastAsia="Courier New" w:hAnsi="Courier New" w:cs="Courier New"/>
        </w:rPr>
        <w:t>L6474_SetMaxSpeed</w:t>
      </w:r>
      <w:r w:rsidRPr="00E800AC">
        <w:t xml:space="preserve"> prend en paramètre </w:t>
      </w:r>
      <w:r w:rsidRPr="00E800AC">
        <w:rPr>
          <w:b/>
          <w:bCs/>
        </w:rPr>
        <w:t>N*200.</w:t>
      </w:r>
    </w:p>
    <w:p w14:paraId="31051119" w14:textId="448E5DBA" w:rsidR="00E800AC" w:rsidRPr="00E800AC" w:rsidRDefault="00E800AC" w:rsidP="00B1770D">
      <w:pPr>
        <w:pStyle w:val="Style1"/>
        <w:ind w:firstLine="708"/>
        <w:rPr>
          <w:b/>
          <w:bCs/>
        </w:rPr>
      </w:pPr>
      <w:r w:rsidRPr="00E800AC">
        <w:t>Le temps total de l’opération d’injection est</w:t>
      </w:r>
      <w:r w:rsidR="00795001">
        <w:t xml:space="preserve"> égal au</w:t>
      </w:r>
      <w:r w:rsidRPr="00E800AC">
        <w:t xml:space="preserve"> rapport </w:t>
      </w:r>
      <w:r w:rsidRPr="00E800AC">
        <w:rPr>
          <w:b/>
          <w:bCs/>
        </w:rPr>
        <w:t>volume/débit.</w:t>
      </w:r>
    </w:p>
    <w:p w14:paraId="2A6DAE9F" w14:textId="3FE78B5E" w:rsidR="00E800AC" w:rsidRDefault="00D03162" w:rsidP="00E800AC">
      <w:r>
        <w:rPr>
          <w:noProof/>
          <w:lang w:eastAsia="fr-FR"/>
        </w:rPr>
        <w:drawing>
          <wp:anchor distT="0" distB="0" distL="114300" distR="114300" simplePos="0" relativeHeight="251717632" behindDoc="0" locked="0" layoutInCell="1" allowOverlap="1" wp14:anchorId="09A9A630" wp14:editId="620051C0">
            <wp:simplePos x="0" y="0"/>
            <wp:positionH relativeFrom="margin">
              <wp:align>center</wp:align>
            </wp:positionH>
            <wp:positionV relativeFrom="paragraph">
              <wp:posOffset>5715</wp:posOffset>
            </wp:positionV>
            <wp:extent cx="4996543" cy="1842475"/>
            <wp:effectExtent l="0" t="0" r="0" b="5715"/>
            <wp:wrapNone/>
            <wp:docPr id="513443152" name="Image 51344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996543" cy="1842475"/>
                    </a:xfrm>
                    <a:prstGeom prst="rect">
                      <a:avLst/>
                    </a:prstGeom>
                  </pic:spPr>
                </pic:pic>
              </a:graphicData>
            </a:graphic>
            <wp14:sizeRelH relativeFrom="margin">
              <wp14:pctWidth>0</wp14:pctWidth>
            </wp14:sizeRelH>
            <wp14:sizeRelV relativeFrom="margin">
              <wp14:pctHeight>0</wp14:pctHeight>
            </wp14:sizeRelV>
          </wp:anchor>
        </w:drawing>
      </w:r>
    </w:p>
    <w:p w14:paraId="4E75A38C" w14:textId="6E79A1CE" w:rsidR="00D03162" w:rsidRDefault="00D03162" w:rsidP="00E800AC"/>
    <w:p w14:paraId="6CE477A3" w14:textId="507D7AE9" w:rsidR="00D03162" w:rsidRDefault="00D03162" w:rsidP="00E800AC"/>
    <w:p w14:paraId="7C768F1A" w14:textId="48A3FD47" w:rsidR="00D03162" w:rsidRDefault="00D03162" w:rsidP="00E800AC"/>
    <w:p w14:paraId="56386B5A" w14:textId="4D7B3E60" w:rsidR="00D03162" w:rsidRDefault="00D03162" w:rsidP="00E800AC"/>
    <w:p w14:paraId="0C14CB2F" w14:textId="14C3898B" w:rsidR="00D03162" w:rsidRDefault="00D03162" w:rsidP="00E800AC"/>
    <w:p w14:paraId="2C804734" w14:textId="77777777" w:rsidR="00D03162" w:rsidRDefault="00D03162" w:rsidP="00E800AC"/>
    <w:p w14:paraId="0428059F" w14:textId="6DF8BC22" w:rsidR="00D03162" w:rsidRDefault="00795001" w:rsidP="00E800AC">
      <w:r>
        <w:t>// fonction pour commander le moteur selon les paramètres calculer</w:t>
      </w:r>
    </w:p>
    <w:p w14:paraId="6E01DAA1" w14:textId="77777777" w:rsidR="00795001" w:rsidRDefault="00795001" w:rsidP="00E800AC"/>
    <w:p w14:paraId="4CD0C8A0" w14:textId="66C8C983" w:rsidR="007F3BEA" w:rsidRPr="007F3BEA" w:rsidRDefault="0C492962" w:rsidP="00625905">
      <w:pPr>
        <w:pStyle w:val="Titre20"/>
        <w:numPr>
          <w:ilvl w:val="0"/>
          <w:numId w:val="8"/>
        </w:numPr>
        <w:rPr>
          <w:rFonts w:asciiTheme="majorBidi" w:eastAsia="Microsoft JhengHei" w:hAnsiTheme="majorBidi"/>
          <w:b/>
          <w:bCs/>
          <w:color w:val="auto"/>
          <w:sz w:val="36"/>
          <w:szCs w:val="36"/>
        </w:rPr>
      </w:pPr>
      <w:bookmarkStart w:id="70" w:name="_Toc1260986812"/>
      <w:bookmarkStart w:id="71" w:name="_Toc104480464"/>
      <w:r w:rsidRPr="0C492962">
        <w:rPr>
          <w:rStyle w:val="titre2Car0"/>
          <w:color w:val="auto"/>
        </w:rPr>
        <w:lastRenderedPageBreak/>
        <w:t>Interface homme machine « IHM</w:t>
      </w:r>
      <w:r w:rsidRPr="0C492962">
        <w:rPr>
          <w:rFonts w:asciiTheme="majorBidi" w:eastAsia="Microsoft JhengHei" w:hAnsiTheme="majorBidi"/>
          <w:b/>
          <w:bCs/>
          <w:color w:val="auto"/>
          <w:sz w:val="36"/>
          <w:szCs w:val="36"/>
        </w:rPr>
        <w:t> »</w:t>
      </w:r>
      <w:bookmarkEnd w:id="70"/>
      <w:bookmarkEnd w:id="71"/>
    </w:p>
    <w:p w14:paraId="00AD8B2E" w14:textId="558DD751" w:rsidR="007F3BEA" w:rsidRDefault="1884F599" w:rsidP="00B1770D">
      <w:pPr>
        <w:pStyle w:val="Style1"/>
        <w:ind w:firstLine="360"/>
      </w:pPr>
      <w:r>
        <w:t>L'écran tactile résistive (4.3inch 480x272 TFT) va assurer l’interaction entre le médecin et la pousse seringue et vice versa, en fait toutes les données relatives à l’injection sont tapées à travers le médecin. Or que les données d’avancement et de l’état de la seringue ainsi que les alarmes sont affichées à travers l’écran.</w:t>
      </w:r>
    </w:p>
    <w:p w14:paraId="1CC10A27" w14:textId="6597D4BF" w:rsidR="007F3BEA" w:rsidRPr="007F3BEA" w:rsidRDefault="1884F599" w:rsidP="00625905">
      <w:pPr>
        <w:pStyle w:val="Paragraphedeliste"/>
        <w:numPr>
          <w:ilvl w:val="0"/>
          <w:numId w:val="10"/>
        </w:numPr>
        <w:rPr>
          <w:rFonts w:asciiTheme="majorBidi" w:hAnsiTheme="majorBidi" w:cstheme="majorBidi"/>
          <w:sz w:val="24"/>
          <w:szCs w:val="24"/>
        </w:rPr>
      </w:pPr>
      <w:r w:rsidRPr="1884F599">
        <w:rPr>
          <w:rFonts w:asciiTheme="majorBidi" w:hAnsiTheme="majorBidi" w:cstheme="majorBidi"/>
          <w:b/>
          <w:bCs/>
          <w:sz w:val="24"/>
          <w:szCs w:val="24"/>
        </w:rPr>
        <w:t>LTDC (LCD-TFT display Controller) et contrôleur de touches résistives.</w:t>
      </w:r>
    </w:p>
    <w:p w14:paraId="0B9434CE" w14:textId="6CF48BE5" w:rsidR="1884F599" w:rsidRDefault="1884F599" w:rsidP="00B1770D">
      <w:pPr>
        <w:pStyle w:val="Style1"/>
        <w:ind w:firstLine="360"/>
      </w:pPr>
      <w:r>
        <w:t xml:space="preserve">Grace au périphérique LTDC on pourra interfacer l’écran avec la carte STM32, ce périphérique est responsable à transmettre l’ensemble des pixels d’une image sous une format bien déterminé (hors de portée de ce rapport due à sa taille). Le LTDC consomme beaucoup de ressources que ce soit au niveau des pins (&gt;40 pins) ou au niveau calcules et traitements. C’est pour cela qu’on a utilisé un accélérateur </w:t>
      </w:r>
      <w:r w:rsidRPr="1884F599">
        <w:rPr>
          <w:b/>
          <w:bCs/>
        </w:rPr>
        <w:t>DMA2D.</w:t>
      </w:r>
    </w:p>
    <w:p w14:paraId="42B90FDA" w14:textId="6CC1342F" w:rsidR="1884F599" w:rsidRDefault="1884F599" w:rsidP="1884F599">
      <w:pPr>
        <w:pStyle w:val="Style1"/>
        <w:jc w:val="center"/>
      </w:pPr>
      <w:r>
        <w:rPr>
          <w:noProof/>
        </w:rPr>
        <w:drawing>
          <wp:anchor distT="0" distB="0" distL="114300" distR="114300" simplePos="0" relativeHeight="251796480" behindDoc="0" locked="0" layoutInCell="1" allowOverlap="1" wp14:anchorId="3456B9F1" wp14:editId="1ED66539">
            <wp:simplePos x="0" y="0"/>
            <wp:positionH relativeFrom="column">
              <wp:posOffset>595630</wp:posOffset>
            </wp:positionH>
            <wp:positionV relativeFrom="paragraph">
              <wp:posOffset>-4445</wp:posOffset>
            </wp:positionV>
            <wp:extent cx="4572000" cy="2156774"/>
            <wp:effectExtent l="0" t="0" r="0" b="0"/>
            <wp:wrapTopAndBottom/>
            <wp:docPr id="1341717849" name="Image 679944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79944762"/>
                    <pic:cNvPicPr/>
                  </pic:nvPicPr>
                  <pic:blipFill>
                    <a:blip r:embed="rId83">
                      <a:extLst>
                        <a:ext uri="{28A0092B-C50C-407E-A947-70E740481C1C}">
                          <a14:useLocalDpi xmlns:a14="http://schemas.microsoft.com/office/drawing/2010/main" val="0"/>
                        </a:ext>
                      </a:extLst>
                    </a:blip>
                    <a:srcRect b="28344"/>
                    <a:stretch>
                      <a:fillRect/>
                    </a:stretch>
                  </pic:blipFill>
                  <pic:spPr>
                    <a:xfrm>
                      <a:off x="0" y="0"/>
                      <a:ext cx="4572000" cy="2156774"/>
                    </a:xfrm>
                    <a:prstGeom prst="rect">
                      <a:avLst/>
                    </a:prstGeom>
                  </pic:spPr>
                </pic:pic>
              </a:graphicData>
            </a:graphic>
          </wp:anchor>
        </w:drawing>
      </w:r>
      <w:r w:rsidR="00001709">
        <w:t>//interfaçage RGB</w:t>
      </w:r>
    </w:p>
    <w:p w14:paraId="0B09B5DA" w14:textId="5678F441" w:rsidR="1884F599" w:rsidRDefault="1884F599" w:rsidP="1884F599">
      <w:pPr>
        <w:pStyle w:val="Style1"/>
        <w:jc w:val="center"/>
        <w:rPr>
          <w:rFonts w:ascii="Times New Roman" w:hAnsi="Times New Roman" w:cs="Times New Roman"/>
        </w:rPr>
      </w:pPr>
      <w:r>
        <w:rPr>
          <w:noProof/>
          <w:lang w:eastAsia="fr-FR"/>
        </w:rPr>
        <w:drawing>
          <wp:anchor distT="0" distB="0" distL="114300" distR="114300" simplePos="0" relativeHeight="251797504" behindDoc="0" locked="0" layoutInCell="1" allowOverlap="1" wp14:anchorId="1144B071" wp14:editId="70ABB1EF">
            <wp:simplePos x="0" y="0"/>
            <wp:positionH relativeFrom="column">
              <wp:posOffset>595630</wp:posOffset>
            </wp:positionH>
            <wp:positionV relativeFrom="paragraph">
              <wp:posOffset>3175</wp:posOffset>
            </wp:positionV>
            <wp:extent cx="4572000" cy="1571625"/>
            <wp:effectExtent l="0" t="0" r="0" b="9525"/>
            <wp:wrapTopAndBottom/>
            <wp:docPr id="309598971" name="Image 69364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3645441"/>
                    <pic:cNvPicPr/>
                  </pic:nvPicPr>
                  <pic:blipFill>
                    <a:blip r:embed="rId84">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anchor>
        </w:drawing>
      </w:r>
      <w:r w:rsidR="00001709">
        <w:rPr>
          <w:rFonts w:ascii="Times New Roman" w:hAnsi="Times New Roman" w:cs="Times New Roman"/>
        </w:rPr>
        <w:t>// structure de données passé dans LTDC</w:t>
      </w:r>
    </w:p>
    <w:p w14:paraId="3B98550B" w14:textId="260FBC76" w:rsidR="1884F599" w:rsidRDefault="1884F599" w:rsidP="00B1770D">
      <w:pPr>
        <w:pStyle w:val="Style1"/>
        <w:ind w:firstLine="708"/>
        <w:rPr>
          <w:rFonts w:ascii="Times New Roman" w:hAnsi="Times New Roman" w:cs="Times New Roman"/>
        </w:rPr>
      </w:pPr>
      <w:r w:rsidRPr="1884F599">
        <w:rPr>
          <w:rFonts w:ascii="Times New Roman" w:hAnsi="Times New Roman" w:cs="Times New Roman"/>
        </w:rPr>
        <w:t xml:space="preserve">Le périphérique de touche résistive est un système qui va convertir </w:t>
      </w:r>
      <w:r w:rsidR="00001709" w:rsidRPr="1884F599">
        <w:rPr>
          <w:rFonts w:ascii="Times New Roman" w:hAnsi="Times New Roman" w:cs="Times New Roman"/>
        </w:rPr>
        <w:t>les données analogiques</w:t>
      </w:r>
      <w:r w:rsidRPr="1884F599">
        <w:rPr>
          <w:rFonts w:ascii="Times New Roman" w:hAnsi="Times New Roman" w:cs="Times New Roman"/>
        </w:rPr>
        <w:t xml:space="preserve"> des touches à des coordonnées </w:t>
      </w:r>
      <w:r w:rsidR="00001709" w:rsidRPr="1884F599">
        <w:rPr>
          <w:rFonts w:ascii="Times New Roman" w:hAnsi="Times New Roman" w:cs="Times New Roman"/>
        </w:rPr>
        <w:t>x, y puis</w:t>
      </w:r>
      <w:r w:rsidRPr="1884F599">
        <w:rPr>
          <w:rFonts w:ascii="Times New Roman" w:hAnsi="Times New Roman" w:cs="Times New Roman"/>
        </w:rPr>
        <w:t xml:space="preserve"> il les transmet à travers le protocole i2c ou spi pour que le processeur l’interprète. En fait le processeur doit connaitre le protocole dont le contrôleur de touche utilise pour transmettre l’information. Dans ce cas un pilote logiciel doit être programmé pour assurer la communication avec le périphérique.</w:t>
      </w:r>
    </w:p>
    <w:p w14:paraId="77CC768F" w14:textId="793F5334" w:rsidR="1884F599" w:rsidRDefault="1884F599" w:rsidP="1884F599">
      <w:pPr>
        <w:pStyle w:val="Style1"/>
        <w:jc w:val="center"/>
        <w:rPr>
          <w:rFonts w:ascii="Times New Roman" w:hAnsi="Times New Roman" w:cs="Times New Roman"/>
          <w:b/>
          <w:bCs/>
        </w:rPr>
      </w:pPr>
      <w:r>
        <w:rPr>
          <w:noProof/>
          <w:lang w:eastAsia="fr-FR"/>
        </w:rPr>
        <w:lastRenderedPageBreak/>
        <w:drawing>
          <wp:inline distT="0" distB="0" distL="0" distR="0" wp14:anchorId="4D1661AA" wp14:editId="4CF30B78">
            <wp:extent cx="4572000" cy="2085975"/>
            <wp:effectExtent l="0" t="0" r="0" b="0"/>
            <wp:docPr id="753302738" name="Image 75330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0D67D9D2" w14:textId="332584B2" w:rsidR="00001709" w:rsidRDefault="00001709" w:rsidP="1884F599">
      <w:pPr>
        <w:pStyle w:val="Style1"/>
        <w:jc w:val="center"/>
        <w:rPr>
          <w:rFonts w:ascii="Times New Roman" w:hAnsi="Times New Roman" w:cs="Times New Roman"/>
          <w:b/>
          <w:bCs/>
        </w:rPr>
      </w:pPr>
      <w:r>
        <w:rPr>
          <w:rFonts w:ascii="Times New Roman" w:hAnsi="Times New Roman" w:cs="Times New Roman"/>
          <w:b/>
          <w:bCs/>
        </w:rPr>
        <w:t>Communication dalle tactile résistive et processeur</w:t>
      </w:r>
    </w:p>
    <w:p w14:paraId="504E4775" w14:textId="24124360" w:rsidR="1884F599" w:rsidRDefault="1884F599" w:rsidP="1884F599">
      <w:pPr>
        <w:pStyle w:val="Style1"/>
        <w:rPr>
          <w:rFonts w:ascii="Times New Roman" w:hAnsi="Times New Roman" w:cs="Times New Roman"/>
        </w:rPr>
      </w:pPr>
    </w:p>
    <w:p w14:paraId="4084D9E9" w14:textId="0A5033F3" w:rsidR="007F3BEA" w:rsidRDefault="007F3BEA" w:rsidP="00625905">
      <w:pPr>
        <w:numPr>
          <w:ilvl w:val="0"/>
          <w:numId w:val="15"/>
        </w:numPr>
        <w:rPr>
          <w:rFonts w:asciiTheme="majorBidi" w:hAnsiTheme="majorBidi" w:cstheme="majorBidi"/>
          <w:b/>
          <w:bCs/>
          <w:sz w:val="24"/>
          <w:szCs w:val="24"/>
        </w:rPr>
      </w:pPr>
      <w:r w:rsidRPr="007F3BEA">
        <w:rPr>
          <w:rFonts w:asciiTheme="majorBidi" w:hAnsiTheme="majorBidi" w:cstheme="majorBidi"/>
          <w:b/>
          <w:bCs/>
          <w:sz w:val="24"/>
          <w:szCs w:val="24"/>
        </w:rPr>
        <w:t>Architecture (MVP)</w:t>
      </w:r>
    </w:p>
    <w:p w14:paraId="43A89F41" w14:textId="65C382F0" w:rsidR="007F3BEA" w:rsidRPr="007F3BEA" w:rsidRDefault="007F3BEA" w:rsidP="00B1770D">
      <w:pPr>
        <w:pStyle w:val="Style1"/>
        <w:ind w:firstLine="360"/>
        <w:rPr>
          <w:rStyle w:val="lev"/>
          <w:b w:val="0"/>
          <w:bCs w:val="0"/>
        </w:rPr>
      </w:pPr>
      <w:r w:rsidRPr="007F3BEA">
        <w:rPr>
          <w:rStyle w:val="lev"/>
          <w:b w:val="0"/>
          <w:bCs w:val="0"/>
        </w:rPr>
        <w:t xml:space="preserve">On a utilisé le Framework </w:t>
      </w:r>
      <w:proofErr w:type="spellStart"/>
      <w:r w:rsidRPr="007F3BEA">
        <w:rPr>
          <w:rStyle w:val="lev"/>
          <w:b w:val="0"/>
          <w:bCs w:val="0"/>
        </w:rPr>
        <w:t>TouchGFX</w:t>
      </w:r>
      <w:proofErr w:type="spellEnd"/>
      <w:r w:rsidRPr="007F3BEA">
        <w:rPr>
          <w:rStyle w:val="lev"/>
          <w:b w:val="0"/>
          <w:bCs w:val="0"/>
        </w:rPr>
        <w:t xml:space="preserve"> pour développer l’interface homme machine.</w:t>
      </w:r>
    </w:p>
    <w:p w14:paraId="36F251C3" w14:textId="64B65DF4" w:rsidR="007F3BEA" w:rsidRPr="007F3BEA" w:rsidRDefault="007F3BEA" w:rsidP="00B1770D">
      <w:pPr>
        <w:pStyle w:val="Style1"/>
        <w:ind w:firstLine="360"/>
        <w:rPr>
          <w:rStyle w:val="lev"/>
          <w:b w:val="0"/>
          <w:bCs w:val="0"/>
        </w:rPr>
      </w:pPr>
      <w:r w:rsidRPr="007F3BEA">
        <w:rPr>
          <w:rStyle w:val="lev"/>
          <w:b w:val="0"/>
          <w:bCs w:val="0"/>
        </w:rPr>
        <w:t>Le X-CUBE-TOUCHGFX est une expansion développée par ST pour faciliter l’intégration avec CUBE-IDE, en fait grâce à la méthode drag and drop, on peut faire le design de l’ensemble des vues (</w:t>
      </w:r>
      <w:proofErr w:type="spellStart"/>
      <w:r w:rsidRPr="007F3BEA">
        <w:rPr>
          <w:rStyle w:val="lev"/>
          <w:b w:val="0"/>
          <w:bCs w:val="0"/>
        </w:rPr>
        <w:t>view</w:t>
      </w:r>
      <w:proofErr w:type="spellEnd"/>
      <w:r w:rsidRPr="007F3BEA">
        <w:rPr>
          <w:rStyle w:val="lev"/>
          <w:b w:val="0"/>
          <w:bCs w:val="0"/>
        </w:rPr>
        <w:t xml:space="preserve">) et puis on génère le code en C++ selon une architecture appelé MVP avec l’approche orienté objets. </w:t>
      </w:r>
    </w:p>
    <w:p w14:paraId="093774D1" w14:textId="18831BAA" w:rsidR="007F3BEA" w:rsidRDefault="007F3BEA" w:rsidP="00B1770D">
      <w:pPr>
        <w:pStyle w:val="Style1"/>
        <w:ind w:firstLine="360"/>
        <w:rPr>
          <w:rFonts w:eastAsia="system-ui"/>
        </w:rPr>
      </w:pPr>
      <w:r w:rsidRPr="349F5BE1">
        <w:rPr>
          <w:rFonts w:eastAsia="system-ui"/>
        </w:rPr>
        <w:t>Modèle de conception modèle-vue-présentateur</w:t>
      </w:r>
    </w:p>
    <w:p w14:paraId="2F893AA3" w14:textId="31151EBF" w:rsidR="007F3BEA" w:rsidRDefault="007F3BEA" w:rsidP="00B1770D">
      <w:pPr>
        <w:pStyle w:val="Style1"/>
        <w:ind w:firstLine="360"/>
        <w:rPr>
          <w:rFonts w:eastAsia="system-ui"/>
        </w:rPr>
      </w:pPr>
      <w:r w:rsidRPr="349F5BE1">
        <w:rPr>
          <w:rFonts w:eastAsia="system-ui"/>
        </w:rPr>
        <w:t xml:space="preserve">Les interfaces utilisateur </w:t>
      </w:r>
      <w:proofErr w:type="spellStart"/>
      <w:r w:rsidRPr="349F5BE1">
        <w:rPr>
          <w:rFonts w:eastAsia="system-ui"/>
        </w:rPr>
        <w:t>TouchGFX</w:t>
      </w:r>
      <w:proofErr w:type="spellEnd"/>
      <w:r w:rsidRPr="349F5BE1">
        <w:rPr>
          <w:rFonts w:eastAsia="system-ui"/>
        </w:rPr>
        <w:t xml:space="preserve"> suivent un modèle architectural appelé MVP qui est une dérivation du modèle Modèle-Vue-Contrôleur (MVC). Les deux sont largement utilisés pour créer des applications d'interface homme machine.</w:t>
      </w:r>
    </w:p>
    <w:p w14:paraId="3E9B4858" w14:textId="749D90F8" w:rsidR="007F3BEA" w:rsidRDefault="007F3BEA" w:rsidP="00B1770D">
      <w:pPr>
        <w:pStyle w:val="Style1"/>
        <w:ind w:firstLine="360"/>
      </w:pPr>
      <w:r w:rsidRPr="349F5BE1">
        <w:rPr>
          <w:rFonts w:eastAsia="system-ui"/>
        </w:rPr>
        <w:t>Dans MVP, les trois classes sont définies comme suit :</w:t>
      </w:r>
    </w:p>
    <w:p w14:paraId="66333C98" w14:textId="77777777" w:rsidR="007F3BEA" w:rsidRDefault="007F3BEA" w:rsidP="00625905">
      <w:pPr>
        <w:pStyle w:val="Style1"/>
        <w:numPr>
          <w:ilvl w:val="0"/>
          <w:numId w:val="16"/>
        </w:numPr>
      </w:pPr>
      <w:r w:rsidRPr="007F3BEA">
        <w:rPr>
          <w:rFonts w:eastAsia="system-ui"/>
          <w:b/>
          <w:bCs/>
        </w:rPr>
        <w:t xml:space="preserve">Le </w:t>
      </w:r>
      <w:r w:rsidRPr="007F3BEA">
        <w:rPr>
          <w:rFonts w:eastAsia="system-ui"/>
          <w:b/>
          <w:bCs/>
          <w:i/>
          <w:iCs/>
        </w:rPr>
        <w:t>modèle (Model)</w:t>
      </w:r>
      <w:r w:rsidRPr="007F3BEA">
        <w:rPr>
          <w:rFonts w:eastAsia="system-ui"/>
          <w:b/>
          <w:bCs/>
        </w:rPr>
        <w:t xml:space="preserve"> </w:t>
      </w:r>
      <w:r w:rsidRPr="7EAAF5DA">
        <w:rPr>
          <w:rFonts w:eastAsia="system-ui"/>
        </w:rPr>
        <w:t>est une interface de données, elle sert également de lien entre la partie non-UI (Backend system) et la partie UI (User Interface) du projet : c’est le cœur de l’interface graphique.</w:t>
      </w:r>
    </w:p>
    <w:p w14:paraId="56A8913F" w14:textId="77777777" w:rsidR="007F3BEA" w:rsidRDefault="007F3BEA" w:rsidP="00625905">
      <w:pPr>
        <w:pStyle w:val="Style1"/>
        <w:numPr>
          <w:ilvl w:val="0"/>
          <w:numId w:val="16"/>
        </w:numPr>
      </w:pPr>
      <w:r w:rsidRPr="007F3BEA">
        <w:rPr>
          <w:rFonts w:eastAsia="system-ui"/>
          <w:b/>
          <w:bCs/>
        </w:rPr>
        <w:t xml:space="preserve">La </w:t>
      </w:r>
      <w:r w:rsidRPr="007F3BEA">
        <w:rPr>
          <w:rFonts w:eastAsia="system-ui"/>
          <w:b/>
          <w:bCs/>
          <w:i/>
          <w:iCs/>
        </w:rPr>
        <w:t>vue (</w:t>
      </w:r>
      <w:proofErr w:type="spellStart"/>
      <w:r w:rsidRPr="007F3BEA">
        <w:rPr>
          <w:rFonts w:eastAsia="system-ui"/>
          <w:b/>
          <w:bCs/>
          <w:i/>
          <w:iCs/>
        </w:rPr>
        <w:t>View</w:t>
      </w:r>
      <w:proofErr w:type="spellEnd"/>
      <w:r w:rsidRPr="007F3BEA">
        <w:rPr>
          <w:rFonts w:eastAsia="system-ui"/>
          <w:b/>
          <w:bCs/>
          <w:i/>
          <w:iCs/>
        </w:rPr>
        <w:t>)</w:t>
      </w:r>
      <w:r w:rsidRPr="007F3BEA">
        <w:rPr>
          <w:rFonts w:eastAsia="system-ui"/>
          <w:b/>
          <w:bCs/>
        </w:rPr>
        <w:t xml:space="preserve"> </w:t>
      </w:r>
      <w:r w:rsidRPr="3494BB9D">
        <w:rPr>
          <w:rFonts w:eastAsia="system-ui"/>
        </w:rPr>
        <w:t xml:space="preserve">est une interface passive interface passive qui affiche les données et acquiert les informations de l’utilisateur (via les différents widgets de </w:t>
      </w:r>
      <w:proofErr w:type="spellStart"/>
      <w:r w:rsidRPr="3494BB9D">
        <w:rPr>
          <w:rFonts w:eastAsia="system-ui"/>
        </w:rPr>
        <w:t>touchgfx</w:t>
      </w:r>
      <w:proofErr w:type="spellEnd"/>
      <w:r w:rsidRPr="3494BB9D">
        <w:rPr>
          <w:rFonts w:eastAsia="system-ui"/>
        </w:rPr>
        <w:t xml:space="preserve"> ex : zone de texte, image, bouton, menu déroulant, curseur…)</w:t>
      </w:r>
    </w:p>
    <w:p w14:paraId="1BD90BA9" w14:textId="56AB7D24" w:rsidR="007F3BEA" w:rsidRDefault="007F3BEA" w:rsidP="00625905">
      <w:pPr>
        <w:pStyle w:val="Style1"/>
        <w:numPr>
          <w:ilvl w:val="0"/>
          <w:numId w:val="16"/>
        </w:numPr>
      </w:pPr>
      <w:r w:rsidRPr="007F3BEA">
        <w:rPr>
          <w:rFonts w:eastAsia="system-ui"/>
          <w:b/>
          <w:bCs/>
        </w:rPr>
        <w:t xml:space="preserve">Le </w:t>
      </w:r>
      <w:r w:rsidRPr="007F3BEA">
        <w:rPr>
          <w:rFonts w:eastAsia="system-ui"/>
          <w:b/>
          <w:bCs/>
          <w:i/>
          <w:iCs/>
        </w:rPr>
        <w:t>présentateur (</w:t>
      </w:r>
      <w:proofErr w:type="spellStart"/>
      <w:r w:rsidRPr="007F3BEA">
        <w:rPr>
          <w:rFonts w:eastAsia="system-ui"/>
          <w:b/>
          <w:bCs/>
          <w:i/>
          <w:iCs/>
        </w:rPr>
        <w:t>Presenter</w:t>
      </w:r>
      <w:proofErr w:type="spellEnd"/>
      <w:r w:rsidRPr="3494BB9D">
        <w:rPr>
          <w:rFonts w:eastAsia="system-ui"/>
          <w:i/>
          <w:iCs/>
        </w:rPr>
        <w:t>)</w:t>
      </w:r>
      <w:r w:rsidRPr="3494BB9D">
        <w:rPr>
          <w:rFonts w:eastAsia="system-ui"/>
        </w:rPr>
        <w:t xml:space="preserve"> est une classe qui agit sur le modèle et la vue. Elle récupère les données du modèle et les formate pour les afficher dans la vue.</w:t>
      </w:r>
    </w:p>
    <w:p w14:paraId="7A115C18" w14:textId="47E86B66" w:rsidR="0042229A" w:rsidRDefault="0042229A" w:rsidP="18AFD3F6">
      <w:pPr>
        <w:rPr>
          <w:rFonts w:asciiTheme="majorBidi" w:hAnsiTheme="majorBidi" w:cstheme="majorBidi"/>
          <w:b/>
          <w:bCs/>
          <w:sz w:val="24"/>
          <w:szCs w:val="24"/>
        </w:rPr>
      </w:pPr>
    </w:p>
    <w:p w14:paraId="546D521E" w14:textId="4FA9BB10" w:rsidR="0042229A" w:rsidRDefault="0042229A" w:rsidP="1884F599">
      <w:pPr>
        <w:jc w:val="center"/>
        <w:rPr>
          <w:rFonts w:asciiTheme="majorBidi" w:hAnsiTheme="majorBidi" w:cstheme="majorBidi"/>
          <w:b/>
          <w:bCs/>
          <w:sz w:val="24"/>
          <w:szCs w:val="24"/>
        </w:rPr>
      </w:pPr>
      <w:r>
        <w:rPr>
          <w:noProof/>
          <w:lang w:eastAsia="fr-FR"/>
        </w:rPr>
        <w:drawing>
          <wp:inline distT="0" distB="0" distL="0" distR="0" wp14:anchorId="5CC6CA7B" wp14:editId="265B9294">
            <wp:extent cx="4333875" cy="2457450"/>
            <wp:effectExtent l="0" t="0" r="9525" b="0"/>
            <wp:docPr id="1035485385" name="Image 103548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35485385"/>
                    <pic:cNvPicPr/>
                  </pic:nvPicPr>
                  <pic:blipFill>
                    <a:blip r:embed="rId86">
                      <a:extLst>
                        <a:ext uri="{28A0092B-C50C-407E-A947-70E740481C1C}">
                          <a14:useLocalDpi xmlns:a14="http://schemas.microsoft.com/office/drawing/2010/main" val="0"/>
                        </a:ext>
                      </a:extLst>
                    </a:blip>
                    <a:stretch>
                      <a:fillRect/>
                    </a:stretch>
                  </pic:blipFill>
                  <pic:spPr>
                    <a:xfrm>
                      <a:off x="0" y="0"/>
                      <a:ext cx="4333875" cy="2457450"/>
                    </a:xfrm>
                    <a:prstGeom prst="rect">
                      <a:avLst/>
                    </a:prstGeom>
                  </pic:spPr>
                </pic:pic>
              </a:graphicData>
            </a:graphic>
          </wp:inline>
        </w:drawing>
      </w:r>
    </w:p>
    <w:p w14:paraId="3BD20DA1" w14:textId="565D0788" w:rsidR="0042229A" w:rsidRDefault="0042229A" w:rsidP="1884F599">
      <w:pPr>
        <w:rPr>
          <w:rFonts w:asciiTheme="majorBidi" w:hAnsiTheme="majorBidi" w:cstheme="majorBidi"/>
          <w:b/>
          <w:bCs/>
          <w:sz w:val="24"/>
          <w:szCs w:val="24"/>
        </w:rPr>
      </w:pPr>
    </w:p>
    <w:p w14:paraId="70A109D7" w14:textId="5A35120B" w:rsidR="007F3BEA" w:rsidRPr="007F3BEA" w:rsidRDefault="00B07B2B" w:rsidP="18AFD3F6">
      <w:pPr>
        <w:rPr>
          <w:rFonts w:asciiTheme="majorBidi" w:hAnsiTheme="majorBidi" w:cstheme="majorBidi"/>
          <w:b/>
          <w:bCs/>
          <w:sz w:val="24"/>
          <w:szCs w:val="24"/>
        </w:rPr>
      </w:pPr>
      <w:r>
        <w:rPr>
          <w:noProof/>
          <w:lang w:eastAsia="fr-FR"/>
        </w:rPr>
        <mc:AlternateContent>
          <mc:Choice Requires="wps">
            <w:drawing>
              <wp:anchor distT="0" distB="0" distL="114300" distR="114300" simplePos="0" relativeHeight="251722752" behindDoc="0" locked="0" layoutInCell="1" allowOverlap="1" wp14:anchorId="6EBE37B9" wp14:editId="286FD7DB">
                <wp:simplePos x="0" y="0"/>
                <wp:positionH relativeFrom="margin">
                  <wp:posOffset>709930</wp:posOffset>
                </wp:positionH>
                <wp:positionV relativeFrom="paragraph">
                  <wp:posOffset>9525</wp:posOffset>
                </wp:positionV>
                <wp:extent cx="4333875" cy="238125"/>
                <wp:effectExtent l="0" t="0" r="9525" b="9525"/>
                <wp:wrapNone/>
                <wp:docPr id="24" name="Zone de texte 24"/>
                <wp:cNvGraphicFramePr/>
                <a:graphic xmlns:a="http://schemas.openxmlformats.org/drawingml/2006/main">
                  <a:graphicData uri="http://schemas.microsoft.com/office/word/2010/wordprocessingShape">
                    <wps:wsp>
                      <wps:cNvSpPr txBox="1"/>
                      <wps:spPr>
                        <a:xfrm>
                          <a:off x="0" y="0"/>
                          <a:ext cx="4333875" cy="238125"/>
                        </a:xfrm>
                        <a:prstGeom prst="rect">
                          <a:avLst/>
                        </a:prstGeom>
                        <a:solidFill>
                          <a:prstClr val="white"/>
                        </a:solidFill>
                        <a:ln>
                          <a:noFill/>
                        </a:ln>
                        <a:effectLst/>
                      </wps:spPr>
                      <wps:txbx>
                        <w:txbxContent>
                          <w:p w14:paraId="2D1C28E8" w14:textId="528D6269" w:rsidR="00C36EB8" w:rsidRPr="007F3BEA" w:rsidRDefault="00C36EB8" w:rsidP="007F3BEA">
                            <w:pPr>
                              <w:pStyle w:val="Lgende"/>
                              <w:jc w:val="center"/>
                              <w:rPr>
                                <w:noProof/>
                                <w:sz w:val="20"/>
                                <w:szCs w:val="20"/>
                              </w:rPr>
                            </w:pPr>
                            <w:bookmarkStart w:id="72" w:name="_Toc103110500"/>
                            <w:r w:rsidRPr="007F3BEA">
                              <w:rPr>
                                <w:sz w:val="20"/>
                                <w:szCs w:val="20"/>
                              </w:rPr>
                              <w:t xml:space="preserve">Figure </w:t>
                            </w:r>
                            <w:r w:rsidRPr="007F3BEA">
                              <w:rPr>
                                <w:sz w:val="20"/>
                                <w:szCs w:val="20"/>
                              </w:rPr>
                              <w:fldChar w:fldCharType="begin"/>
                            </w:r>
                            <w:r w:rsidRPr="007F3BEA">
                              <w:rPr>
                                <w:sz w:val="20"/>
                                <w:szCs w:val="20"/>
                              </w:rPr>
                              <w:instrText xml:space="preserve"> SEQ Figure \* ARABIC </w:instrText>
                            </w:r>
                            <w:r w:rsidRPr="007F3BEA">
                              <w:rPr>
                                <w:sz w:val="20"/>
                                <w:szCs w:val="20"/>
                              </w:rPr>
                              <w:fldChar w:fldCharType="separate"/>
                            </w:r>
                            <w:r w:rsidR="00CB4075">
                              <w:rPr>
                                <w:noProof/>
                                <w:sz w:val="20"/>
                                <w:szCs w:val="20"/>
                              </w:rPr>
                              <w:t>19</w:t>
                            </w:r>
                            <w:r w:rsidRPr="007F3BEA">
                              <w:rPr>
                                <w:sz w:val="20"/>
                                <w:szCs w:val="20"/>
                              </w:rPr>
                              <w:fldChar w:fldCharType="end"/>
                            </w:r>
                            <w:r w:rsidRPr="007F3BEA">
                              <w:rPr>
                                <w:sz w:val="20"/>
                                <w:szCs w:val="20"/>
                              </w:rPr>
                              <w:t xml:space="preserve"> : Modèle de conception modèle-vue-présentateur</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BE37B9" id="Zone de texte 24" o:spid="_x0000_s1050" type="#_x0000_t202" style="position:absolute;margin-left:55.9pt;margin-top:.75pt;width:341.25pt;height:18.75pt;z-index:251722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" stroked="f">
                <v:textbox inset="0,0,0,0">
                  <w:txbxContent>
                    <w:p w14:paraId="2D1C28E8" w14:textId="528D6269" w:rsidR="00C36EB8" w:rsidRPr="007F3BEA" w:rsidRDefault="00C36EB8" w:rsidP="007F3BEA">
                      <w:pPr>
                        <w:pStyle w:val="Lgende"/>
                        <w:jc w:val="center"/>
                        <w:rPr>
                          <w:noProof/>
                          <w:sz w:val="20"/>
                          <w:szCs w:val="20"/>
                        </w:rPr>
                      </w:pPr>
                      <w:bookmarkStart w:id="73" w:name="_Toc103110500"/>
                      <w:r w:rsidRPr="007F3BEA">
                        <w:rPr>
                          <w:sz w:val="20"/>
                          <w:szCs w:val="20"/>
                        </w:rPr>
                        <w:t xml:space="preserve">Figure </w:t>
                      </w:r>
                      <w:r w:rsidRPr="007F3BEA">
                        <w:rPr>
                          <w:sz w:val="20"/>
                          <w:szCs w:val="20"/>
                        </w:rPr>
                        <w:fldChar w:fldCharType="begin"/>
                      </w:r>
                      <w:r w:rsidRPr="007F3BEA">
                        <w:rPr>
                          <w:sz w:val="20"/>
                          <w:szCs w:val="20"/>
                        </w:rPr>
                        <w:instrText xml:space="preserve"> SEQ Figure \* ARABIC </w:instrText>
                      </w:r>
                      <w:r w:rsidRPr="007F3BEA">
                        <w:rPr>
                          <w:sz w:val="20"/>
                          <w:szCs w:val="20"/>
                        </w:rPr>
                        <w:fldChar w:fldCharType="separate"/>
                      </w:r>
                      <w:r w:rsidR="00CB4075">
                        <w:rPr>
                          <w:noProof/>
                          <w:sz w:val="20"/>
                          <w:szCs w:val="20"/>
                        </w:rPr>
                        <w:t>19</w:t>
                      </w:r>
                      <w:r w:rsidRPr="007F3BEA">
                        <w:rPr>
                          <w:sz w:val="20"/>
                          <w:szCs w:val="20"/>
                        </w:rPr>
                        <w:fldChar w:fldCharType="end"/>
                      </w:r>
                      <w:r w:rsidRPr="007F3BEA">
                        <w:rPr>
                          <w:sz w:val="20"/>
                          <w:szCs w:val="20"/>
                        </w:rPr>
                        <w:t xml:space="preserve"> : Modèle de conception modèle-vue-présentateur</w:t>
                      </w:r>
                      <w:bookmarkEnd w:id="73"/>
                    </w:p>
                  </w:txbxContent>
                </v:textbox>
                <w10:wrap anchorx="margin"/>
              </v:shape>
            </w:pict>
          </mc:Fallback>
        </mc:AlternateContent>
      </w:r>
    </w:p>
    <w:p w14:paraId="6D0366D4" w14:textId="4F53BAE0" w:rsidR="00E800AC" w:rsidRDefault="007F3BEA" w:rsidP="00625905">
      <w:pPr>
        <w:pStyle w:val="Paragraphedeliste"/>
        <w:numPr>
          <w:ilvl w:val="0"/>
          <w:numId w:val="15"/>
        </w:numPr>
        <w:rPr>
          <w:rFonts w:asciiTheme="majorBidi" w:hAnsiTheme="majorBidi" w:cstheme="majorBidi"/>
          <w:b/>
          <w:bCs/>
          <w:sz w:val="24"/>
          <w:szCs w:val="24"/>
        </w:rPr>
      </w:pPr>
      <w:r w:rsidRPr="007F3BEA">
        <w:rPr>
          <w:rFonts w:asciiTheme="majorBidi" w:hAnsiTheme="majorBidi" w:cstheme="majorBidi"/>
          <w:b/>
          <w:bCs/>
          <w:sz w:val="24"/>
          <w:szCs w:val="24"/>
        </w:rPr>
        <w:t xml:space="preserve">Les interactions dans </w:t>
      </w:r>
      <w:proofErr w:type="spellStart"/>
      <w:r w:rsidRPr="007F3BEA">
        <w:rPr>
          <w:rFonts w:asciiTheme="majorBidi" w:hAnsiTheme="majorBidi" w:cstheme="majorBidi"/>
          <w:b/>
          <w:bCs/>
          <w:sz w:val="24"/>
          <w:szCs w:val="24"/>
        </w:rPr>
        <w:t>TouchGFX</w:t>
      </w:r>
      <w:proofErr w:type="spellEnd"/>
    </w:p>
    <w:p w14:paraId="368CB83F" w14:textId="3E7DFAC3" w:rsidR="007F3BEA" w:rsidRPr="00C30C09" w:rsidRDefault="007F3BEA" w:rsidP="00C30C09">
      <w:pPr>
        <w:pStyle w:val="Style1"/>
        <w:rPr>
          <w:rStyle w:val="lev"/>
          <w:b w:val="0"/>
          <w:bCs w:val="0"/>
        </w:rPr>
      </w:pPr>
      <w:r w:rsidRPr="00C30C09">
        <w:rPr>
          <w:rStyle w:val="lev"/>
          <w:b w:val="0"/>
          <w:bCs w:val="0"/>
        </w:rPr>
        <w:t xml:space="preserve">Dans </w:t>
      </w:r>
      <w:proofErr w:type="spellStart"/>
      <w:r w:rsidRPr="00C30C09">
        <w:rPr>
          <w:rStyle w:val="lev"/>
          <w:b w:val="0"/>
          <w:bCs w:val="0"/>
        </w:rPr>
        <w:t>TouchGFX</w:t>
      </w:r>
      <w:proofErr w:type="spellEnd"/>
      <w:r w:rsidRPr="00C30C09">
        <w:rPr>
          <w:rStyle w:val="lev"/>
          <w:b w:val="0"/>
          <w:bCs w:val="0"/>
        </w:rPr>
        <w:t xml:space="preserve"> Designer, une interaction est constituée d'un trigger et d'une action :</w:t>
      </w:r>
    </w:p>
    <w:p w14:paraId="4F850BA6" w14:textId="6766A1C9" w:rsidR="007F3BEA" w:rsidRPr="00C30C09" w:rsidRDefault="007F3BEA" w:rsidP="00625905">
      <w:pPr>
        <w:pStyle w:val="Style1"/>
        <w:numPr>
          <w:ilvl w:val="0"/>
          <w:numId w:val="9"/>
        </w:numPr>
        <w:rPr>
          <w:rStyle w:val="lev"/>
          <w:b w:val="0"/>
          <w:bCs w:val="0"/>
        </w:rPr>
      </w:pPr>
      <w:r w:rsidRPr="00C30C09">
        <w:rPr>
          <w:rStyle w:val="lev"/>
          <w:b w:val="0"/>
          <w:bCs w:val="0"/>
        </w:rPr>
        <w:t>Un trigger est ce qui va démarrer l'interaction - ce qui doit se passer dans notre application pour que l'action ait lieu.</w:t>
      </w:r>
    </w:p>
    <w:p w14:paraId="3E1CB313" w14:textId="130C5CA0" w:rsidR="007F3BEA" w:rsidRPr="00C30C09" w:rsidRDefault="007F3BEA" w:rsidP="00625905">
      <w:pPr>
        <w:pStyle w:val="Style1"/>
        <w:numPr>
          <w:ilvl w:val="0"/>
          <w:numId w:val="9"/>
        </w:numPr>
        <w:rPr>
          <w:rStyle w:val="lev"/>
          <w:b w:val="0"/>
          <w:bCs w:val="0"/>
        </w:rPr>
      </w:pPr>
      <w:r w:rsidRPr="00C30C09">
        <w:rPr>
          <w:rStyle w:val="lev"/>
          <w:b w:val="0"/>
          <w:bCs w:val="0"/>
        </w:rPr>
        <w:t>Une action est ce qui va se passer après qu'un déclencheur ait été émis.</w:t>
      </w:r>
    </w:p>
    <w:p w14:paraId="6E0EBC96" w14:textId="25D9CF6D" w:rsidR="007F3BEA" w:rsidRPr="00C30C09" w:rsidRDefault="007F3BEA" w:rsidP="00C30C09">
      <w:pPr>
        <w:pStyle w:val="Style1"/>
        <w:rPr>
          <w:rStyle w:val="lev"/>
          <w:b w:val="0"/>
          <w:bCs w:val="0"/>
        </w:rPr>
      </w:pPr>
      <w:r w:rsidRPr="00C30C09">
        <w:rPr>
          <w:rStyle w:val="lev"/>
          <w:b w:val="0"/>
          <w:bCs w:val="0"/>
        </w:rPr>
        <w:t>Un écran vide n'aura que quatre actions disponibles :</w:t>
      </w:r>
    </w:p>
    <w:p w14:paraId="4665BAC8" w14:textId="16B16175" w:rsidR="00C30C09" w:rsidRPr="00C30C09" w:rsidRDefault="00C30C09" w:rsidP="00625905">
      <w:pPr>
        <w:pStyle w:val="Style1"/>
        <w:numPr>
          <w:ilvl w:val="0"/>
          <w:numId w:val="17"/>
        </w:numPr>
        <w:rPr>
          <w:rStyle w:val="lev"/>
          <w:b w:val="0"/>
          <w:bCs w:val="0"/>
        </w:rPr>
      </w:pPr>
      <w:r w:rsidRPr="00C30C09">
        <w:rPr>
          <w:rStyle w:val="lev"/>
          <w:b w:val="0"/>
          <w:bCs w:val="0"/>
        </w:rPr>
        <w:t xml:space="preserve">Call new </w:t>
      </w:r>
      <w:proofErr w:type="spellStart"/>
      <w:r w:rsidRPr="00C30C09">
        <w:rPr>
          <w:rStyle w:val="lev"/>
          <w:b w:val="0"/>
          <w:bCs w:val="0"/>
        </w:rPr>
        <w:t>virtual</w:t>
      </w:r>
      <w:proofErr w:type="spellEnd"/>
      <w:r w:rsidRPr="00C30C09">
        <w:rPr>
          <w:rStyle w:val="lev"/>
          <w:b w:val="0"/>
          <w:bCs w:val="0"/>
        </w:rPr>
        <w:t xml:space="preserve"> </w:t>
      </w:r>
      <w:proofErr w:type="spellStart"/>
      <w:r w:rsidRPr="00C30C09">
        <w:rPr>
          <w:rStyle w:val="lev"/>
          <w:b w:val="0"/>
          <w:bCs w:val="0"/>
        </w:rPr>
        <w:t>function</w:t>
      </w:r>
      <w:proofErr w:type="spellEnd"/>
    </w:p>
    <w:p w14:paraId="47BB60E6" w14:textId="77777777" w:rsidR="00C30C09" w:rsidRPr="00C30C09" w:rsidRDefault="00C30C09" w:rsidP="00625905">
      <w:pPr>
        <w:pStyle w:val="Style1"/>
        <w:numPr>
          <w:ilvl w:val="0"/>
          <w:numId w:val="17"/>
        </w:numPr>
        <w:rPr>
          <w:rStyle w:val="lev"/>
          <w:b w:val="0"/>
          <w:bCs w:val="0"/>
        </w:rPr>
      </w:pPr>
      <w:r w:rsidRPr="00C30C09">
        <w:rPr>
          <w:rStyle w:val="lev"/>
          <w:b w:val="0"/>
          <w:bCs w:val="0"/>
        </w:rPr>
        <w:t>Change screen</w:t>
      </w:r>
    </w:p>
    <w:p w14:paraId="7A813403" w14:textId="77777777" w:rsidR="00C30C09" w:rsidRPr="00C30C09" w:rsidRDefault="00C30C09" w:rsidP="00625905">
      <w:pPr>
        <w:pStyle w:val="Style1"/>
        <w:numPr>
          <w:ilvl w:val="0"/>
          <w:numId w:val="17"/>
        </w:numPr>
        <w:rPr>
          <w:rStyle w:val="lev"/>
          <w:b w:val="0"/>
          <w:bCs w:val="0"/>
        </w:rPr>
      </w:pPr>
      <w:proofErr w:type="spellStart"/>
      <w:r w:rsidRPr="00C30C09">
        <w:rPr>
          <w:rStyle w:val="lev"/>
          <w:b w:val="0"/>
          <w:bCs w:val="0"/>
        </w:rPr>
        <w:t>Execute</w:t>
      </w:r>
      <w:proofErr w:type="spellEnd"/>
      <w:r w:rsidRPr="00C30C09">
        <w:rPr>
          <w:rStyle w:val="lev"/>
          <w:b w:val="0"/>
          <w:bCs w:val="0"/>
        </w:rPr>
        <w:t xml:space="preserve"> C++ code</w:t>
      </w:r>
    </w:p>
    <w:p w14:paraId="49B55CD6" w14:textId="7D065063" w:rsidR="00C30C09" w:rsidRDefault="1884F599" w:rsidP="00625905">
      <w:pPr>
        <w:pStyle w:val="Style1"/>
        <w:numPr>
          <w:ilvl w:val="0"/>
          <w:numId w:val="17"/>
        </w:numPr>
        <w:rPr>
          <w:rStyle w:val="lev"/>
          <w:b w:val="0"/>
          <w:bCs w:val="0"/>
        </w:rPr>
      </w:pPr>
      <w:proofErr w:type="spellStart"/>
      <w:r w:rsidRPr="1884F599">
        <w:rPr>
          <w:rStyle w:val="lev"/>
          <w:b w:val="0"/>
          <w:bCs w:val="0"/>
        </w:rPr>
        <w:t>Wait</w:t>
      </w:r>
      <w:proofErr w:type="spellEnd"/>
      <w:r w:rsidRPr="1884F599">
        <w:rPr>
          <w:rStyle w:val="lev"/>
          <w:b w:val="0"/>
          <w:bCs w:val="0"/>
        </w:rPr>
        <w:t xml:space="preserve"> for </w:t>
      </w:r>
    </w:p>
    <w:p w14:paraId="4DB7606C" w14:textId="77777777" w:rsidR="00C30C09" w:rsidRDefault="1884F599" w:rsidP="00625905">
      <w:pPr>
        <w:pStyle w:val="Style1"/>
        <w:numPr>
          <w:ilvl w:val="0"/>
          <w:numId w:val="15"/>
        </w:numPr>
        <w:rPr>
          <w:rStyle w:val="lev"/>
          <w:b w:val="0"/>
          <w:bCs w:val="0"/>
        </w:rPr>
      </w:pPr>
      <w:r w:rsidRPr="1884F599">
        <w:rPr>
          <w:rStyle w:val="lev"/>
        </w:rPr>
        <w:t xml:space="preserve">Flux des données </w:t>
      </w:r>
    </w:p>
    <w:p w14:paraId="0EFAF18B" w14:textId="19A18F5F" w:rsidR="00C30C09" w:rsidRDefault="1884F599" w:rsidP="00B1770D">
      <w:pPr>
        <w:pStyle w:val="Style1"/>
        <w:ind w:firstLine="360"/>
        <w:rPr>
          <w:rFonts w:eastAsia="system-ui"/>
        </w:rPr>
      </w:pPr>
      <w:r w:rsidRPr="1884F599">
        <w:rPr>
          <w:rFonts w:eastAsia="system-ui"/>
        </w:rPr>
        <w:t xml:space="preserve">Dans </w:t>
      </w:r>
      <w:proofErr w:type="spellStart"/>
      <w:r w:rsidRPr="1884F599">
        <w:rPr>
          <w:rFonts w:eastAsia="system-ui"/>
        </w:rPr>
        <w:t>TouchGFX</w:t>
      </w:r>
      <w:proofErr w:type="spellEnd"/>
      <w:r w:rsidRPr="1884F599">
        <w:rPr>
          <w:rFonts w:eastAsia="system-ui"/>
        </w:rPr>
        <w:t xml:space="preserve">, la communication avec la partie non-UI de l'application, appelée ici le </w:t>
      </w:r>
      <w:r w:rsidRPr="1884F599">
        <w:rPr>
          <w:rFonts w:eastAsia="system-ui"/>
          <w:b/>
          <w:bCs/>
        </w:rPr>
        <w:t>backend</w:t>
      </w:r>
      <w:r w:rsidRPr="1884F599">
        <w:rPr>
          <w:rFonts w:eastAsia="system-ui"/>
        </w:rPr>
        <w:t xml:space="preserve">, se fait à partir de la classe Model. Le système backend dans notre cas est </w:t>
      </w:r>
      <w:proofErr w:type="spellStart"/>
      <w:r w:rsidRPr="1884F599">
        <w:rPr>
          <w:rFonts w:eastAsia="system-ui"/>
        </w:rPr>
        <w:t>FreeRTOS</w:t>
      </w:r>
      <w:proofErr w:type="spellEnd"/>
      <w:r w:rsidRPr="1884F599">
        <w:rPr>
          <w:rFonts w:eastAsia="system-ui"/>
        </w:rPr>
        <w:t xml:space="preserve"> avec tous les taches que nous avons parlé précédemment. Du point de vue </w:t>
      </w:r>
      <w:proofErr w:type="spellStart"/>
      <w:r w:rsidRPr="1884F599">
        <w:rPr>
          <w:rFonts w:eastAsia="system-ui"/>
        </w:rPr>
        <w:t>TouchGFX</w:t>
      </w:r>
      <w:proofErr w:type="spellEnd"/>
      <w:r w:rsidRPr="1884F599">
        <w:rPr>
          <w:rFonts w:eastAsia="system-ui"/>
        </w:rPr>
        <w:t>, cela n'a pas vraiment d'importance, tant qu'il s'agit d'un composant avec lequel il est capable de communiquer.</w:t>
      </w:r>
    </w:p>
    <w:p w14:paraId="31A15212" w14:textId="33476B27" w:rsidR="0042229A" w:rsidRDefault="0042229A" w:rsidP="1884F599">
      <w:pPr>
        <w:pStyle w:val="Style1"/>
        <w:jc w:val="center"/>
        <w:rPr>
          <w:rFonts w:ascii="Times New Roman" w:hAnsi="Times New Roman" w:cs="Times New Roman"/>
        </w:rPr>
      </w:pPr>
      <w:r>
        <w:rPr>
          <w:noProof/>
          <w:lang w:eastAsia="fr-FR"/>
        </w:rPr>
        <w:lastRenderedPageBreak/>
        <w:drawing>
          <wp:inline distT="0" distB="0" distL="0" distR="0" wp14:anchorId="5FE8968E" wp14:editId="118EBEDC">
            <wp:extent cx="4572000" cy="2324100"/>
            <wp:effectExtent l="0" t="0" r="0" b="0"/>
            <wp:docPr id="469917035" name="Image 1175939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75939103"/>
                    <pic:cNvPicPr/>
                  </pic:nvPicPr>
                  <pic:blipFill>
                    <a:blip r:embed="rId87">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2A3CBC5A" w14:textId="754DF6F9" w:rsidR="0042229A" w:rsidRDefault="00B07B2B" w:rsidP="00C30C09">
      <w:pPr>
        <w:pStyle w:val="Style1"/>
        <w:rPr>
          <w:rFonts w:eastAsia="system-ui"/>
        </w:rPr>
      </w:pPr>
      <w:r>
        <w:rPr>
          <w:noProof/>
          <w:lang w:eastAsia="fr-FR"/>
        </w:rPr>
        <mc:AlternateContent>
          <mc:Choice Requires="wps">
            <w:drawing>
              <wp:anchor distT="0" distB="0" distL="114300" distR="114300" simplePos="0" relativeHeight="251725824" behindDoc="0" locked="0" layoutInCell="1" allowOverlap="1" wp14:anchorId="2EE319EE" wp14:editId="53B67133">
                <wp:simplePos x="0" y="0"/>
                <wp:positionH relativeFrom="column">
                  <wp:posOffset>405130</wp:posOffset>
                </wp:positionH>
                <wp:positionV relativeFrom="paragraph">
                  <wp:posOffset>8255</wp:posOffset>
                </wp:positionV>
                <wp:extent cx="4572000" cy="295275"/>
                <wp:effectExtent l="0" t="0" r="0" b="9525"/>
                <wp:wrapNone/>
                <wp:docPr id="32" name="Zone de texte 32"/>
                <wp:cNvGraphicFramePr/>
                <a:graphic xmlns:a="http://schemas.openxmlformats.org/drawingml/2006/main">
                  <a:graphicData uri="http://schemas.microsoft.com/office/word/2010/wordprocessingShape">
                    <wps:wsp>
                      <wps:cNvSpPr txBox="1"/>
                      <wps:spPr>
                        <a:xfrm>
                          <a:off x="0" y="0"/>
                          <a:ext cx="4572000" cy="295275"/>
                        </a:xfrm>
                        <a:prstGeom prst="rect">
                          <a:avLst/>
                        </a:prstGeom>
                        <a:solidFill>
                          <a:prstClr val="white"/>
                        </a:solidFill>
                        <a:ln>
                          <a:noFill/>
                        </a:ln>
                        <a:effectLst/>
                      </wps:spPr>
                      <wps:txbx>
                        <w:txbxContent>
                          <w:p w14:paraId="183ED2E7" w14:textId="52EC75AE" w:rsidR="00C36EB8" w:rsidRPr="00C30C09" w:rsidRDefault="00C36EB8" w:rsidP="00C30C09">
                            <w:pPr>
                              <w:pStyle w:val="Lgende"/>
                              <w:jc w:val="center"/>
                              <w:rPr>
                                <w:rFonts w:asciiTheme="majorBidi" w:hAnsiTheme="majorBidi" w:cstheme="majorBidi"/>
                                <w:noProof/>
                                <w:sz w:val="28"/>
                                <w:szCs w:val="28"/>
                              </w:rPr>
                            </w:pPr>
                            <w:bookmarkStart w:id="74" w:name="_Toc103110501"/>
                            <w:r w:rsidRPr="00C30C09">
                              <w:rPr>
                                <w:sz w:val="20"/>
                                <w:szCs w:val="20"/>
                              </w:rPr>
                              <w:t xml:space="preserve">Figure </w:t>
                            </w:r>
                            <w:r w:rsidRPr="00C30C09">
                              <w:rPr>
                                <w:sz w:val="20"/>
                                <w:szCs w:val="20"/>
                              </w:rPr>
                              <w:fldChar w:fldCharType="begin"/>
                            </w:r>
                            <w:r w:rsidRPr="00C30C09">
                              <w:rPr>
                                <w:sz w:val="20"/>
                                <w:szCs w:val="20"/>
                              </w:rPr>
                              <w:instrText xml:space="preserve"> SEQ Figure \* ARABIC </w:instrText>
                            </w:r>
                            <w:r w:rsidRPr="00C30C09">
                              <w:rPr>
                                <w:sz w:val="20"/>
                                <w:szCs w:val="20"/>
                              </w:rPr>
                              <w:fldChar w:fldCharType="separate"/>
                            </w:r>
                            <w:r w:rsidR="00CB4075">
                              <w:rPr>
                                <w:noProof/>
                                <w:sz w:val="20"/>
                                <w:szCs w:val="20"/>
                              </w:rPr>
                              <w:t>20</w:t>
                            </w:r>
                            <w:r w:rsidRPr="00C30C09">
                              <w:rPr>
                                <w:sz w:val="20"/>
                                <w:szCs w:val="20"/>
                              </w:rPr>
                              <w:fldChar w:fldCharType="end"/>
                            </w:r>
                            <w:r w:rsidRPr="00C30C09">
                              <w:rPr>
                                <w:sz w:val="20"/>
                                <w:szCs w:val="20"/>
                              </w:rPr>
                              <w:t xml:space="preserve"> : Modèle-Vue-Présentateur et communication externe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E319EE" id="Zone de texte 32" o:spid="_x0000_s1051" type="#_x0000_t202" style="position:absolute;margin-left:31.9pt;margin-top:.65pt;width:5in;height:23.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" stroked="f">
                <v:textbox inset="0,0,0,0">
                  <w:txbxContent>
                    <w:p w14:paraId="183ED2E7" w14:textId="52EC75AE" w:rsidR="00C36EB8" w:rsidRPr="00C30C09" w:rsidRDefault="00C36EB8" w:rsidP="00C30C09">
                      <w:pPr>
                        <w:pStyle w:val="Lgende"/>
                        <w:jc w:val="center"/>
                        <w:rPr>
                          <w:rFonts w:asciiTheme="majorBidi" w:hAnsiTheme="majorBidi" w:cstheme="majorBidi"/>
                          <w:noProof/>
                          <w:sz w:val="28"/>
                          <w:szCs w:val="28"/>
                        </w:rPr>
                      </w:pPr>
                      <w:bookmarkStart w:id="75" w:name="_Toc103110501"/>
                      <w:r w:rsidRPr="00C30C09">
                        <w:rPr>
                          <w:sz w:val="20"/>
                          <w:szCs w:val="20"/>
                        </w:rPr>
                        <w:t xml:space="preserve">Figure </w:t>
                      </w:r>
                      <w:r w:rsidRPr="00C30C09">
                        <w:rPr>
                          <w:sz w:val="20"/>
                          <w:szCs w:val="20"/>
                        </w:rPr>
                        <w:fldChar w:fldCharType="begin"/>
                      </w:r>
                      <w:r w:rsidRPr="00C30C09">
                        <w:rPr>
                          <w:sz w:val="20"/>
                          <w:szCs w:val="20"/>
                        </w:rPr>
                        <w:instrText xml:space="preserve"> SEQ Figure \* ARABIC </w:instrText>
                      </w:r>
                      <w:r w:rsidRPr="00C30C09">
                        <w:rPr>
                          <w:sz w:val="20"/>
                          <w:szCs w:val="20"/>
                        </w:rPr>
                        <w:fldChar w:fldCharType="separate"/>
                      </w:r>
                      <w:r w:rsidR="00CB4075">
                        <w:rPr>
                          <w:noProof/>
                          <w:sz w:val="20"/>
                          <w:szCs w:val="20"/>
                        </w:rPr>
                        <w:t>20</w:t>
                      </w:r>
                      <w:r w:rsidRPr="00C30C09">
                        <w:rPr>
                          <w:sz w:val="20"/>
                          <w:szCs w:val="20"/>
                        </w:rPr>
                        <w:fldChar w:fldCharType="end"/>
                      </w:r>
                      <w:r w:rsidRPr="00C30C09">
                        <w:rPr>
                          <w:sz w:val="20"/>
                          <w:szCs w:val="20"/>
                        </w:rPr>
                        <w:t xml:space="preserve"> : Modèle-Vue-Présentateur et communication externe</w:t>
                      </w:r>
                      <w:bookmarkEnd w:id="75"/>
                    </w:p>
                  </w:txbxContent>
                </v:textbox>
              </v:shape>
            </w:pict>
          </mc:Fallback>
        </mc:AlternateContent>
      </w:r>
    </w:p>
    <w:p w14:paraId="482A5170" w14:textId="7D6C64E2" w:rsidR="00C30C09" w:rsidRPr="00C30C09" w:rsidRDefault="1884F599" w:rsidP="00B1770D">
      <w:pPr>
        <w:pStyle w:val="Style1"/>
        <w:ind w:firstLine="708"/>
        <w:rPr>
          <w:rFonts w:eastAsia="system-ui"/>
        </w:rPr>
      </w:pPr>
      <w:r w:rsidRPr="1884F599">
        <w:rPr>
          <w:rFonts w:eastAsia="system-ui"/>
        </w:rPr>
        <w:t xml:space="preserve">Dans notre cas, le protocole de communication entre la partie graphique et le backend est géré à travers les queues (files d’attentes) que nous avons déjà utilisées pour la communication inter-taches. </w:t>
      </w:r>
    </w:p>
    <w:p w14:paraId="1A8307E3" w14:textId="7EAB7115" w:rsidR="00C30C09" w:rsidRDefault="00C30C09" w:rsidP="00C30C09">
      <w:pPr>
        <w:pStyle w:val="Style1"/>
        <w:rPr>
          <w:rFonts w:ascii="Courier New" w:eastAsia="Courier New" w:hAnsi="Courier New" w:cs="Courier New"/>
        </w:rPr>
      </w:pPr>
      <w:r w:rsidRPr="7EAAF5DA">
        <w:t xml:space="preserve">On prend l’exemple du débit d’injection : </w:t>
      </w:r>
    </w:p>
    <w:p w14:paraId="63760416" w14:textId="493DAB3C" w:rsidR="00C30C09" w:rsidRDefault="6C470DB7" w:rsidP="00B1770D">
      <w:pPr>
        <w:pStyle w:val="Style1"/>
        <w:ind w:firstLine="708"/>
        <w:rPr>
          <w:rFonts w:ascii="Courier New" w:eastAsia="Courier New" w:hAnsi="Courier New" w:cs="Courier New"/>
        </w:rPr>
      </w:pPr>
      <w:r>
        <w:t>Le Médecin tape sur le bouton  “</w:t>
      </w:r>
      <w:proofErr w:type="spellStart"/>
      <w:r w:rsidRPr="6C470DB7">
        <w:rPr>
          <w:rFonts w:ascii="Courier New" w:eastAsia="Courier New" w:hAnsi="Courier New" w:cs="Courier New"/>
        </w:rPr>
        <w:t>RateBtnBuffer</w:t>
      </w:r>
      <w:proofErr w:type="spellEnd"/>
      <w:r>
        <w:t>”, et grâce à l’interaction “</w:t>
      </w:r>
      <w:proofErr w:type="spellStart"/>
      <w:r w:rsidRPr="6C470DB7">
        <w:rPr>
          <w:rFonts w:ascii="Courier New" w:eastAsia="Courier New" w:hAnsi="Courier New" w:cs="Courier New"/>
        </w:rPr>
        <w:t>KeyboardRate</w:t>
      </w:r>
      <w:proofErr w:type="spellEnd"/>
      <w:r>
        <w:t xml:space="preserve">” il est dirigé vers une interface clavier pour taper en chiffre le débit. Pour chaque chiffre tapé une interaction eu lieu pour le stocker dans un </w:t>
      </w:r>
      <w:proofErr w:type="spellStart"/>
      <w:r>
        <w:t>buffer</w:t>
      </w:r>
      <w:proofErr w:type="spellEnd"/>
      <w:r>
        <w:t xml:space="preserve">. </w:t>
      </w:r>
    </w:p>
    <w:p w14:paraId="4368EAEA" w14:textId="60067897" w:rsidR="00C30C09" w:rsidRDefault="00B07B2B" w:rsidP="1884F599">
      <w:pPr>
        <w:pStyle w:val="Style1"/>
        <w:jc w:val="center"/>
        <w:rPr>
          <w:rFonts w:ascii="Times New Roman" w:hAnsi="Times New Roman" w:cs="Times New Roman"/>
        </w:rPr>
      </w:pPr>
      <w:r>
        <w:rPr>
          <w:noProof/>
          <w:lang w:eastAsia="fr-FR"/>
        </w:rPr>
        <w:drawing>
          <wp:inline distT="0" distB="0" distL="0" distR="0" wp14:anchorId="4E9B1CA5" wp14:editId="202BD139">
            <wp:extent cx="4572000" cy="2381250"/>
            <wp:effectExtent l="0" t="0" r="0" b="0"/>
            <wp:docPr id="733753472" name="Image 169002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90020920"/>
                    <pic:cNvPicPr/>
                  </pic:nvPicPr>
                  <pic:blipFill>
                    <a:blip r:embed="rId88">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566BCE31" w14:textId="41115703" w:rsidR="00B1770D" w:rsidRDefault="00001709" w:rsidP="00B1770D">
      <w:pPr>
        <w:pStyle w:val="Style1"/>
        <w:ind w:firstLine="708"/>
      </w:pPr>
      <w:r>
        <w:t>// interface principale</w:t>
      </w:r>
    </w:p>
    <w:p w14:paraId="38DD7D47" w14:textId="0744F8DB" w:rsidR="00C30C09" w:rsidRDefault="00C30C09" w:rsidP="00B1770D">
      <w:pPr>
        <w:pStyle w:val="Style1"/>
        <w:ind w:firstLine="708"/>
        <w:rPr>
          <w:rFonts w:ascii="Courier New" w:eastAsia="Courier New" w:hAnsi="Courier New" w:cs="Courier New"/>
        </w:rPr>
      </w:pPr>
      <w:r w:rsidRPr="7EAAF5DA">
        <w:t>Puis il tape le bouton “</w:t>
      </w:r>
      <w:r w:rsidRPr="7EAAF5DA">
        <w:rPr>
          <w:rFonts w:ascii="Courier New" w:eastAsia="Courier New" w:hAnsi="Courier New" w:cs="Courier New"/>
        </w:rPr>
        <w:t>Save</w:t>
      </w:r>
      <w:r w:rsidRPr="7EAAF5DA">
        <w:t>” qui fait l’appel d’une fonction “</w:t>
      </w:r>
      <w:proofErr w:type="spellStart"/>
      <w:r w:rsidRPr="7EAAF5DA">
        <w:rPr>
          <w:rFonts w:ascii="Courier New" w:eastAsia="Courier New" w:hAnsi="Courier New" w:cs="Courier New"/>
        </w:rPr>
        <w:t>SaveData</w:t>
      </w:r>
      <w:proofErr w:type="spellEnd"/>
      <w:r w:rsidRPr="7EAAF5DA">
        <w:t xml:space="preserve">” définit dans la classe </w:t>
      </w:r>
      <w:proofErr w:type="spellStart"/>
      <w:r w:rsidRPr="7EAAF5DA">
        <w:t>View</w:t>
      </w:r>
      <w:proofErr w:type="spellEnd"/>
      <w:r w:rsidRPr="7EAAF5DA">
        <w:t xml:space="preserve"> de l’interface  “</w:t>
      </w:r>
      <w:proofErr w:type="spellStart"/>
      <w:r w:rsidRPr="7EAAF5DA">
        <w:rPr>
          <w:rFonts w:ascii="Courier New" w:eastAsia="Courier New" w:hAnsi="Courier New" w:cs="Courier New"/>
        </w:rPr>
        <w:t>KeyboardNb</w:t>
      </w:r>
      <w:proofErr w:type="spellEnd"/>
      <w:r w:rsidRPr="7EAAF5DA">
        <w:t>”. Cette fonction passe la valeur du débit à la fonction “</w:t>
      </w:r>
      <w:proofErr w:type="spellStart"/>
      <w:r w:rsidRPr="7EAAF5DA">
        <w:rPr>
          <w:rFonts w:ascii="Courier New" w:eastAsia="Courier New" w:hAnsi="Courier New" w:cs="Courier New"/>
        </w:rPr>
        <w:t>saveFlowaRate</w:t>
      </w:r>
      <w:proofErr w:type="spellEnd"/>
      <w:r w:rsidRPr="7EAAF5DA">
        <w:t xml:space="preserve">” définit dans la classe </w:t>
      </w:r>
      <w:proofErr w:type="spellStart"/>
      <w:r w:rsidRPr="7EAAF5DA">
        <w:t>Presenter</w:t>
      </w:r>
      <w:proofErr w:type="spellEnd"/>
      <w:r w:rsidRPr="7EAAF5DA">
        <w:t xml:space="preserve"> de la </w:t>
      </w:r>
      <w:proofErr w:type="spellStart"/>
      <w:r w:rsidRPr="7EAAF5DA">
        <w:t>méme</w:t>
      </w:r>
      <w:proofErr w:type="spellEnd"/>
      <w:r w:rsidRPr="7EAAF5DA">
        <w:t xml:space="preserve"> interface. </w:t>
      </w:r>
    </w:p>
    <w:p w14:paraId="241BD088" w14:textId="47D9615D" w:rsidR="00C30C09" w:rsidRDefault="00C30C09" w:rsidP="00B1770D">
      <w:pPr>
        <w:pStyle w:val="Style1"/>
        <w:ind w:firstLine="708"/>
      </w:pPr>
      <w:r w:rsidRPr="7EAAF5DA">
        <w:lastRenderedPageBreak/>
        <w:t>Enfin cette dernière fait l’appel de la fonction “</w:t>
      </w:r>
      <w:proofErr w:type="spellStart"/>
      <w:r w:rsidRPr="7EAAF5DA">
        <w:rPr>
          <w:rFonts w:ascii="Courier New" w:eastAsia="Courier New" w:hAnsi="Courier New" w:cs="Courier New"/>
        </w:rPr>
        <w:t>saveFlowaRate</w:t>
      </w:r>
      <w:proofErr w:type="spellEnd"/>
      <w:r w:rsidRPr="7EAAF5DA">
        <w:t>” définit dans la classe Model.</w:t>
      </w:r>
    </w:p>
    <w:p w14:paraId="5A1BACAC" w14:textId="3C6A893D" w:rsidR="00C30C09" w:rsidRDefault="00C30C09" w:rsidP="00C30C09">
      <w:pPr>
        <w:ind w:firstLine="708"/>
      </w:pPr>
    </w:p>
    <w:p w14:paraId="539B3056" w14:textId="5143E1DC" w:rsidR="00B7079A" w:rsidRDefault="00B7079A" w:rsidP="1884F599">
      <w:pPr>
        <w:pStyle w:val="Style1"/>
        <w:jc w:val="center"/>
        <w:rPr>
          <w:rFonts w:ascii="Times New Roman" w:hAnsi="Times New Roman" w:cs="Times New Roman"/>
        </w:rPr>
      </w:pPr>
      <w:commentRangeStart w:id="76"/>
      <w:r>
        <w:rPr>
          <w:noProof/>
          <w:lang w:eastAsia="fr-FR"/>
        </w:rPr>
        <w:drawing>
          <wp:inline distT="0" distB="0" distL="0" distR="0" wp14:anchorId="7C9FC17F" wp14:editId="2F0E37D2">
            <wp:extent cx="4572000" cy="2628900"/>
            <wp:effectExtent l="0" t="0" r="0" b="0"/>
            <wp:docPr id="1966088754" name="Image 199549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95493743"/>
                    <pic:cNvPicPr/>
                  </pic:nvPicPr>
                  <pic:blipFill>
                    <a:blip r:embed="rId89">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commentRangeEnd w:id="76"/>
      <w:r>
        <w:commentReference w:id="76"/>
      </w:r>
    </w:p>
    <w:p w14:paraId="343C919C" w14:textId="188F9C22" w:rsidR="00001709" w:rsidRDefault="00001709" w:rsidP="1884F599">
      <w:pPr>
        <w:pStyle w:val="Style1"/>
        <w:jc w:val="center"/>
        <w:rPr>
          <w:rFonts w:ascii="Times New Roman" w:hAnsi="Times New Roman" w:cs="Times New Roman"/>
        </w:rPr>
      </w:pPr>
      <w:r>
        <w:rPr>
          <w:rFonts w:ascii="Times New Roman" w:hAnsi="Times New Roman" w:cs="Times New Roman"/>
        </w:rPr>
        <w:t>// interface clavier</w:t>
      </w:r>
    </w:p>
    <w:p w14:paraId="4967BE08" w14:textId="390275CC" w:rsidR="00001709" w:rsidRDefault="00B7079A" w:rsidP="00C30C09">
      <w:pPr>
        <w:pStyle w:val="Style1"/>
      </w:pPr>
      <w:r>
        <w:rPr>
          <w:noProof/>
          <w:lang w:eastAsia="fr-FR"/>
        </w:rPr>
        <w:drawing>
          <wp:inline distT="0" distB="0" distL="0" distR="0" wp14:anchorId="332C6C1B" wp14:editId="74EE70A6">
            <wp:extent cx="5546696" cy="751115"/>
            <wp:effectExtent l="0" t="0" r="0" b="0"/>
            <wp:docPr id="1996300731" name="Image 202262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22622122"/>
                    <pic:cNvPicPr/>
                  </pic:nvPicPr>
                  <pic:blipFill>
                    <a:blip r:embed="rId94">
                      <a:extLst>
                        <a:ext uri="{28A0092B-C50C-407E-A947-70E740481C1C}">
                          <a14:useLocalDpi xmlns:a14="http://schemas.microsoft.com/office/drawing/2010/main" val="0"/>
                        </a:ext>
                      </a:extLst>
                    </a:blip>
                    <a:stretch>
                      <a:fillRect/>
                    </a:stretch>
                  </pic:blipFill>
                  <pic:spPr>
                    <a:xfrm>
                      <a:off x="0" y="0"/>
                      <a:ext cx="5546696" cy="751115"/>
                    </a:xfrm>
                    <a:prstGeom prst="rect">
                      <a:avLst/>
                    </a:prstGeom>
                  </pic:spPr>
                </pic:pic>
              </a:graphicData>
            </a:graphic>
          </wp:inline>
        </w:drawing>
      </w:r>
    </w:p>
    <w:p w14:paraId="47595848" w14:textId="1C8E320F" w:rsidR="00001709" w:rsidRDefault="1884F599" w:rsidP="1884F599">
      <w:pPr>
        <w:pStyle w:val="Style1"/>
        <w:rPr>
          <w:rFonts w:ascii="Times New Roman" w:hAnsi="Times New Roman" w:cs="Times New Roman"/>
        </w:rPr>
      </w:pPr>
      <w:r>
        <w:rPr>
          <w:noProof/>
          <w:lang w:eastAsia="fr-FR"/>
        </w:rPr>
        <w:drawing>
          <wp:inline distT="0" distB="0" distL="0" distR="0" wp14:anchorId="3CEDADEC" wp14:editId="14FC07E3">
            <wp:extent cx="5473964" cy="1436915"/>
            <wp:effectExtent l="0" t="0" r="0" b="0"/>
            <wp:docPr id="1254211924" name="Image 75741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57412683"/>
                    <pic:cNvPicPr/>
                  </pic:nvPicPr>
                  <pic:blipFill>
                    <a:blip r:embed="rId95">
                      <a:extLst>
                        <a:ext uri="{28A0092B-C50C-407E-A947-70E740481C1C}">
                          <a14:useLocalDpi xmlns:a14="http://schemas.microsoft.com/office/drawing/2010/main" val="0"/>
                        </a:ext>
                      </a:extLst>
                    </a:blip>
                    <a:stretch>
                      <a:fillRect/>
                    </a:stretch>
                  </pic:blipFill>
                  <pic:spPr>
                    <a:xfrm>
                      <a:off x="0" y="0"/>
                      <a:ext cx="5473964" cy="1436915"/>
                    </a:xfrm>
                    <a:prstGeom prst="rect">
                      <a:avLst/>
                    </a:prstGeom>
                  </pic:spPr>
                </pic:pic>
              </a:graphicData>
            </a:graphic>
          </wp:inline>
        </w:drawing>
      </w:r>
    </w:p>
    <w:p w14:paraId="72BC3652" w14:textId="5EA4D1CD" w:rsidR="00C30C09" w:rsidRDefault="1884F599" w:rsidP="00B1770D">
      <w:pPr>
        <w:pStyle w:val="Style1"/>
        <w:ind w:firstLine="708"/>
      </w:pPr>
      <w:r>
        <w:t>La fonction “</w:t>
      </w:r>
      <w:proofErr w:type="spellStart"/>
      <w:r w:rsidRPr="1884F599">
        <w:rPr>
          <w:rFonts w:ascii="Courier New" w:eastAsia="Courier New" w:hAnsi="Courier New" w:cs="Courier New"/>
        </w:rPr>
        <w:t>saveInfusionData</w:t>
      </w:r>
      <w:proofErr w:type="spellEnd"/>
      <w:r>
        <w:t>” transmet les données vers le backend à travers une queue  ”</w:t>
      </w:r>
      <w:proofErr w:type="spellStart"/>
      <w:r w:rsidRPr="1884F599">
        <w:rPr>
          <w:rFonts w:ascii="Courier New" w:eastAsia="Courier New" w:hAnsi="Courier New" w:cs="Courier New"/>
        </w:rPr>
        <w:t>InfusionQHandle</w:t>
      </w:r>
      <w:proofErr w:type="spellEnd"/>
      <w:r>
        <w:t>” sous format d’une structure C de type “</w:t>
      </w:r>
      <w:proofErr w:type="spellStart"/>
      <w:r w:rsidRPr="1884F599">
        <w:rPr>
          <w:rFonts w:ascii="Courier New" w:eastAsia="Courier New" w:hAnsi="Courier New" w:cs="Courier New"/>
        </w:rPr>
        <w:t>Infusion_paramT</w:t>
      </w:r>
      <w:proofErr w:type="spellEnd"/>
      <w:r>
        <w:t>” qui admet tous les paramètres d’infusion.</w:t>
      </w:r>
    </w:p>
    <w:p w14:paraId="6C264452" w14:textId="45BCE149" w:rsidR="1884F599" w:rsidRDefault="1884F599" w:rsidP="1884F599">
      <w:pPr>
        <w:pStyle w:val="Style1"/>
      </w:pPr>
      <w:r>
        <w:rPr>
          <w:noProof/>
          <w:lang w:eastAsia="fr-FR"/>
        </w:rPr>
        <w:drawing>
          <wp:inline distT="0" distB="0" distL="0" distR="0" wp14:anchorId="57EA0028" wp14:editId="1F7A7550">
            <wp:extent cx="5326604" cy="1143000"/>
            <wp:effectExtent l="0" t="0" r="7620" b="0"/>
            <wp:docPr id="1557211411" name="Image 21813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8132780"/>
                    <pic:cNvPicPr/>
                  </pic:nvPicPr>
                  <pic:blipFill>
                    <a:blip r:embed="rId96">
                      <a:extLst>
                        <a:ext uri="{28A0092B-C50C-407E-A947-70E740481C1C}">
                          <a14:useLocalDpi xmlns:a14="http://schemas.microsoft.com/office/drawing/2010/main" val="0"/>
                        </a:ext>
                      </a:extLst>
                    </a:blip>
                    <a:stretch>
                      <a:fillRect/>
                    </a:stretch>
                  </pic:blipFill>
                  <pic:spPr>
                    <a:xfrm>
                      <a:off x="0" y="0"/>
                      <a:ext cx="5326604" cy="1143000"/>
                    </a:xfrm>
                    <a:prstGeom prst="rect">
                      <a:avLst/>
                    </a:prstGeom>
                  </pic:spPr>
                </pic:pic>
              </a:graphicData>
            </a:graphic>
          </wp:inline>
        </w:drawing>
      </w:r>
    </w:p>
    <w:p w14:paraId="73B05A7F" w14:textId="16231CDA" w:rsidR="1884F599" w:rsidRDefault="1884F599" w:rsidP="1884F599">
      <w:pPr>
        <w:pStyle w:val="Style1"/>
        <w:rPr>
          <w:rFonts w:ascii="Times New Roman" w:hAnsi="Times New Roman" w:cs="Times New Roman"/>
        </w:rPr>
      </w:pPr>
      <w:r>
        <w:rPr>
          <w:noProof/>
          <w:lang w:eastAsia="fr-FR"/>
        </w:rPr>
        <w:lastRenderedPageBreak/>
        <w:drawing>
          <wp:inline distT="0" distB="0" distL="0" distR="0" wp14:anchorId="74943920" wp14:editId="7B6C56FB">
            <wp:extent cx="5116288" cy="1907948"/>
            <wp:effectExtent l="0" t="0" r="8255" b="0"/>
            <wp:docPr id="570424106" name="Image 113654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36547200"/>
                    <pic:cNvPicPr/>
                  </pic:nvPicPr>
                  <pic:blipFill>
                    <a:blip r:embed="rId97">
                      <a:extLst>
                        <a:ext uri="{28A0092B-C50C-407E-A947-70E740481C1C}">
                          <a14:useLocalDpi xmlns:a14="http://schemas.microsoft.com/office/drawing/2010/main" val="0"/>
                        </a:ext>
                      </a:extLst>
                    </a:blip>
                    <a:stretch>
                      <a:fillRect/>
                    </a:stretch>
                  </pic:blipFill>
                  <pic:spPr>
                    <a:xfrm>
                      <a:off x="0" y="0"/>
                      <a:ext cx="5116288" cy="1907948"/>
                    </a:xfrm>
                    <a:prstGeom prst="rect">
                      <a:avLst/>
                    </a:prstGeom>
                  </pic:spPr>
                </pic:pic>
              </a:graphicData>
            </a:graphic>
          </wp:inline>
        </w:drawing>
      </w:r>
    </w:p>
    <w:p w14:paraId="5C16A1E6" w14:textId="2CB7B13B" w:rsidR="004230F5" w:rsidRDefault="004230F5" w:rsidP="1884F599">
      <w:pPr>
        <w:pStyle w:val="Style1"/>
        <w:rPr>
          <w:rFonts w:ascii="Times New Roman" w:hAnsi="Times New Roman" w:cs="Times New Roman"/>
        </w:rPr>
      </w:pPr>
      <w:r>
        <w:rPr>
          <w:rFonts w:ascii="Times New Roman" w:hAnsi="Times New Roman" w:cs="Times New Roman"/>
        </w:rPr>
        <w:t xml:space="preserve">// structure C </w:t>
      </w:r>
      <w:proofErr w:type="spellStart"/>
      <w:r>
        <w:rPr>
          <w:rFonts w:ascii="Times New Roman" w:hAnsi="Times New Roman" w:cs="Times New Roman"/>
        </w:rPr>
        <w:t>Infusion_paramT</w:t>
      </w:r>
      <w:proofErr w:type="spellEnd"/>
    </w:p>
    <w:p w14:paraId="1FAF06A2" w14:textId="77777777" w:rsidR="00B1770D" w:rsidRDefault="1884F599" w:rsidP="00B1770D">
      <w:pPr>
        <w:pStyle w:val="Style1"/>
        <w:ind w:firstLine="708"/>
      </w:pPr>
      <w:r>
        <w:t>Dans le backend, la tâche “</w:t>
      </w:r>
      <w:proofErr w:type="spellStart"/>
      <w:r w:rsidRPr="1884F599">
        <w:rPr>
          <w:rFonts w:ascii="Courier New" w:eastAsia="Courier New" w:hAnsi="Courier New" w:cs="Courier New"/>
        </w:rPr>
        <w:t>IHMHandle</w:t>
      </w:r>
      <w:proofErr w:type="spellEnd"/>
      <w:r>
        <w:t>” reçoit toutes les données envoyées d’après la queue d’infusion et les transmet vers d’autre files d’attente selon le besoin.</w:t>
      </w:r>
    </w:p>
    <w:p w14:paraId="50D22B70" w14:textId="0AFF96FB" w:rsidR="003D48B1" w:rsidRDefault="00B1770D" w:rsidP="003D48B1">
      <w:pPr>
        <w:pStyle w:val="Style1"/>
        <w:ind w:firstLine="708"/>
      </w:pPr>
      <w:r>
        <w:rPr>
          <w:noProof/>
          <w:lang w:eastAsia="fr-FR"/>
        </w:rPr>
        <w:drawing>
          <wp:anchor distT="0" distB="0" distL="114300" distR="114300" simplePos="0" relativeHeight="251753472" behindDoc="0" locked="0" layoutInCell="1" allowOverlap="1" wp14:anchorId="70C72B9D" wp14:editId="7F11F8EC">
            <wp:simplePos x="0" y="0"/>
            <wp:positionH relativeFrom="margin">
              <wp:align>center</wp:align>
            </wp:positionH>
            <wp:positionV relativeFrom="paragraph">
              <wp:posOffset>192405</wp:posOffset>
            </wp:positionV>
            <wp:extent cx="5371099" cy="2002972"/>
            <wp:effectExtent l="0" t="0" r="1270" b="0"/>
            <wp:wrapNone/>
            <wp:docPr id="1612613584" name="Image 492304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2304066"/>
                    <pic:cNvPicPr/>
                  </pic:nvPicPr>
                  <pic:blipFill>
                    <a:blip r:embed="rId98">
                      <a:extLst>
                        <a:ext uri="{28A0092B-C50C-407E-A947-70E740481C1C}">
                          <a14:useLocalDpi xmlns:a14="http://schemas.microsoft.com/office/drawing/2010/main" val="0"/>
                        </a:ext>
                      </a:extLst>
                    </a:blip>
                    <a:stretch>
                      <a:fillRect/>
                    </a:stretch>
                  </pic:blipFill>
                  <pic:spPr>
                    <a:xfrm>
                      <a:off x="0" y="0"/>
                      <a:ext cx="5371099" cy="2002972"/>
                    </a:xfrm>
                    <a:prstGeom prst="rect">
                      <a:avLst/>
                    </a:prstGeom>
                  </pic:spPr>
                </pic:pic>
              </a:graphicData>
            </a:graphic>
          </wp:anchor>
        </w:drawing>
      </w:r>
      <w:commentRangeStart w:id="77"/>
      <w:commentRangeEnd w:id="77"/>
      <w:r w:rsidR="00B07B2B">
        <w:commentReference w:id="77"/>
      </w:r>
    </w:p>
    <w:p w14:paraId="45EF1FDB" w14:textId="77777777" w:rsidR="003D48B1" w:rsidRDefault="003D48B1" w:rsidP="003D48B1">
      <w:pPr>
        <w:pStyle w:val="Style1"/>
        <w:ind w:firstLine="708"/>
      </w:pPr>
    </w:p>
    <w:p w14:paraId="01A5EF73" w14:textId="77777777" w:rsidR="003D48B1" w:rsidRDefault="003D48B1" w:rsidP="003D48B1">
      <w:pPr>
        <w:pStyle w:val="Style1"/>
        <w:ind w:firstLine="708"/>
      </w:pPr>
    </w:p>
    <w:p w14:paraId="74E901E4" w14:textId="77777777" w:rsidR="003D48B1" w:rsidRDefault="003D48B1" w:rsidP="003D48B1">
      <w:pPr>
        <w:pStyle w:val="Style1"/>
        <w:ind w:firstLine="708"/>
      </w:pPr>
    </w:p>
    <w:p w14:paraId="29FA8D5A" w14:textId="77777777" w:rsidR="003D48B1" w:rsidRDefault="003D48B1" w:rsidP="003D48B1">
      <w:pPr>
        <w:pStyle w:val="Style1"/>
        <w:ind w:firstLine="708"/>
      </w:pPr>
    </w:p>
    <w:p w14:paraId="0C0D838D" w14:textId="77777777" w:rsidR="003D48B1" w:rsidRDefault="003D48B1" w:rsidP="003D48B1">
      <w:pPr>
        <w:pStyle w:val="Style1"/>
        <w:ind w:firstLine="708"/>
      </w:pPr>
    </w:p>
    <w:p w14:paraId="7D7C6121" w14:textId="26B0F040" w:rsidR="003D48B1" w:rsidRDefault="004230F5" w:rsidP="003D48B1">
      <w:pPr>
        <w:pStyle w:val="Style1"/>
        <w:ind w:firstLine="708"/>
        <w:rPr>
          <w:rFonts w:eastAsia="Microsoft JhengHei"/>
        </w:rPr>
      </w:pPr>
      <w:r>
        <w:rPr>
          <w:rFonts w:eastAsia="Microsoft JhengHei"/>
        </w:rPr>
        <w:t xml:space="preserve">// structure tache </w:t>
      </w:r>
      <w:proofErr w:type="spellStart"/>
      <w:r>
        <w:rPr>
          <w:rFonts w:eastAsia="Microsoft JhengHei"/>
        </w:rPr>
        <w:t>IHMHandle</w:t>
      </w:r>
      <w:proofErr w:type="spellEnd"/>
    </w:p>
    <w:p w14:paraId="10E5A9EB" w14:textId="2469E2A9" w:rsidR="74FBCD6A" w:rsidRDefault="0C492962" w:rsidP="003D48B1">
      <w:pPr>
        <w:pStyle w:val="titre2"/>
      </w:pPr>
      <w:bookmarkStart w:id="78" w:name="_Toc104480465"/>
      <w:r w:rsidRPr="0C492962">
        <w:t>Capteurs et mesures</w:t>
      </w:r>
      <w:bookmarkEnd w:id="78"/>
    </w:p>
    <w:p w14:paraId="55B4523E" w14:textId="37A24AE3" w:rsidR="74FBCD6A" w:rsidRPr="003D48B1" w:rsidRDefault="003D48B1" w:rsidP="003D48B1">
      <w:pPr>
        <w:pStyle w:val="Style4"/>
        <w:rPr>
          <w:rFonts w:eastAsiaTheme="minorEastAsia"/>
        </w:rPr>
      </w:pPr>
      <w:bookmarkStart w:id="79" w:name="_Toc104480466"/>
      <w:r>
        <w:rPr>
          <w:rFonts w:eastAsia="Calibri"/>
        </w:rPr>
        <w:t xml:space="preserve">5-1 </w:t>
      </w:r>
      <w:r w:rsidR="18AFD3F6" w:rsidRPr="003D48B1">
        <w:rPr>
          <w:rFonts w:eastAsia="Calibri"/>
        </w:rPr>
        <w:t>Capteur de diamètre</w:t>
      </w:r>
      <w:bookmarkEnd w:id="79"/>
    </w:p>
    <w:p w14:paraId="01C4055F" w14:textId="77777777" w:rsidR="18AFD3F6" w:rsidRPr="003D48B1" w:rsidRDefault="18AFD3F6" w:rsidP="00010AC7">
      <w:pPr>
        <w:pStyle w:val="Style1"/>
        <w:numPr>
          <w:ilvl w:val="0"/>
          <w:numId w:val="57"/>
        </w:numPr>
        <w:rPr>
          <w:rFonts w:eastAsia="Calibri"/>
          <w:b/>
          <w:bCs/>
        </w:rPr>
      </w:pPr>
      <w:r w:rsidRPr="003D48B1">
        <w:rPr>
          <w:rFonts w:eastAsia="Calibri"/>
          <w:b/>
          <w:bCs/>
        </w:rPr>
        <w:t>Solution proposée :</w:t>
      </w:r>
    </w:p>
    <w:p w14:paraId="580EAFC1" w14:textId="77777777" w:rsidR="18AFD3F6" w:rsidRDefault="18AFD3F6" w:rsidP="003D48B1">
      <w:pPr>
        <w:pStyle w:val="Style1"/>
        <w:rPr>
          <w:rFonts w:eastAsia="Calibri"/>
        </w:rPr>
      </w:pPr>
      <w:r w:rsidRPr="18AFD3F6">
        <w:rPr>
          <w:rFonts w:eastAsia="Calibri"/>
        </w:rPr>
        <w:t>Le calcule de débit d’injection, comme il est indiqué précédemment, nécessite une connaissance de la section de la seringue. Afin de calculer ce paramètre il faut connaitre le rayon.</w:t>
      </w:r>
    </w:p>
    <w:p w14:paraId="46795954" w14:textId="77777777" w:rsidR="18AFD3F6" w:rsidRDefault="18AFD3F6" w:rsidP="7A6FE1E2">
      <w:pPr>
        <w:jc w:val="center"/>
      </w:pPr>
      <m:oMathPara>
        <m:oMath>
          <m:r>
            <w:rPr>
              <w:rFonts w:ascii="Cambria Math" w:hAnsi="Cambria Math"/>
            </w:rPr>
            <m:t>S=π×</m:t>
          </m:r>
          <m:sSup>
            <m:sSupPr>
              <m:ctrlPr>
                <w:rPr>
                  <w:rFonts w:ascii="Cambria Math" w:hAnsi="Cambria Math"/>
                </w:rPr>
              </m:ctrlPr>
            </m:sSupPr>
            <m:e>
              <m:r>
                <w:rPr>
                  <w:rFonts w:ascii="Cambria Math" w:hAnsi="Cambria Math"/>
                </w:rPr>
                <m:t>r</m:t>
              </m:r>
            </m:e>
            <m:sup>
              <m:r>
                <w:rPr>
                  <w:rFonts w:ascii="Cambria Math" w:hAnsi="Cambria Math"/>
                </w:rPr>
                <m:t>2</m:t>
              </m:r>
            </m:sup>
          </m:sSup>
        </m:oMath>
      </m:oMathPara>
    </w:p>
    <w:p w14:paraId="3864D0AB" w14:textId="77777777" w:rsidR="18AFD3F6" w:rsidRDefault="18AFD3F6" w:rsidP="003D48B1">
      <w:pPr>
        <w:pStyle w:val="Style1"/>
        <w:ind w:firstLine="708"/>
        <w:rPr>
          <w:rFonts w:eastAsia="Calibri"/>
        </w:rPr>
      </w:pPr>
      <w:r w:rsidRPr="18AFD3F6">
        <w:rPr>
          <w:rFonts w:eastAsia="Calibri"/>
        </w:rPr>
        <w:t xml:space="preserve">Généralement, on a une idée sur les rayons possibles d’après le type de la seringue. Notre solution est de détecter dans quelles marges se trouve le diamètre de la seringue et puis assigner la valeur convenable selon cette marge. </w:t>
      </w:r>
    </w:p>
    <w:p w14:paraId="0EA61235" w14:textId="77777777" w:rsidR="18AFD3F6" w:rsidRDefault="18AFD3F6" w:rsidP="003D48B1">
      <w:pPr>
        <w:pStyle w:val="Style1"/>
        <w:ind w:firstLine="708"/>
        <w:rPr>
          <w:rFonts w:eastAsia="Calibri"/>
        </w:rPr>
      </w:pPr>
      <w:r w:rsidRPr="18AFD3F6">
        <w:rPr>
          <w:rFonts w:eastAsia="Calibri"/>
        </w:rPr>
        <w:lastRenderedPageBreak/>
        <w:t xml:space="preserve">Le capteur s’agit d’un potentiomètre linéaire ou bien “slide </w:t>
      </w:r>
      <w:proofErr w:type="spellStart"/>
      <w:r w:rsidRPr="18AFD3F6">
        <w:rPr>
          <w:rFonts w:eastAsia="Calibri"/>
        </w:rPr>
        <w:t>potentiometer</w:t>
      </w:r>
      <w:proofErr w:type="spellEnd"/>
      <w:r w:rsidRPr="18AFD3F6">
        <w:rPr>
          <w:rFonts w:eastAsia="Calibri"/>
        </w:rPr>
        <w:t>” qui est lié au vérin de la pince à seringue (syringe clamp). Le potentiomètre va retourner une valeur pour chaque niveau du curseur et selon cette valeur on attribue un diamètre.</w:t>
      </w:r>
    </w:p>
    <w:p w14:paraId="141525D1" w14:textId="77777777" w:rsidR="18AFD3F6" w:rsidRDefault="18AFD3F6" w:rsidP="003D48B1">
      <w:pPr>
        <w:pStyle w:val="Style1"/>
        <w:rPr>
          <w:rFonts w:eastAsia="Calibri"/>
        </w:rPr>
      </w:pPr>
      <w:r w:rsidRPr="18AFD3F6">
        <w:rPr>
          <w:rFonts w:eastAsia="Calibri"/>
        </w:rPr>
        <w:t>Par exemple, on travaille avec les seringues de type x qui admettent ces diamètres possibles :</w:t>
      </w:r>
    </w:p>
    <w:p w14:paraId="0A587D00" w14:textId="77777777" w:rsidR="18AFD3F6" w:rsidRDefault="18AFD3F6" w:rsidP="00010AC7">
      <w:pPr>
        <w:pStyle w:val="Style1"/>
        <w:numPr>
          <w:ilvl w:val="0"/>
          <w:numId w:val="58"/>
        </w:numPr>
        <w:spacing w:line="240" w:lineRule="auto"/>
      </w:pPr>
      <w:r w:rsidRPr="18AFD3F6">
        <w:rPr>
          <w:rFonts w:eastAsia="Calibri"/>
        </w:rPr>
        <w:t>0.34mm pour le volume 5 mm^3</w:t>
      </w:r>
    </w:p>
    <w:p w14:paraId="7FC013B5" w14:textId="77777777" w:rsidR="18AFD3F6" w:rsidRDefault="18AFD3F6" w:rsidP="00010AC7">
      <w:pPr>
        <w:pStyle w:val="Style1"/>
        <w:numPr>
          <w:ilvl w:val="0"/>
          <w:numId w:val="58"/>
        </w:numPr>
        <w:spacing w:line="240" w:lineRule="auto"/>
      </w:pPr>
      <w:r w:rsidRPr="18AFD3F6">
        <w:rPr>
          <w:rFonts w:eastAsia="Calibri"/>
        </w:rPr>
        <w:t>0.49mm pour le volume 10 mm^3</w:t>
      </w:r>
    </w:p>
    <w:p w14:paraId="06C0F521" w14:textId="77777777" w:rsidR="18AFD3F6" w:rsidRDefault="18AFD3F6" w:rsidP="00010AC7">
      <w:pPr>
        <w:pStyle w:val="Style1"/>
        <w:numPr>
          <w:ilvl w:val="0"/>
          <w:numId w:val="58"/>
        </w:numPr>
        <w:spacing w:line="240" w:lineRule="auto"/>
      </w:pPr>
      <w:r w:rsidRPr="18AFD3F6">
        <w:rPr>
          <w:rFonts w:eastAsia="Calibri"/>
        </w:rPr>
        <w:t>1.03mm pour le volume 50mm^3</w:t>
      </w:r>
    </w:p>
    <w:p w14:paraId="33889588" w14:textId="77777777" w:rsidR="18AFD3F6" w:rsidRDefault="18AFD3F6" w:rsidP="00010AC7">
      <w:pPr>
        <w:pStyle w:val="Style1"/>
        <w:numPr>
          <w:ilvl w:val="0"/>
          <w:numId w:val="58"/>
        </w:numPr>
        <w:spacing w:line="240" w:lineRule="auto"/>
      </w:pPr>
      <w:r w:rsidRPr="18AFD3F6">
        <w:rPr>
          <w:rFonts w:eastAsia="Calibri"/>
        </w:rPr>
        <w:t>…</w:t>
      </w:r>
    </w:p>
    <w:p w14:paraId="19DD5222" w14:textId="77777777" w:rsidR="18AFD3F6" w:rsidRDefault="18AFD3F6" w:rsidP="003D48B1">
      <w:pPr>
        <w:pStyle w:val="Style1"/>
        <w:ind w:firstLine="360"/>
        <w:rPr>
          <w:rFonts w:eastAsia="Calibri"/>
        </w:rPr>
      </w:pPr>
      <w:r w:rsidRPr="18AFD3F6">
        <w:rPr>
          <w:rFonts w:eastAsia="Calibri"/>
        </w:rPr>
        <w:t>Si le capteur indique x ou y la variable rayon reçoit 0.49mm et puis on fait le calcul de la section.</w:t>
      </w:r>
    </w:p>
    <w:p w14:paraId="5AA4A004" w14:textId="77777777" w:rsidR="18AFD3F6" w:rsidRPr="003D48B1" w:rsidRDefault="18AFD3F6" w:rsidP="00010AC7">
      <w:pPr>
        <w:pStyle w:val="Style1"/>
        <w:numPr>
          <w:ilvl w:val="0"/>
          <w:numId w:val="59"/>
        </w:numPr>
        <w:rPr>
          <w:rFonts w:eastAsia="Calibri"/>
          <w:b/>
          <w:bCs/>
        </w:rPr>
      </w:pPr>
      <w:r w:rsidRPr="003D48B1">
        <w:rPr>
          <w:rFonts w:eastAsia="Calibri"/>
          <w:b/>
          <w:bCs/>
        </w:rPr>
        <w:t>Implémentation</w:t>
      </w:r>
    </w:p>
    <w:p w14:paraId="789BA619" w14:textId="77777777" w:rsidR="18AFD3F6" w:rsidRDefault="18AFD3F6" w:rsidP="003D48B1">
      <w:pPr>
        <w:pStyle w:val="Style1"/>
        <w:ind w:firstLine="360"/>
        <w:rPr>
          <w:rFonts w:eastAsia="Calibri"/>
        </w:rPr>
      </w:pPr>
      <w:r w:rsidRPr="18AFD3F6">
        <w:rPr>
          <w:rFonts w:eastAsia="Calibri"/>
        </w:rPr>
        <w:t>Le potentiomètre est alimenté avec une tension 3.3v qui représente sa valeur maximale et la sortie du potentiomètre linéaire est reliée à une entré ADC (Analogue to digital Converter) du microcontrôleur qui admet une résolution 16 bit, donc les valeurs possibles sont entre 0 (0v) et 65535 (3.3v).</w:t>
      </w:r>
    </w:p>
    <w:p w14:paraId="6D184F28" w14:textId="41E62C55" w:rsidR="18AFD3F6" w:rsidRPr="003D48B1" w:rsidRDefault="18AFD3F6" w:rsidP="003D48B1">
      <w:pPr>
        <w:pStyle w:val="Style1"/>
        <w:ind w:firstLine="360"/>
        <w:rPr>
          <w:rFonts w:eastAsia="Calibri"/>
        </w:rPr>
      </w:pPr>
      <w:r w:rsidRPr="18AFD3F6">
        <w:rPr>
          <w:rFonts w:eastAsia="Calibri"/>
        </w:rPr>
        <w:t>On a activé La fonction de mode continu (</w:t>
      </w:r>
      <w:proofErr w:type="spellStart"/>
      <w:r w:rsidRPr="18AFD3F6">
        <w:rPr>
          <w:rFonts w:eastAsia="Calibri"/>
        </w:rPr>
        <w:t>continuous</w:t>
      </w:r>
      <w:proofErr w:type="spellEnd"/>
      <w:r w:rsidRPr="18AFD3F6">
        <w:rPr>
          <w:rFonts w:eastAsia="Calibri"/>
        </w:rPr>
        <w:t xml:space="preserve"> mode) qui permet à l'ADC de travailler en arrière-plan. L'ADC convertit les canaux en continu sans aucune intervention du CPU.</w:t>
      </w:r>
    </w:p>
    <w:p w14:paraId="58A198B5" w14:textId="24DF1764" w:rsidR="18AFD3F6" w:rsidRDefault="003D48B1" w:rsidP="003D48B1">
      <w:pPr>
        <w:pStyle w:val="Style4"/>
      </w:pPr>
      <w:bookmarkStart w:id="80" w:name="_Toc104480467"/>
      <w:r>
        <w:rPr>
          <w:rFonts w:eastAsia="Calibri"/>
        </w:rPr>
        <w:t xml:space="preserve">5-2 </w:t>
      </w:r>
      <w:r w:rsidR="18AFD3F6" w:rsidRPr="18AFD3F6">
        <w:rPr>
          <w:rFonts w:eastAsia="Calibri"/>
        </w:rPr>
        <w:t>Capteur de position</w:t>
      </w:r>
      <w:bookmarkEnd w:id="80"/>
      <w:r w:rsidR="18AFD3F6" w:rsidRPr="18AFD3F6">
        <w:rPr>
          <w:rFonts w:eastAsia="Calibri"/>
        </w:rPr>
        <w:t xml:space="preserve"> </w:t>
      </w:r>
    </w:p>
    <w:p w14:paraId="4A6C363D" w14:textId="77777777" w:rsidR="18AFD3F6" w:rsidRPr="003D48B1" w:rsidRDefault="22FEF866" w:rsidP="00010AC7">
      <w:pPr>
        <w:pStyle w:val="Style1"/>
        <w:numPr>
          <w:ilvl w:val="0"/>
          <w:numId w:val="60"/>
        </w:numPr>
        <w:rPr>
          <w:rFonts w:eastAsia="Calibri"/>
          <w:b/>
          <w:bCs/>
        </w:rPr>
      </w:pPr>
      <w:r w:rsidRPr="003D48B1">
        <w:rPr>
          <w:rFonts w:eastAsia="Calibri"/>
          <w:b/>
          <w:bCs/>
        </w:rPr>
        <w:t>Solution proposée</w:t>
      </w:r>
    </w:p>
    <w:p w14:paraId="34699DE0" w14:textId="77777777" w:rsidR="18AFD3F6" w:rsidRDefault="22FEF866" w:rsidP="003D48B1">
      <w:pPr>
        <w:pStyle w:val="Style1"/>
        <w:ind w:firstLine="360"/>
        <w:rPr>
          <w:rFonts w:eastAsia="Calibri"/>
        </w:rPr>
      </w:pPr>
      <w:r w:rsidRPr="22FEF866">
        <w:rPr>
          <w:rFonts w:eastAsia="Calibri"/>
        </w:rPr>
        <w:t xml:space="preserve">Avec le même principe On a utilisé un potentiomètre rotatif avec des dents pour qu’il puisse suivre la rotation de l’arbre moteur il s’agit d’un feedback pour contrôler l’erreur du moteur et augmenter sa performance. D’après les valeurs retournées par le potentiomètre on peut aussi conclure la position de la seringue ainsi que le volume restant. </w:t>
      </w:r>
    </w:p>
    <w:p w14:paraId="52DA5A70" w14:textId="77777777" w:rsidR="18AFD3F6" w:rsidRPr="003D48B1" w:rsidRDefault="22FEF866" w:rsidP="00010AC7">
      <w:pPr>
        <w:pStyle w:val="Style1"/>
        <w:numPr>
          <w:ilvl w:val="0"/>
          <w:numId w:val="60"/>
        </w:numPr>
        <w:rPr>
          <w:rFonts w:eastAsia="Calibri"/>
          <w:b/>
          <w:bCs/>
        </w:rPr>
      </w:pPr>
      <w:r w:rsidRPr="003D48B1">
        <w:rPr>
          <w:rFonts w:eastAsia="Calibri"/>
          <w:b/>
          <w:bCs/>
        </w:rPr>
        <w:t>Implémentation</w:t>
      </w:r>
    </w:p>
    <w:p w14:paraId="44911CAB" w14:textId="77777777" w:rsidR="22FEF866" w:rsidRDefault="22FEF866" w:rsidP="003D48B1">
      <w:pPr>
        <w:pStyle w:val="Style1"/>
        <w:ind w:firstLine="360"/>
      </w:pPr>
      <w:r>
        <w:t xml:space="preserve">Le potentiomètre rotatif est interfacé de la même manière que celui utilisé pour capturer le diamètre. La seule chose qui se diffère est la partie de l’interprétation des valeurs retournées par le capteur. En fait, pour détecter la position de la seringue on doit </w:t>
      </w:r>
    </w:p>
    <w:p w14:paraId="0E05B2ED" w14:textId="405BF7AB" w:rsidR="18AFD3F6" w:rsidRDefault="003D48B1" w:rsidP="003D48B1">
      <w:pPr>
        <w:pStyle w:val="Style4"/>
      </w:pPr>
      <w:bookmarkStart w:id="81" w:name="_Toc104480468"/>
      <w:r>
        <w:rPr>
          <w:rFonts w:eastAsia="Calibri"/>
        </w:rPr>
        <w:lastRenderedPageBreak/>
        <w:t xml:space="preserve">5-3 </w:t>
      </w:r>
      <w:r w:rsidR="7A6FE1E2" w:rsidRPr="7A6FE1E2">
        <w:rPr>
          <w:rFonts w:eastAsia="Calibri"/>
        </w:rPr>
        <w:t>Capteur de température</w:t>
      </w:r>
      <w:bookmarkEnd w:id="81"/>
    </w:p>
    <w:p w14:paraId="0BADE9AB" w14:textId="77777777" w:rsidR="7A6FE1E2" w:rsidRDefault="7A6FE1E2" w:rsidP="003D48B1">
      <w:pPr>
        <w:pStyle w:val="Style1"/>
        <w:ind w:firstLine="708"/>
        <w:rPr>
          <w:rFonts w:eastAsia="Calibri"/>
        </w:rPr>
      </w:pPr>
      <w:r w:rsidRPr="7A6FE1E2">
        <w:rPr>
          <w:rFonts w:eastAsia="Calibri"/>
        </w:rPr>
        <w:t xml:space="preserve">Avec toutes les taches que notre carte (Stm32H7) va gérer, il est probable qu’elle surchauffe pour une longue durée d’utilisation, même si elle peut supporter jusqu’à 140°c avec une fréquence de 480MHZ. </w:t>
      </w:r>
    </w:p>
    <w:p w14:paraId="29EA081C" w14:textId="77777777" w:rsidR="7A6FE1E2" w:rsidRDefault="7A6FE1E2" w:rsidP="003D48B1">
      <w:pPr>
        <w:pStyle w:val="Style1"/>
        <w:ind w:firstLine="708"/>
        <w:rPr>
          <w:rFonts w:eastAsia="Calibri"/>
        </w:rPr>
      </w:pPr>
      <w:r w:rsidRPr="7A6FE1E2">
        <w:rPr>
          <w:rFonts w:eastAsia="Calibri"/>
        </w:rPr>
        <w:t>Mais pour se protéger et rester dans la zone hors stress, on a utilisé le capteur de température interne qui est connecté directement à l’</w:t>
      </w:r>
      <w:r w:rsidRPr="7A6FE1E2">
        <w:rPr>
          <w:rFonts w:eastAsia="Calibri"/>
          <w:b/>
          <w:bCs/>
        </w:rPr>
        <w:t>ADC3</w:t>
      </w:r>
      <w:r w:rsidRPr="7A6FE1E2">
        <w:rPr>
          <w:rFonts w:eastAsia="Calibri"/>
        </w:rPr>
        <w:t xml:space="preserve">. La conversion analogique numérique est faite dans le background avec le mode continu (810.5 cycles) et le </w:t>
      </w:r>
      <w:proofErr w:type="spellStart"/>
      <w:r w:rsidRPr="7A6FE1E2">
        <w:rPr>
          <w:rFonts w:eastAsia="Calibri"/>
          <w:b/>
          <w:bCs/>
        </w:rPr>
        <w:t>watchdog</w:t>
      </w:r>
      <w:proofErr w:type="spellEnd"/>
      <w:r w:rsidRPr="7A6FE1E2">
        <w:rPr>
          <w:rFonts w:eastAsia="Calibri"/>
          <w:b/>
          <w:bCs/>
        </w:rPr>
        <w:t xml:space="preserve"> analogique</w:t>
      </w:r>
      <w:r w:rsidRPr="7A6FE1E2">
        <w:rPr>
          <w:rFonts w:eastAsia="Calibri"/>
        </w:rPr>
        <w:t xml:space="preserve"> qui génère une interruption (</w:t>
      </w:r>
      <w:proofErr w:type="spellStart"/>
      <w:r w:rsidRPr="7A6FE1E2">
        <w:rPr>
          <w:rFonts w:ascii="Courier New" w:eastAsia="Courier New" w:hAnsi="Courier New" w:cs="Courier New"/>
        </w:rPr>
        <w:t>HAL_ADC_LevelOutOfWindowCallback</w:t>
      </w:r>
      <w:proofErr w:type="spellEnd"/>
      <w:r w:rsidRPr="7A6FE1E2">
        <w:rPr>
          <w:rFonts w:ascii="Courier New" w:eastAsia="Courier New" w:hAnsi="Courier New" w:cs="Courier New"/>
        </w:rPr>
        <w:t>(</w:t>
      </w:r>
      <w:proofErr w:type="spellStart"/>
      <w:r w:rsidRPr="7A6FE1E2">
        <w:rPr>
          <w:rFonts w:ascii="Courier New" w:eastAsia="Courier New" w:hAnsi="Courier New" w:cs="Courier New"/>
        </w:rPr>
        <w:t>ADC_HandleTypeDef</w:t>
      </w:r>
      <w:proofErr w:type="spellEnd"/>
      <w:r w:rsidRPr="7A6FE1E2">
        <w:rPr>
          <w:rFonts w:ascii="Courier New" w:eastAsia="Courier New" w:hAnsi="Courier New" w:cs="Courier New"/>
        </w:rPr>
        <w:t xml:space="preserve"> *</w:t>
      </w:r>
      <w:proofErr w:type="spellStart"/>
      <w:r w:rsidRPr="7A6FE1E2">
        <w:rPr>
          <w:rFonts w:ascii="Courier New" w:eastAsia="Courier New" w:hAnsi="Courier New" w:cs="Courier New"/>
        </w:rPr>
        <w:t>hadc</w:t>
      </w:r>
      <w:proofErr w:type="spellEnd"/>
      <w:r w:rsidRPr="7A6FE1E2">
        <w:rPr>
          <w:rFonts w:ascii="Courier New" w:eastAsia="Courier New" w:hAnsi="Courier New" w:cs="Courier New"/>
        </w:rPr>
        <w:t>)</w:t>
      </w:r>
      <w:r w:rsidRPr="7A6FE1E2">
        <w:rPr>
          <w:rFonts w:eastAsia="Calibri"/>
        </w:rPr>
        <w:t>) si la conversion est hors la marge spécifiée.</w:t>
      </w:r>
    </w:p>
    <w:p w14:paraId="1245DC7D" w14:textId="6CFD8151" w:rsidR="7A6FE1E2" w:rsidRDefault="7A6FE1E2" w:rsidP="7A6FE1E2">
      <w:pPr>
        <w:jc w:val="center"/>
      </w:pPr>
      <w:r>
        <w:rPr>
          <w:noProof/>
          <w:lang w:eastAsia="fr-FR"/>
        </w:rPr>
        <w:drawing>
          <wp:inline distT="0" distB="0" distL="0" distR="0" wp14:anchorId="10DC48E9" wp14:editId="6DE5C6A4">
            <wp:extent cx="6044712" cy="1183756"/>
            <wp:effectExtent l="0" t="0" r="0" b="0"/>
            <wp:docPr id="751859210" name="Image 751859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6044712" cy="1183756"/>
                    </a:xfrm>
                    <a:prstGeom prst="rect">
                      <a:avLst/>
                    </a:prstGeom>
                  </pic:spPr>
                </pic:pic>
              </a:graphicData>
            </a:graphic>
          </wp:inline>
        </w:drawing>
      </w:r>
    </w:p>
    <w:p w14:paraId="5456F7DC" w14:textId="69FAD7E4" w:rsidR="004230F5" w:rsidRDefault="004230F5" w:rsidP="7A6FE1E2">
      <w:pPr>
        <w:jc w:val="center"/>
      </w:pPr>
      <w:r>
        <w:t xml:space="preserve">//configuration </w:t>
      </w:r>
      <w:proofErr w:type="spellStart"/>
      <w:r>
        <w:t>Watchdog</w:t>
      </w:r>
      <w:proofErr w:type="spellEnd"/>
      <w:r>
        <w:t xml:space="preserve"> analogique </w:t>
      </w:r>
    </w:p>
    <w:p w14:paraId="1D28515F" w14:textId="77777777" w:rsidR="7A6FE1E2" w:rsidRDefault="7A6FE1E2" w:rsidP="003D48B1">
      <w:pPr>
        <w:pStyle w:val="Style1"/>
      </w:pPr>
      <w:r>
        <w:t xml:space="preserve">La limite supérieur ( </w:t>
      </w:r>
      <w:proofErr w:type="spellStart"/>
      <w:r>
        <w:t>HighThreshold</w:t>
      </w:r>
      <w:proofErr w:type="spellEnd"/>
      <w:r>
        <w:t xml:space="preserve"> ) et la limite inférieur (</w:t>
      </w:r>
      <w:proofErr w:type="spellStart"/>
      <w:r>
        <w:t>LowThreshold</w:t>
      </w:r>
      <w:proofErr w:type="spellEnd"/>
      <w:r>
        <w:t xml:space="preserve"> ) sont calculées d’après la formule suivante : </w:t>
      </w:r>
    </w:p>
    <w:p w14:paraId="2EC67890" w14:textId="77777777" w:rsidR="7A6FE1E2" w:rsidRDefault="7A6FE1E2" w:rsidP="003D48B1">
      <w:pPr>
        <w:pStyle w:val="Style1"/>
        <w:rPr>
          <w:rFonts w:ascii="Courier New" w:eastAsia="Courier New" w:hAnsi="Courier New" w:cs="Courier New"/>
        </w:rPr>
      </w:pPr>
      <w:proofErr w:type="spellStart"/>
      <w:r w:rsidRPr="7A6FE1E2">
        <w:rPr>
          <w:rFonts w:ascii="Courier New" w:eastAsia="Courier New" w:hAnsi="Courier New" w:cs="Courier New"/>
        </w:rPr>
        <w:t>tCelsius</w:t>
      </w:r>
      <w:proofErr w:type="spellEnd"/>
      <w:r w:rsidRPr="7A6FE1E2">
        <w:rPr>
          <w:rFonts w:ascii="Courier New" w:eastAsia="Courier New" w:hAnsi="Courier New" w:cs="Courier New"/>
        </w:rPr>
        <w:t xml:space="preserve"> = (110 - 30) * (</w:t>
      </w:r>
      <w:proofErr w:type="spellStart"/>
      <w:r w:rsidRPr="7A6FE1E2">
        <w:rPr>
          <w:rFonts w:ascii="Courier New" w:eastAsia="Courier New" w:hAnsi="Courier New" w:cs="Courier New"/>
        </w:rPr>
        <w:t>readValue</w:t>
      </w:r>
      <w:proofErr w:type="spellEnd"/>
      <w:r w:rsidRPr="7A6FE1E2">
        <w:rPr>
          <w:rFonts w:ascii="Courier New" w:eastAsia="Courier New" w:hAnsi="Courier New" w:cs="Courier New"/>
        </w:rPr>
        <w:t xml:space="preserve"> - *TEMPSENSOR_CAL1_ADDR) / (*TEMPSENSOR_CAL2_ADDR - *TEMPSENSOR_CAL1_ADDR) + 30</w:t>
      </w:r>
    </w:p>
    <w:p w14:paraId="0F0BF7FE" w14:textId="77777777" w:rsidR="7A6FE1E2" w:rsidRPr="003D48B1" w:rsidRDefault="6C470DB7" w:rsidP="003D48B1">
      <w:pPr>
        <w:pStyle w:val="Style1"/>
      </w:pPr>
      <w:proofErr w:type="spellStart"/>
      <w:r w:rsidRPr="6C470DB7">
        <w:rPr>
          <w:b/>
          <w:bCs/>
        </w:rPr>
        <w:t>tcelsius</w:t>
      </w:r>
      <w:proofErr w:type="spellEnd"/>
      <w:r w:rsidRPr="6C470DB7">
        <w:rPr>
          <w:b/>
          <w:bCs/>
        </w:rPr>
        <w:t xml:space="preserve"> </w:t>
      </w:r>
      <w:r>
        <w:t>: la température en degré Celsius.</w:t>
      </w:r>
    </w:p>
    <w:p w14:paraId="59359048" w14:textId="77777777" w:rsidR="7A6FE1E2" w:rsidRPr="003D48B1" w:rsidRDefault="6C470DB7" w:rsidP="003D48B1">
      <w:pPr>
        <w:pStyle w:val="Style1"/>
      </w:pPr>
      <w:proofErr w:type="spellStart"/>
      <w:r w:rsidRPr="6C470DB7">
        <w:rPr>
          <w:b/>
          <w:bCs/>
        </w:rPr>
        <w:t>readValue</w:t>
      </w:r>
      <w:proofErr w:type="spellEnd"/>
      <w:r w:rsidRPr="6C470DB7">
        <w:rPr>
          <w:b/>
          <w:bCs/>
        </w:rPr>
        <w:t xml:space="preserve"> </w:t>
      </w:r>
      <w:r>
        <w:t>:  le résultat de conversion analogique numérique.</w:t>
      </w:r>
    </w:p>
    <w:p w14:paraId="76ECFF28" w14:textId="3200DFE5" w:rsidR="7A6FE1E2" w:rsidRPr="003D48B1" w:rsidRDefault="6C470DB7" w:rsidP="003D48B1">
      <w:pPr>
        <w:pStyle w:val="Style1"/>
      </w:pPr>
      <w:r w:rsidRPr="6C470DB7">
        <w:rPr>
          <w:b/>
          <w:bCs/>
        </w:rPr>
        <w:t>TEMPSENSOR_CAL1_ADDR</w:t>
      </w:r>
      <w:r>
        <w:t xml:space="preserve"> : contenant l’adresse de la valeur de calibrage pour la température 110°c (stocké dans la mémoire morte de la carte).</w:t>
      </w:r>
    </w:p>
    <w:p w14:paraId="7D059C09" w14:textId="7B08FCCB" w:rsidR="7A6FE1E2" w:rsidRPr="003D48B1" w:rsidRDefault="6C470DB7" w:rsidP="003D48B1">
      <w:pPr>
        <w:pStyle w:val="Style1"/>
      </w:pPr>
      <w:r w:rsidRPr="6C470DB7">
        <w:rPr>
          <w:b/>
          <w:bCs/>
        </w:rPr>
        <w:t>TEMPSENSOR_CAL2_ADDR</w:t>
      </w:r>
      <w:r>
        <w:t xml:space="preserve"> : contenant l’adresse de la valeur de calibrage pour la température 30°c (stocké dans la mémoire morte de la carte).</w:t>
      </w:r>
    </w:p>
    <w:p w14:paraId="5B4004DF" w14:textId="77777777" w:rsidR="7A6FE1E2" w:rsidRDefault="7A6FE1E2" w:rsidP="003D48B1">
      <w:pPr>
        <w:pStyle w:val="Style1"/>
        <w:rPr>
          <w:rFonts w:asciiTheme="majorHAnsi" w:eastAsiaTheme="majorEastAsia" w:hAnsiTheme="majorHAnsi"/>
        </w:rPr>
      </w:pPr>
      <w:r w:rsidRPr="7A6FE1E2">
        <w:t xml:space="preserve">L’interruption est appelée quand le résultat de conversion est en dehors de cette fenêtre : </w:t>
      </w:r>
    </w:p>
    <w:p w14:paraId="4207C5BD" w14:textId="77777777" w:rsidR="7A6FE1E2" w:rsidRDefault="6C470DB7" w:rsidP="003D48B1">
      <w:pPr>
        <w:pStyle w:val="Style1"/>
      </w:pPr>
      <w:r>
        <w:t xml:space="preserve">Max : </w:t>
      </w:r>
      <w:r w:rsidRPr="6C470DB7">
        <w:rPr>
          <w:b/>
          <w:bCs/>
        </w:rPr>
        <w:t xml:space="preserve">15896 </w:t>
      </w:r>
      <w:r>
        <w:t xml:space="preserve">qui correspond à </w:t>
      </w:r>
      <w:r w:rsidRPr="6C470DB7">
        <w:rPr>
          <w:b/>
          <w:bCs/>
        </w:rPr>
        <w:t>100°c</w:t>
      </w:r>
      <w:r>
        <w:t xml:space="preserve"> </w:t>
      </w:r>
    </w:p>
    <w:p w14:paraId="3F39BEA0" w14:textId="77777777" w:rsidR="7A6FE1E2" w:rsidRDefault="6C470DB7" w:rsidP="003D48B1">
      <w:pPr>
        <w:pStyle w:val="Style1"/>
      </w:pPr>
      <w:r>
        <w:t xml:space="preserve">Min : </w:t>
      </w:r>
      <w:r w:rsidRPr="6C470DB7">
        <w:rPr>
          <w:b/>
          <w:bCs/>
        </w:rPr>
        <w:t>10881</w:t>
      </w:r>
      <w:r>
        <w:t xml:space="preserve"> qui correspond à </w:t>
      </w:r>
      <w:r w:rsidRPr="6C470DB7">
        <w:rPr>
          <w:b/>
          <w:bCs/>
        </w:rPr>
        <w:t>0°c</w:t>
      </w:r>
      <w:r>
        <w:t xml:space="preserve"> </w:t>
      </w:r>
    </w:p>
    <w:p w14:paraId="2552C73C" w14:textId="77777777" w:rsidR="7A6FE1E2" w:rsidRDefault="7A6FE1E2" w:rsidP="003D48B1">
      <w:pPr>
        <w:pStyle w:val="Style1"/>
      </w:pPr>
      <w:r w:rsidRPr="7A6FE1E2">
        <w:lastRenderedPageBreak/>
        <w:t>Pour chaque interruption de l’ADC3 on lance une alarme de type “</w:t>
      </w:r>
      <w:proofErr w:type="spellStart"/>
      <w:r w:rsidRPr="7A6FE1E2">
        <w:rPr>
          <w:rFonts w:ascii="Courier New" w:eastAsia="Courier New" w:hAnsi="Courier New" w:cs="Courier New"/>
        </w:rPr>
        <w:t>overheating</w:t>
      </w:r>
      <w:proofErr w:type="spellEnd"/>
      <w:r w:rsidRPr="7A6FE1E2">
        <w:t>”.</w:t>
      </w:r>
    </w:p>
    <w:p w14:paraId="73B20ABB" w14:textId="57392762" w:rsidR="7A6FE1E2" w:rsidRDefault="7A6FE1E2" w:rsidP="7A6FE1E2">
      <w:pPr>
        <w:jc w:val="center"/>
      </w:pPr>
      <w:r>
        <w:rPr>
          <w:noProof/>
          <w:lang w:eastAsia="fr-FR"/>
        </w:rPr>
        <w:drawing>
          <wp:inline distT="0" distB="0" distL="0" distR="0" wp14:anchorId="23028408" wp14:editId="328FE386">
            <wp:extent cx="5505450" cy="791408"/>
            <wp:effectExtent l="0" t="0" r="0" b="0"/>
            <wp:docPr id="1180039117" name="Image 1180039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5505450" cy="791408"/>
                    </a:xfrm>
                    <a:prstGeom prst="rect">
                      <a:avLst/>
                    </a:prstGeom>
                  </pic:spPr>
                </pic:pic>
              </a:graphicData>
            </a:graphic>
          </wp:inline>
        </w:drawing>
      </w:r>
    </w:p>
    <w:p w14:paraId="46A8C779" w14:textId="4856436C" w:rsidR="004230F5" w:rsidRDefault="004230F5" w:rsidP="7A6FE1E2">
      <w:pPr>
        <w:jc w:val="center"/>
      </w:pPr>
      <w:r>
        <w:t xml:space="preserve">//fonction d’appel lors d’une interruption </w:t>
      </w:r>
      <w:proofErr w:type="spellStart"/>
      <w:r>
        <w:t>wdg</w:t>
      </w:r>
      <w:proofErr w:type="spellEnd"/>
      <w:r w:rsidR="00903463">
        <w:t xml:space="preserve"> analogique</w:t>
      </w:r>
    </w:p>
    <w:p w14:paraId="1052A225" w14:textId="77777777" w:rsidR="7A6FE1E2" w:rsidRDefault="7A6FE1E2" w:rsidP="7A6FE1E2">
      <w:pPr>
        <w:rPr>
          <w:rFonts w:eastAsiaTheme="minorEastAsia"/>
        </w:rPr>
      </w:pPr>
    </w:p>
    <w:p w14:paraId="4D2322CF" w14:textId="7EFC4C47" w:rsidR="18AFD3F6" w:rsidRDefault="003D48B1" w:rsidP="003D48B1">
      <w:pPr>
        <w:pStyle w:val="Style4"/>
      </w:pPr>
      <w:bookmarkStart w:id="82" w:name="_Toc104480469"/>
      <w:r>
        <w:rPr>
          <w:rFonts w:eastAsia="Calibri"/>
        </w:rPr>
        <w:t xml:space="preserve">5-4 </w:t>
      </w:r>
      <w:r w:rsidR="1884F599" w:rsidRPr="1884F599">
        <w:rPr>
          <w:rFonts w:eastAsia="Calibri"/>
        </w:rPr>
        <w:t>Capteur de pression</w:t>
      </w:r>
      <w:bookmarkEnd w:id="82"/>
    </w:p>
    <w:p w14:paraId="3C8C963C" w14:textId="5FF5E86E" w:rsidR="1884F599" w:rsidRDefault="6C470DB7" w:rsidP="003D48B1">
      <w:pPr>
        <w:pStyle w:val="titre2"/>
      </w:pPr>
      <w:bookmarkStart w:id="83" w:name="_Toc104480470"/>
      <w:r>
        <w:t>Connectivité</w:t>
      </w:r>
      <w:bookmarkEnd w:id="83"/>
    </w:p>
    <w:p w14:paraId="5C8CD731" w14:textId="68B176AD" w:rsidR="6C470DB7" w:rsidRDefault="6C470DB7" w:rsidP="0056512C">
      <w:pPr>
        <w:pStyle w:val="Style1"/>
        <w:ind w:firstLine="360"/>
        <w:rPr>
          <w:rFonts w:eastAsia="Calibri"/>
        </w:rPr>
      </w:pPr>
      <w:r w:rsidRPr="6C470DB7">
        <w:rPr>
          <w:rFonts w:eastAsia="Calibri"/>
        </w:rPr>
        <w:t xml:space="preserve">La connectivité est </w:t>
      </w:r>
      <w:r w:rsidR="0056512C" w:rsidRPr="6C470DB7">
        <w:rPr>
          <w:rFonts w:eastAsia="Calibri"/>
        </w:rPr>
        <w:t>un</w:t>
      </w:r>
      <w:r w:rsidRPr="6C470DB7">
        <w:rPr>
          <w:rFonts w:eastAsia="Calibri"/>
        </w:rPr>
        <w:t xml:space="preserve"> élément clé dans notre projet, vu qu'elle est rarement utilisée dans les pousses seringues existantes dans le marché. Son rôle est de permettre le médecin de la surveillance en temps réel de l’état d’injection à distance et n’importe où avec l’aide d’une application mobile.</w:t>
      </w:r>
    </w:p>
    <w:p w14:paraId="5B239D7C" w14:textId="44DFE949" w:rsidR="6C470DB7" w:rsidRDefault="0056512C" w:rsidP="0056512C">
      <w:pPr>
        <w:pStyle w:val="Style4"/>
        <w:rPr>
          <w:rFonts w:eastAsia="Calibri"/>
        </w:rPr>
      </w:pPr>
      <w:bookmarkStart w:id="84" w:name="_Toc104480471"/>
      <w:r>
        <w:rPr>
          <w:rFonts w:eastAsia="Calibri"/>
        </w:rPr>
        <w:t xml:space="preserve">6-1 </w:t>
      </w:r>
      <w:r w:rsidR="6C470DB7" w:rsidRPr="6C470DB7">
        <w:rPr>
          <w:rFonts w:eastAsia="Calibri"/>
        </w:rPr>
        <w:t>Solution proposée :</w:t>
      </w:r>
      <w:bookmarkEnd w:id="84"/>
    </w:p>
    <w:p w14:paraId="7F77D1DE" w14:textId="40EEE519" w:rsidR="6C470DB7" w:rsidRDefault="6C470DB7" w:rsidP="0056512C">
      <w:pPr>
        <w:pStyle w:val="Style1"/>
        <w:ind w:firstLine="708"/>
        <w:rPr>
          <w:rFonts w:eastAsia="Calibri"/>
        </w:rPr>
      </w:pPr>
      <w:r w:rsidRPr="6C470DB7">
        <w:rPr>
          <w:rFonts w:eastAsia="Calibri"/>
        </w:rPr>
        <w:t>Les données de supervision sont stockées et synchronisées en temps réels dans une base de données hébergée dans le cloud puis L’application mobile peut les récupèrent, faire le traitement si nécessaire et les affichent au médecin. À l’aide de cette architecture, les informations sont disponibles même si l’application est hors ligne.</w:t>
      </w:r>
    </w:p>
    <w:p w14:paraId="430AB97F" w14:textId="6B507A71" w:rsidR="6C470DB7" w:rsidRDefault="6C470DB7" w:rsidP="0056512C">
      <w:pPr>
        <w:pStyle w:val="Style1"/>
        <w:ind w:firstLine="708"/>
        <w:rPr>
          <w:rFonts w:eastAsia="Calibri"/>
        </w:rPr>
      </w:pPr>
      <w:r w:rsidRPr="6C470DB7">
        <w:rPr>
          <w:rFonts w:eastAsia="Calibri"/>
        </w:rPr>
        <w:t>L’envoie des données nécessite un accès à l’internet, pour cela on a intégré un module Wi-Fi qui va assurer la communication avec un point d’accès vers le WEB selon le protocole TCP-IP.</w:t>
      </w:r>
    </w:p>
    <w:p w14:paraId="0A0C94FD" w14:textId="4951C707" w:rsidR="6C470DB7" w:rsidRDefault="0056512C" w:rsidP="0056512C">
      <w:pPr>
        <w:pStyle w:val="Style4"/>
        <w:rPr>
          <w:rFonts w:eastAsia="Calibri"/>
        </w:rPr>
      </w:pPr>
      <w:bookmarkStart w:id="85" w:name="_Toc104480472"/>
      <w:r>
        <w:rPr>
          <w:rFonts w:eastAsia="Calibri"/>
        </w:rPr>
        <w:t xml:space="preserve">6-2 </w:t>
      </w:r>
      <w:r w:rsidR="6C470DB7" w:rsidRPr="6C470DB7">
        <w:rPr>
          <w:rFonts w:eastAsia="Calibri"/>
        </w:rPr>
        <w:t>Architecture et protocoles :</w:t>
      </w:r>
      <w:bookmarkEnd w:id="85"/>
      <w:r w:rsidR="6C470DB7" w:rsidRPr="6C470DB7">
        <w:rPr>
          <w:rFonts w:eastAsia="Calibri"/>
        </w:rPr>
        <w:t xml:space="preserve"> </w:t>
      </w:r>
    </w:p>
    <w:p w14:paraId="39803AB8" w14:textId="5AFB905F" w:rsidR="6C470DB7" w:rsidRDefault="6C470DB7" w:rsidP="0056512C">
      <w:pPr>
        <w:pStyle w:val="Style1"/>
        <w:ind w:firstLine="708"/>
        <w:rPr>
          <w:rFonts w:eastAsia="Calibri"/>
        </w:rPr>
      </w:pPr>
      <w:r w:rsidRPr="6C470DB7">
        <w:rPr>
          <w:rFonts w:eastAsia="Calibri"/>
        </w:rPr>
        <w:t xml:space="preserve">Le module Wi-Fi et la carte se communiquent à l’aide du protocole UART (RX/TX), la communication entre le module Wi-Fi et la base de données hébergée dans le cloud est assurée par le protocole HTTP et l'application mobile utilise le protocole </w:t>
      </w:r>
      <w:proofErr w:type="spellStart"/>
      <w:r w:rsidRPr="6C470DB7">
        <w:rPr>
          <w:rFonts w:eastAsia="Calibri"/>
        </w:rPr>
        <w:t>Websockets</w:t>
      </w:r>
      <w:proofErr w:type="spellEnd"/>
      <w:r w:rsidRPr="6C470DB7">
        <w:rPr>
          <w:rFonts w:eastAsia="Calibri"/>
        </w:rPr>
        <w:t xml:space="preserve"> pour récupérer les données déposées dans le cloud.</w:t>
      </w:r>
    </w:p>
    <w:p w14:paraId="45C77236" w14:textId="4F35A3D0" w:rsidR="6C470DB7" w:rsidRDefault="0056512C" w:rsidP="0056512C">
      <w:pPr>
        <w:pStyle w:val="Style4"/>
        <w:rPr>
          <w:rFonts w:eastAsia="Calibri"/>
        </w:rPr>
      </w:pPr>
      <w:bookmarkStart w:id="86" w:name="_Toc104480473"/>
      <w:r>
        <w:rPr>
          <w:rFonts w:eastAsia="Calibri"/>
        </w:rPr>
        <w:t xml:space="preserve">6-3 </w:t>
      </w:r>
      <w:r w:rsidR="6C470DB7" w:rsidRPr="6C470DB7">
        <w:rPr>
          <w:rFonts w:eastAsia="Calibri"/>
        </w:rPr>
        <w:t>Implémentation :</w:t>
      </w:r>
      <w:bookmarkEnd w:id="86"/>
    </w:p>
    <w:p w14:paraId="284EC77E" w14:textId="3D5577A6" w:rsidR="6C470DB7" w:rsidRDefault="6C470DB7" w:rsidP="0056512C">
      <w:pPr>
        <w:pStyle w:val="Style1"/>
        <w:ind w:firstLine="708"/>
        <w:rPr>
          <w:rFonts w:eastAsia="Calibri"/>
        </w:rPr>
      </w:pPr>
      <w:r w:rsidRPr="6C470DB7">
        <w:rPr>
          <w:rFonts w:eastAsia="Calibri"/>
        </w:rPr>
        <w:t>La connectivité est gérée par la tache RTOS “</w:t>
      </w:r>
      <w:proofErr w:type="spellStart"/>
      <w:r w:rsidRPr="6C470DB7">
        <w:rPr>
          <w:rFonts w:ascii="Courier New" w:eastAsia="Courier New" w:hAnsi="Courier New" w:cs="Courier New"/>
        </w:rPr>
        <w:t>ConnectivityHandle</w:t>
      </w:r>
      <w:proofErr w:type="spellEnd"/>
      <w:r w:rsidRPr="6C470DB7">
        <w:rPr>
          <w:rFonts w:eastAsia="Calibri"/>
        </w:rPr>
        <w:t>”, elle reçoit les données déposées par les autres taches dans les queues puis elles les envoient vers le module Wi-Fi esp8266.</w:t>
      </w:r>
    </w:p>
    <w:p w14:paraId="57C24E61" w14:textId="5A85DEA7" w:rsidR="6C470DB7" w:rsidRDefault="6C470DB7" w:rsidP="0056512C">
      <w:pPr>
        <w:pStyle w:val="Style1"/>
        <w:ind w:firstLine="360"/>
        <w:rPr>
          <w:rFonts w:eastAsia="Calibri"/>
        </w:rPr>
      </w:pPr>
      <w:r w:rsidRPr="6C470DB7">
        <w:rPr>
          <w:rFonts w:eastAsia="Calibri"/>
        </w:rPr>
        <w:lastRenderedPageBreak/>
        <w:t xml:space="preserve">Ci-dessous est la liste des données à envoyées vers le cloud avec leurs queues correspondantes : </w:t>
      </w:r>
    </w:p>
    <w:p w14:paraId="2F1B329D" w14:textId="2AC57DDD" w:rsidR="6C470DB7" w:rsidRDefault="6C470DB7" w:rsidP="0056512C">
      <w:pPr>
        <w:pStyle w:val="Style1"/>
        <w:numPr>
          <w:ilvl w:val="0"/>
          <w:numId w:val="81"/>
        </w:numPr>
        <w:spacing w:line="240" w:lineRule="auto"/>
      </w:pPr>
      <w:r w:rsidRPr="6C470DB7">
        <w:rPr>
          <w:rFonts w:eastAsia="Calibri"/>
        </w:rPr>
        <w:t xml:space="preserve">Débit d’injection =&gt; </w:t>
      </w:r>
      <w:proofErr w:type="spellStart"/>
      <w:r w:rsidRPr="6C470DB7">
        <w:rPr>
          <w:rFonts w:eastAsia="Calibri"/>
        </w:rPr>
        <w:t>FlowRateQHandle</w:t>
      </w:r>
      <w:proofErr w:type="spellEnd"/>
    </w:p>
    <w:p w14:paraId="4D2AE051" w14:textId="757A6145" w:rsidR="6C470DB7" w:rsidRDefault="6C470DB7" w:rsidP="0056512C">
      <w:pPr>
        <w:pStyle w:val="Style1"/>
        <w:numPr>
          <w:ilvl w:val="0"/>
          <w:numId w:val="81"/>
        </w:numPr>
        <w:spacing w:line="240" w:lineRule="auto"/>
      </w:pPr>
      <w:r w:rsidRPr="6C470DB7">
        <w:rPr>
          <w:rFonts w:eastAsia="Calibri"/>
        </w:rPr>
        <w:t xml:space="preserve">Temps restant   =&gt; </w:t>
      </w:r>
      <w:proofErr w:type="spellStart"/>
      <w:r w:rsidRPr="6C470DB7">
        <w:rPr>
          <w:rFonts w:eastAsia="Calibri"/>
        </w:rPr>
        <w:t>TimeQHandle</w:t>
      </w:r>
      <w:proofErr w:type="spellEnd"/>
    </w:p>
    <w:p w14:paraId="077723EA" w14:textId="72F29A09" w:rsidR="6C470DB7" w:rsidRDefault="6C470DB7" w:rsidP="0056512C">
      <w:pPr>
        <w:pStyle w:val="Style1"/>
        <w:numPr>
          <w:ilvl w:val="0"/>
          <w:numId w:val="81"/>
        </w:numPr>
        <w:spacing w:line="240" w:lineRule="auto"/>
      </w:pPr>
      <w:r w:rsidRPr="6C470DB7">
        <w:rPr>
          <w:rFonts w:eastAsia="Calibri"/>
        </w:rPr>
        <w:t xml:space="preserve">Volume restant =&gt; </w:t>
      </w:r>
      <w:proofErr w:type="spellStart"/>
      <w:r w:rsidRPr="6C470DB7">
        <w:rPr>
          <w:rFonts w:eastAsia="Calibri"/>
        </w:rPr>
        <w:t>VolumeLeftQHandle</w:t>
      </w:r>
      <w:proofErr w:type="spellEnd"/>
    </w:p>
    <w:p w14:paraId="62BA9593" w14:textId="600C42C7" w:rsidR="6C470DB7" w:rsidRDefault="6C470DB7" w:rsidP="0056512C">
      <w:pPr>
        <w:pStyle w:val="Style1"/>
        <w:numPr>
          <w:ilvl w:val="0"/>
          <w:numId w:val="81"/>
        </w:numPr>
        <w:spacing w:line="240" w:lineRule="auto"/>
      </w:pPr>
      <w:r w:rsidRPr="6C470DB7">
        <w:rPr>
          <w:rFonts w:eastAsia="Calibri"/>
        </w:rPr>
        <w:t>Alarmes =&gt; envoyées directement auprès de leurs interruptions.</w:t>
      </w:r>
    </w:p>
    <w:p w14:paraId="0A1E6FF7" w14:textId="516AC1B4" w:rsidR="6C470DB7" w:rsidRDefault="6C470DB7" w:rsidP="0056512C">
      <w:pPr>
        <w:pStyle w:val="Style1"/>
        <w:numPr>
          <w:ilvl w:val="0"/>
          <w:numId w:val="81"/>
        </w:numPr>
        <w:spacing w:line="240" w:lineRule="auto"/>
      </w:pPr>
      <w:r w:rsidRPr="6C470DB7">
        <w:rPr>
          <w:rFonts w:eastAsia="Calibri"/>
        </w:rPr>
        <w:t>L'ID de la seringue</w:t>
      </w:r>
    </w:p>
    <w:p w14:paraId="4D9C5E5B" w14:textId="15360BD7" w:rsidR="6C470DB7" w:rsidRDefault="6C470DB7" w:rsidP="0056512C">
      <w:pPr>
        <w:pStyle w:val="Style1"/>
        <w:ind w:firstLine="360"/>
        <w:rPr>
          <w:rFonts w:eastAsia="Calibri"/>
        </w:rPr>
      </w:pPr>
      <w:r w:rsidRPr="6C470DB7">
        <w:rPr>
          <w:rFonts w:eastAsia="Calibri"/>
        </w:rPr>
        <w:t>Après la réception des queues on passe chaque valeur à la fonction “</w:t>
      </w:r>
      <w:proofErr w:type="spellStart"/>
      <w:r w:rsidRPr="6C470DB7">
        <w:rPr>
          <w:rFonts w:ascii="Courier New" w:eastAsia="Courier New" w:hAnsi="Courier New" w:cs="Courier New"/>
        </w:rPr>
        <w:t>sprintf</w:t>
      </w:r>
      <w:proofErr w:type="spellEnd"/>
      <w:r w:rsidRPr="6C470DB7">
        <w:rPr>
          <w:rFonts w:eastAsia="Calibri"/>
        </w:rPr>
        <w:t>” qui retourne une chaîne formatée en utilisant les arguments %d, %f, %s, %.3f ….</w:t>
      </w:r>
    </w:p>
    <w:p w14:paraId="07EBE2D9" w14:textId="258F144E" w:rsidR="6C470DB7" w:rsidRDefault="6C470DB7" w:rsidP="0056512C">
      <w:pPr>
        <w:pStyle w:val="Style1"/>
        <w:ind w:firstLine="360"/>
        <w:rPr>
          <w:rFonts w:eastAsia="Calibri"/>
        </w:rPr>
      </w:pPr>
      <w:r w:rsidRPr="6C470DB7">
        <w:rPr>
          <w:rFonts w:eastAsia="Calibri"/>
        </w:rPr>
        <w:t>Les données sont envoyées à travers UART avec une vitesse de transmission 9600 bauds vers le module Wi-Fi selon un format bien déterminé à l’aide de la fonction :</w:t>
      </w:r>
    </w:p>
    <w:p w14:paraId="2A9466C3" w14:textId="666163BD" w:rsidR="6C470DB7" w:rsidRDefault="6C470DB7" w:rsidP="6C470DB7">
      <w:pPr>
        <w:ind w:left="708"/>
        <w:rPr>
          <w:rFonts w:ascii="Calibri" w:eastAsia="Calibri" w:hAnsi="Calibri" w:cs="Calibri"/>
          <w:color w:val="000000" w:themeColor="text1"/>
        </w:rPr>
      </w:pPr>
      <w:r w:rsidRPr="6C470DB7">
        <w:rPr>
          <w:rFonts w:ascii="Calibri" w:eastAsia="Calibri" w:hAnsi="Calibri" w:cs="Calibri"/>
          <w:color w:val="000000" w:themeColor="text1"/>
        </w:rPr>
        <w:t xml:space="preserve"> “</w:t>
      </w:r>
      <w:proofErr w:type="spellStart"/>
      <w:r w:rsidRPr="6C470DB7">
        <w:rPr>
          <w:rFonts w:ascii="Courier New" w:eastAsia="Courier New" w:hAnsi="Courier New" w:cs="Courier New"/>
          <w:color w:val="000000" w:themeColor="text1"/>
        </w:rPr>
        <w:t>HAL_UART_Transmit</w:t>
      </w:r>
      <w:proofErr w:type="spellEnd"/>
      <w:r w:rsidR="0056512C">
        <w:rPr>
          <w:rFonts w:ascii="Courier New" w:eastAsia="Courier New" w:hAnsi="Courier New" w:cs="Courier New"/>
          <w:color w:val="000000" w:themeColor="text1"/>
        </w:rPr>
        <w:t xml:space="preserve"> </w:t>
      </w:r>
      <w:proofErr w:type="spellStart"/>
      <w:r w:rsidRPr="6C470DB7">
        <w:rPr>
          <w:rFonts w:ascii="Courier New" w:eastAsia="Courier New" w:hAnsi="Courier New" w:cs="Courier New"/>
          <w:color w:val="000000" w:themeColor="text1"/>
        </w:rPr>
        <w:t>UART_HandleTypeDef</w:t>
      </w:r>
      <w:proofErr w:type="spellEnd"/>
      <w:r w:rsidRPr="6C470DB7">
        <w:rPr>
          <w:rFonts w:ascii="Courier New" w:eastAsia="Courier New" w:hAnsi="Courier New" w:cs="Courier New"/>
          <w:color w:val="000000" w:themeColor="text1"/>
        </w:rPr>
        <w:t xml:space="preserve"> *huart, </w:t>
      </w:r>
      <w:proofErr w:type="spellStart"/>
      <w:r w:rsidRPr="6C470DB7">
        <w:rPr>
          <w:rFonts w:ascii="Courier New" w:eastAsia="Courier New" w:hAnsi="Courier New" w:cs="Courier New"/>
          <w:color w:val="000000" w:themeColor="text1"/>
        </w:rPr>
        <w:t>const</w:t>
      </w:r>
      <w:proofErr w:type="spellEnd"/>
      <w:r w:rsidRPr="6C470DB7">
        <w:rPr>
          <w:rFonts w:ascii="Courier New" w:eastAsia="Courier New" w:hAnsi="Courier New" w:cs="Courier New"/>
          <w:color w:val="000000" w:themeColor="text1"/>
        </w:rPr>
        <w:t xml:space="preserve"> uint8_t *</w:t>
      </w:r>
      <w:proofErr w:type="spellStart"/>
      <w:r w:rsidRPr="6C470DB7">
        <w:rPr>
          <w:rFonts w:ascii="Courier New" w:eastAsia="Courier New" w:hAnsi="Courier New" w:cs="Courier New"/>
          <w:color w:val="000000" w:themeColor="text1"/>
        </w:rPr>
        <w:t>pData</w:t>
      </w:r>
      <w:proofErr w:type="spellEnd"/>
      <w:r w:rsidRPr="6C470DB7">
        <w:rPr>
          <w:rFonts w:ascii="Courier New" w:eastAsia="Courier New" w:hAnsi="Courier New" w:cs="Courier New"/>
          <w:color w:val="000000" w:themeColor="text1"/>
        </w:rPr>
        <w:t>, uint16_t Size, uint32_t Timeout)</w:t>
      </w:r>
      <w:r w:rsidRPr="6C470DB7">
        <w:rPr>
          <w:rFonts w:ascii="Calibri" w:eastAsia="Calibri" w:hAnsi="Calibri" w:cs="Calibri"/>
          <w:color w:val="000000" w:themeColor="text1"/>
        </w:rPr>
        <w:t xml:space="preserve">” </w:t>
      </w:r>
    </w:p>
    <w:p w14:paraId="7C60C70C" w14:textId="7BA78E9C" w:rsidR="6C470DB7" w:rsidRDefault="6C470DB7" w:rsidP="0056512C">
      <w:pPr>
        <w:pStyle w:val="Style1"/>
        <w:ind w:firstLine="708"/>
        <w:rPr>
          <w:rFonts w:eastAsia="Calibri"/>
        </w:rPr>
      </w:pPr>
      <w:r w:rsidRPr="6C470DB7">
        <w:rPr>
          <w:rFonts w:eastAsia="Calibri"/>
        </w:rPr>
        <w:t xml:space="preserve">En fait, chaque trame doit commencer par une </w:t>
      </w:r>
      <w:r w:rsidR="0056512C" w:rsidRPr="6C470DB7">
        <w:rPr>
          <w:rFonts w:eastAsia="Calibri"/>
        </w:rPr>
        <w:t>grandeur (</w:t>
      </w:r>
      <w:r w:rsidRPr="6C470DB7">
        <w:rPr>
          <w:rFonts w:eastAsia="Calibri"/>
        </w:rPr>
        <w:t>v=&gt;volume restant, t =&gt; temps restant, f=&gt; débit d’injection …) suivie par sa valeur, par exemple “</w:t>
      </w:r>
      <w:r w:rsidRPr="6C470DB7">
        <w:rPr>
          <w:rFonts w:ascii="Times New Roman" w:eastAsia="Times New Roman" w:hAnsi="Times New Roman" w:cs="Times New Roman"/>
        </w:rPr>
        <w:t>v20</w:t>
      </w:r>
      <w:r w:rsidRPr="6C470DB7">
        <w:rPr>
          <w:rFonts w:eastAsia="Calibri"/>
        </w:rPr>
        <w:t>” correspond à un volume restant vaut 20ml, or que “</w:t>
      </w:r>
      <w:r w:rsidRPr="6C470DB7">
        <w:rPr>
          <w:rFonts w:ascii="Times New Roman" w:eastAsia="Times New Roman" w:hAnsi="Times New Roman" w:cs="Times New Roman"/>
        </w:rPr>
        <w:t>f50</w:t>
      </w:r>
      <w:r w:rsidRPr="6C470DB7">
        <w:rPr>
          <w:rFonts w:eastAsia="Calibri"/>
        </w:rPr>
        <w:t xml:space="preserve">” correspond à un débit d’injection qui vaut 50 ml/h. </w:t>
      </w:r>
    </w:p>
    <w:p w14:paraId="3BC5D1B5" w14:textId="2FC35AE6" w:rsidR="6C470DB7" w:rsidRDefault="6C470DB7" w:rsidP="0056512C">
      <w:pPr>
        <w:pStyle w:val="Style1"/>
        <w:ind w:firstLine="708"/>
        <w:rPr>
          <w:rFonts w:eastAsia="Calibri"/>
        </w:rPr>
      </w:pPr>
      <w:r w:rsidRPr="6C470DB7">
        <w:rPr>
          <w:rFonts w:eastAsia="Calibri"/>
        </w:rPr>
        <w:t>Pour synchroniser la lecture et l’écriture dans le port série, on a utilisé un pin digital qui bascule en état haut à chaque transmission, puis revient à l’état bas à la fin de l’écriture. Elle semble à une horloge qui déclenche un signal au module Wi-Fi pour faire la lecture.</w:t>
      </w:r>
    </w:p>
    <w:p w14:paraId="11A10461" w14:textId="65F2D90B" w:rsidR="0056512C" w:rsidRDefault="0056512C" w:rsidP="00092AEC">
      <w:pPr>
        <w:ind w:left="708"/>
        <w:rPr>
          <w:rFonts w:ascii="Calibri" w:eastAsia="Calibri" w:hAnsi="Calibri" w:cs="Calibri"/>
          <w:color w:val="000000" w:themeColor="text1"/>
        </w:rPr>
      </w:pPr>
    </w:p>
    <w:p w14:paraId="6931B9EE" w14:textId="11E81D77" w:rsidR="0056512C" w:rsidRDefault="0056512C" w:rsidP="6C470DB7">
      <w:pPr>
        <w:ind w:left="708"/>
        <w:rPr>
          <w:rFonts w:ascii="Calibri" w:eastAsia="Calibri" w:hAnsi="Calibri" w:cs="Calibri"/>
          <w:color w:val="000000" w:themeColor="text1"/>
        </w:rPr>
      </w:pPr>
    </w:p>
    <w:p w14:paraId="33B6BE3F" w14:textId="307D5F67" w:rsidR="0056512C" w:rsidRDefault="00092AEC" w:rsidP="6C470DB7">
      <w:pPr>
        <w:ind w:left="708"/>
        <w:rPr>
          <w:rFonts w:ascii="Calibri" w:eastAsia="Calibri" w:hAnsi="Calibri" w:cs="Calibri"/>
          <w:color w:val="000000" w:themeColor="text1"/>
        </w:rPr>
      </w:pPr>
      <w:r>
        <w:rPr>
          <w:noProof/>
          <w:lang w:eastAsia="fr-FR"/>
        </w:rPr>
        <w:drawing>
          <wp:anchor distT="0" distB="0" distL="114300" distR="114300" simplePos="0" relativeHeight="251772928" behindDoc="0" locked="0" layoutInCell="1" allowOverlap="1" wp14:anchorId="570EAC38" wp14:editId="453B5CAC">
            <wp:simplePos x="0" y="0"/>
            <wp:positionH relativeFrom="margin">
              <wp:posOffset>848995</wp:posOffset>
            </wp:positionH>
            <wp:positionV relativeFrom="paragraph">
              <wp:posOffset>-640080</wp:posOffset>
            </wp:positionV>
            <wp:extent cx="3930316" cy="2333625"/>
            <wp:effectExtent l="0" t="0" r="0" b="0"/>
            <wp:wrapNone/>
            <wp:docPr id="1347047947" name="Image 1347047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3930316" cy="2333625"/>
                    </a:xfrm>
                    <a:prstGeom prst="rect">
                      <a:avLst/>
                    </a:prstGeom>
                  </pic:spPr>
                </pic:pic>
              </a:graphicData>
            </a:graphic>
          </wp:anchor>
        </w:drawing>
      </w:r>
    </w:p>
    <w:p w14:paraId="04AD481D" w14:textId="09A56359" w:rsidR="0056512C" w:rsidRDefault="0056512C" w:rsidP="6C470DB7">
      <w:pPr>
        <w:ind w:left="708"/>
        <w:rPr>
          <w:rFonts w:ascii="Calibri" w:eastAsia="Calibri" w:hAnsi="Calibri" w:cs="Calibri"/>
          <w:color w:val="000000" w:themeColor="text1"/>
        </w:rPr>
      </w:pPr>
    </w:p>
    <w:p w14:paraId="28E0F113" w14:textId="588D3207" w:rsidR="00092AEC" w:rsidRDefault="00092AEC" w:rsidP="6C470DB7">
      <w:pPr>
        <w:ind w:left="708"/>
        <w:rPr>
          <w:rFonts w:ascii="Calibri" w:eastAsia="Calibri" w:hAnsi="Calibri" w:cs="Calibri"/>
          <w:color w:val="000000" w:themeColor="text1"/>
        </w:rPr>
      </w:pPr>
    </w:p>
    <w:p w14:paraId="3BC5255D" w14:textId="15372D11" w:rsidR="00092AEC" w:rsidRDefault="00092AEC" w:rsidP="6C470DB7">
      <w:pPr>
        <w:ind w:left="708"/>
        <w:rPr>
          <w:rFonts w:ascii="Calibri" w:eastAsia="Calibri" w:hAnsi="Calibri" w:cs="Calibri"/>
          <w:color w:val="000000" w:themeColor="text1"/>
        </w:rPr>
      </w:pPr>
    </w:p>
    <w:p w14:paraId="00C89536" w14:textId="77777777" w:rsidR="00092AEC" w:rsidRDefault="00092AEC" w:rsidP="6C470DB7">
      <w:pPr>
        <w:ind w:left="708"/>
        <w:rPr>
          <w:rFonts w:ascii="Calibri" w:eastAsia="Calibri" w:hAnsi="Calibri" w:cs="Calibri"/>
          <w:color w:val="000000" w:themeColor="text1"/>
        </w:rPr>
      </w:pPr>
    </w:p>
    <w:p w14:paraId="06B4301E" w14:textId="758513E4" w:rsidR="0056512C" w:rsidRDefault="0056512C" w:rsidP="6C470DB7">
      <w:pPr>
        <w:ind w:left="708"/>
        <w:rPr>
          <w:rFonts w:ascii="Calibri" w:eastAsia="Calibri" w:hAnsi="Calibri" w:cs="Calibri"/>
          <w:color w:val="000000" w:themeColor="text1"/>
        </w:rPr>
      </w:pPr>
    </w:p>
    <w:p w14:paraId="59901861" w14:textId="4A02BA6F" w:rsidR="6C470DB7" w:rsidRDefault="00903463" w:rsidP="0056512C">
      <w:pPr>
        <w:pStyle w:val="Style1"/>
        <w:rPr>
          <w:rFonts w:eastAsia="Calibri"/>
        </w:rPr>
      </w:pPr>
      <w:r>
        <w:rPr>
          <w:rFonts w:eastAsia="Calibri"/>
        </w:rPr>
        <w:t xml:space="preserve">//structure de la tache </w:t>
      </w:r>
      <w:proofErr w:type="spellStart"/>
      <w:r>
        <w:rPr>
          <w:rFonts w:eastAsia="Calibri"/>
        </w:rPr>
        <w:t>ConnectivityHandle</w:t>
      </w:r>
      <w:proofErr w:type="spellEnd"/>
    </w:p>
    <w:p w14:paraId="039714AA" w14:textId="178982D9" w:rsidR="6C470DB7" w:rsidRDefault="6C470DB7" w:rsidP="0056512C">
      <w:pPr>
        <w:pStyle w:val="Style1"/>
        <w:ind w:firstLine="708"/>
        <w:rPr>
          <w:rFonts w:eastAsia="Calibri"/>
        </w:rPr>
      </w:pPr>
      <w:r w:rsidRPr="6C470DB7">
        <w:rPr>
          <w:rFonts w:eastAsia="Calibri"/>
        </w:rPr>
        <w:t xml:space="preserve">Dans l’autre côté, le module esp8266 admet son propre code pour gérer la communication </w:t>
      </w:r>
      <w:r w:rsidRPr="6C470DB7">
        <w:rPr>
          <w:rFonts w:eastAsia="Calibri"/>
          <w:b/>
          <w:bCs/>
        </w:rPr>
        <w:t>TCP-IP</w:t>
      </w:r>
      <w:r w:rsidRPr="6C470DB7">
        <w:rPr>
          <w:rFonts w:eastAsia="Calibri"/>
        </w:rPr>
        <w:t xml:space="preserve">, il est indépendant au celle de l’Stm32 pour à la fois réduire le stress à notre carte principale et aussi assurer la sécurité de la pousse seringue en éliminant la partie </w:t>
      </w:r>
      <w:r w:rsidRPr="6C470DB7">
        <w:rPr>
          <w:rFonts w:eastAsia="Calibri"/>
        </w:rPr>
        <w:lastRenderedPageBreak/>
        <w:t xml:space="preserve">réseau au reste du système. Chaque fois le pin </w:t>
      </w:r>
      <w:r w:rsidRPr="6C470DB7">
        <w:rPr>
          <w:rFonts w:eastAsia="Calibri"/>
          <w:b/>
          <w:bCs/>
        </w:rPr>
        <w:t xml:space="preserve">D1 </w:t>
      </w:r>
      <w:r w:rsidRPr="6C470DB7">
        <w:rPr>
          <w:rFonts w:eastAsia="Calibri"/>
        </w:rPr>
        <w:t xml:space="preserve">est en état haut l'esp8266 lit les données déposées dans le port série à travers le pin </w:t>
      </w:r>
      <w:proofErr w:type="spellStart"/>
      <w:r w:rsidRPr="6C470DB7">
        <w:rPr>
          <w:rFonts w:eastAsia="Calibri"/>
          <w:b/>
          <w:bCs/>
        </w:rPr>
        <w:t>Rx</w:t>
      </w:r>
      <w:proofErr w:type="spellEnd"/>
      <w:r w:rsidRPr="6C470DB7">
        <w:rPr>
          <w:rFonts w:eastAsia="Calibri"/>
        </w:rPr>
        <w:t xml:space="preserve">, les interprète puis les redirige vers le cloud. </w:t>
      </w:r>
    </w:p>
    <w:p w14:paraId="7925B9B3" w14:textId="6262325D" w:rsidR="6C470DB7" w:rsidRDefault="6C470DB7" w:rsidP="0056512C">
      <w:pPr>
        <w:pStyle w:val="Style1"/>
        <w:ind w:firstLine="708"/>
        <w:rPr>
          <w:rFonts w:eastAsia="Calibri"/>
        </w:rPr>
      </w:pPr>
      <w:r w:rsidRPr="6C470DB7">
        <w:rPr>
          <w:rFonts w:eastAsia="Calibri"/>
        </w:rPr>
        <w:t>En fait la solution cloud choisit est “</w:t>
      </w:r>
      <w:proofErr w:type="spellStart"/>
      <w:r w:rsidRPr="6C470DB7">
        <w:rPr>
          <w:rFonts w:eastAsia="Calibri"/>
          <w:b/>
          <w:bCs/>
        </w:rPr>
        <w:t>Firebase</w:t>
      </w:r>
      <w:proofErr w:type="spellEnd"/>
      <w:r w:rsidRPr="6C470DB7">
        <w:rPr>
          <w:rFonts w:eastAsia="Calibri"/>
          <w:b/>
          <w:bCs/>
        </w:rPr>
        <w:t xml:space="preserve"> </w:t>
      </w:r>
      <w:proofErr w:type="spellStart"/>
      <w:r w:rsidRPr="6C470DB7">
        <w:rPr>
          <w:rFonts w:eastAsia="Calibri"/>
          <w:b/>
          <w:bCs/>
        </w:rPr>
        <w:t>Realtime</w:t>
      </w:r>
      <w:proofErr w:type="spellEnd"/>
      <w:r w:rsidRPr="6C470DB7">
        <w:rPr>
          <w:rFonts w:eastAsia="Calibri"/>
          <w:b/>
          <w:bCs/>
        </w:rPr>
        <w:t xml:space="preserve"> </w:t>
      </w:r>
      <w:proofErr w:type="spellStart"/>
      <w:r w:rsidRPr="6C470DB7">
        <w:rPr>
          <w:rFonts w:eastAsia="Calibri"/>
          <w:b/>
          <w:bCs/>
        </w:rPr>
        <w:t>Database</w:t>
      </w:r>
      <w:proofErr w:type="spellEnd"/>
      <w:r w:rsidRPr="6C470DB7">
        <w:rPr>
          <w:rFonts w:eastAsia="Calibri"/>
        </w:rPr>
        <w:t>” elle est gratuite et efficace au moins pour nos besoins actuels. On pourrait migrer facilement vers GCP (Google Cloud Platform) pour garantir la disponibilité et la performance maximale puisque les services sont payants.</w:t>
      </w:r>
    </w:p>
    <w:p w14:paraId="729B6535" w14:textId="4BF220C9" w:rsidR="6C470DB7" w:rsidRDefault="6C470DB7" w:rsidP="0056512C">
      <w:pPr>
        <w:pStyle w:val="Style1"/>
        <w:ind w:firstLine="708"/>
        <w:rPr>
          <w:rFonts w:eastAsia="Calibri"/>
        </w:rPr>
      </w:pPr>
      <w:r w:rsidRPr="6C470DB7">
        <w:rPr>
          <w:rFonts w:eastAsia="Calibri"/>
        </w:rPr>
        <w:t xml:space="preserve">Pour gérer la communication entre </w:t>
      </w:r>
      <w:proofErr w:type="spellStart"/>
      <w:r w:rsidRPr="6C470DB7">
        <w:rPr>
          <w:rFonts w:eastAsia="Calibri"/>
        </w:rPr>
        <w:t>Firebase</w:t>
      </w:r>
      <w:proofErr w:type="spellEnd"/>
      <w:r w:rsidRPr="6C470DB7">
        <w:rPr>
          <w:rFonts w:eastAsia="Calibri"/>
        </w:rPr>
        <w:t xml:space="preserve"> et le module Wi-Fi, on utilise une bibliothèque open source disponible en </w:t>
      </w:r>
      <w:r w:rsidRPr="6C470DB7">
        <w:rPr>
          <w:rFonts w:eastAsia="Calibri"/>
          <w:b/>
          <w:bCs/>
        </w:rPr>
        <w:t>GitHub,</w:t>
      </w:r>
      <w:r w:rsidRPr="6C470DB7">
        <w:rPr>
          <w:rFonts w:eastAsia="Calibri"/>
        </w:rPr>
        <w:t xml:space="preserve"> développé par “</w:t>
      </w:r>
      <w:proofErr w:type="spellStart"/>
      <w:r w:rsidRPr="6C470DB7">
        <w:rPr>
          <w:rFonts w:eastAsia="Calibri"/>
          <w:b/>
          <w:bCs/>
        </w:rPr>
        <w:t>mobizt</w:t>
      </w:r>
      <w:proofErr w:type="spellEnd"/>
      <w:r w:rsidRPr="6C470DB7">
        <w:rPr>
          <w:rFonts w:eastAsia="Calibri"/>
        </w:rPr>
        <w:t>”. Elle s’agit d’un ensemble des fonctions qui utilisent les requêtes HTTP (</w:t>
      </w:r>
      <w:r w:rsidRPr="6C470DB7">
        <w:rPr>
          <w:rFonts w:eastAsia="Calibri"/>
          <w:b/>
          <w:bCs/>
        </w:rPr>
        <w:t>GET – POST – DELETE</w:t>
      </w:r>
      <w:r w:rsidRPr="6C470DB7">
        <w:rPr>
          <w:rFonts w:eastAsia="Calibri"/>
        </w:rPr>
        <w:t xml:space="preserve"> …) pour déposer les données dans </w:t>
      </w:r>
      <w:r w:rsidRPr="6C470DB7">
        <w:rPr>
          <w:rFonts w:eastAsia="Calibri"/>
          <w:b/>
          <w:bCs/>
        </w:rPr>
        <w:t>RTDB.</w:t>
      </w:r>
      <w:r w:rsidRPr="6C470DB7">
        <w:rPr>
          <w:rFonts w:eastAsia="Calibri"/>
        </w:rPr>
        <w:t xml:space="preserve"> </w:t>
      </w:r>
    </w:p>
    <w:p w14:paraId="13708076" w14:textId="6B99B2CA" w:rsidR="6C470DB7" w:rsidRDefault="6C470DB7" w:rsidP="6C470DB7">
      <w:pPr>
        <w:ind w:left="708"/>
        <w:jc w:val="center"/>
        <w:rPr>
          <w:rFonts w:ascii="Calibri" w:eastAsia="Calibri" w:hAnsi="Calibri" w:cs="Calibri"/>
          <w:color w:val="000000" w:themeColor="text1"/>
        </w:rPr>
      </w:pPr>
      <w:r>
        <w:rPr>
          <w:noProof/>
          <w:lang w:eastAsia="fr-FR"/>
        </w:rPr>
        <w:drawing>
          <wp:anchor distT="0" distB="0" distL="114300" distR="114300" simplePos="0" relativeHeight="251773952" behindDoc="0" locked="0" layoutInCell="1" allowOverlap="1" wp14:anchorId="4E73874A" wp14:editId="01EFD18A">
            <wp:simplePos x="0" y="0"/>
            <wp:positionH relativeFrom="margin">
              <wp:align>center</wp:align>
            </wp:positionH>
            <wp:positionV relativeFrom="paragraph">
              <wp:posOffset>5080</wp:posOffset>
            </wp:positionV>
            <wp:extent cx="5336540" cy="209550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336540" cy="2095500"/>
                    </a:xfrm>
                    <a:prstGeom prst="rect">
                      <a:avLst/>
                    </a:prstGeom>
                  </pic:spPr>
                </pic:pic>
              </a:graphicData>
            </a:graphic>
            <wp14:sizeRelH relativeFrom="margin">
              <wp14:pctWidth>0</wp14:pctWidth>
            </wp14:sizeRelH>
            <wp14:sizeRelV relativeFrom="margin">
              <wp14:pctHeight>0</wp14:pctHeight>
            </wp14:sizeRelV>
          </wp:anchor>
        </w:drawing>
      </w:r>
    </w:p>
    <w:p w14:paraId="68E307D8" w14:textId="55E28DFC" w:rsidR="6C470DB7" w:rsidRDefault="6C470DB7" w:rsidP="6C470DB7">
      <w:pPr>
        <w:rPr>
          <w:rFonts w:ascii="Calibri" w:eastAsia="Calibri" w:hAnsi="Calibri" w:cs="Calibri"/>
          <w:color w:val="000000" w:themeColor="text1"/>
        </w:rPr>
      </w:pPr>
    </w:p>
    <w:p w14:paraId="3F1D2F04" w14:textId="77777777" w:rsidR="0056512C" w:rsidRDefault="0056512C" w:rsidP="6C470DB7">
      <w:pPr>
        <w:rPr>
          <w:rFonts w:ascii="Calibri" w:eastAsia="Calibri" w:hAnsi="Calibri" w:cs="Calibri"/>
          <w:color w:val="000000" w:themeColor="text1"/>
        </w:rPr>
      </w:pPr>
    </w:p>
    <w:p w14:paraId="5DA1865E" w14:textId="77777777" w:rsidR="0056512C" w:rsidRDefault="0056512C" w:rsidP="6C470DB7">
      <w:pPr>
        <w:rPr>
          <w:rFonts w:ascii="Calibri" w:eastAsia="Calibri" w:hAnsi="Calibri" w:cs="Calibri"/>
          <w:color w:val="000000" w:themeColor="text1"/>
        </w:rPr>
      </w:pPr>
    </w:p>
    <w:p w14:paraId="18AC9CCB" w14:textId="77777777" w:rsidR="0056512C" w:rsidRDefault="0056512C" w:rsidP="6C470DB7">
      <w:pPr>
        <w:rPr>
          <w:rFonts w:ascii="Calibri" w:eastAsia="Calibri" w:hAnsi="Calibri" w:cs="Calibri"/>
          <w:color w:val="000000" w:themeColor="text1"/>
        </w:rPr>
      </w:pPr>
    </w:p>
    <w:p w14:paraId="3107C6A7" w14:textId="77777777" w:rsidR="0056512C" w:rsidRDefault="0056512C" w:rsidP="6C470DB7">
      <w:pPr>
        <w:rPr>
          <w:rFonts w:ascii="Calibri" w:eastAsia="Calibri" w:hAnsi="Calibri" w:cs="Calibri"/>
          <w:color w:val="000000" w:themeColor="text1"/>
        </w:rPr>
      </w:pPr>
    </w:p>
    <w:p w14:paraId="125CC345" w14:textId="77777777" w:rsidR="0056512C" w:rsidRDefault="0056512C" w:rsidP="6C470DB7">
      <w:pPr>
        <w:rPr>
          <w:rFonts w:ascii="Calibri" w:eastAsia="Calibri" w:hAnsi="Calibri" w:cs="Calibri"/>
          <w:color w:val="000000" w:themeColor="text1"/>
        </w:rPr>
      </w:pPr>
    </w:p>
    <w:p w14:paraId="0BBBF64D" w14:textId="77777777" w:rsidR="0056512C" w:rsidRDefault="0056512C" w:rsidP="6C470DB7">
      <w:pPr>
        <w:rPr>
          <w:rFonts w:ascii="Calibri" w:eastAsia="Calibri" w:hAnsi="Calibri" w:cs="Calibri"/>
          <w:color w:val="000000" w:themeColor="text1"/>
        </w:rPr>
      </w:pPr>
    </w:p>
    <w:p w14:paraId="44E49F58" w14:textId="5FD0C5D2" w:rsidR="0056512C" w:rsidRDefault="00903463" w:rsidP="6C470DB7">
      <w:pPr>
        <w:rPr>
          <w:rFonts w:ascii="Calibri" w:eastAsia="Calibri" w:hAnsi="Calibri" w:cs="Calibri"/>
          <w:color w:val="000000" w:themeColor="text1"/>
        </w:rPr>
      </w:pPr>
      <w:r>
        <w:rPr>
          <w:rFonts w:ascii="Calibri" w:eastAsia="Calibri" w:hAnsi="Calibri" w:cs="Calibri"/>
          <w:color w:val="000000" w:themeColor="text1"/>
        </w:rPr>
        <w:t>// structure du code Arduino pour Esp8266</w:t>
      </w:r>
    </w:p>
    <w:p w14:paraId="11C1D5BA" w14:textId="77777777" w:rsidR="0056512C" w:rsidRDefault="0056512C" w:rsidP="6C470DB7">
      <w:pPr>
        <w:rPr>
          <w:rFonts w:ascii="Calibri" w:eastAsia="Calibri" w:hAnsi="Calibri" w:cs="Calibri"/>
          <w:color w:val="000000" w:themeColor="text1"/>
        </w:rPr>
      </w:pPr>
    </w:p>
    <w:p w14:paraId="2E55CDB0" w14:textId="6778AFC0" w:rsidR="6C470DB7" w:rsidRDefault="6C470DB7" w:rsidP="0056512C">
      <w:pPr>
        <w:pStyle w:val="titre2"/>
      </w:pPr>
      <w:bookmarkStart w:id="87" w:name="_Toc104480474"/>
      <w:r w:rsidRPr="6C470DB7">
        <w:t>Taches en cours de développement</w:t>
      </w:r>
      <w:bookmarkEnd w:id="87"/>
      <w:r w:rsidRPr="6C470DB7">
        <w:t xml:space="preserve"> </w:t>
      </w:r>
    </w:p>
    <w:p w14:paraId="42D3D891" w14:textId="28DD14CB" w:rsidR="6C470DB7" w:rsidRDefault="6C470DB7" w:rsidP="0056512C">
      <w:pPr>
        <w:pStyle w:val="Style1"/>
        <w:ind w:firstLine="360"/>
        <w:rPr>
          <w:rFonts w:eastAsia="Calibri"/>
        </w:rPr>
      </w:pPr>
      <w:r w:rsidRPr="6C470DB7">
        <w:rPr>
          <w:rFonts w:eastAsia="Calibri"/>
        </w:rPr>
        <w:t xml:space="preserve">Plusieurs taches sont encore de développement, soit à cause de non disponibilité des composants matériels ou à des contraintes de temps. </w:t>
      </w:r>
    </w:p>
    <w:p w14:paraId="314B6975" w14:textId="69226D5F" w:rsidR="6C470DB7" w:rsidRDefault="6C470DB7" w:rsidP="0056512C">
      <w:pPr>
        <w:pStyle w:val="Style1"/>
        <w:numPr>
          <w:ilvl w:val="0"/>
          <w:numId w:val="82"/>
        </w:numPr>
      </w:pPr>
      <w:r w:rsidRPr="6C470DB7">
        <w:rPr>
          <w:rFonts w:eastAsia="Calibri"/>
        </w:rPr>
        <w:t>Gestion d’alimentation</w:t>
      </w:r>
    </w:p>
    <w:p w14:paraId="461F3BEF" w14:textId="63DA953E" w:rsidR="6C470DB7" w:rsidRDefault="6C470DB7" w:rsidP="0056512C">
      <w:pPr>
        <w:pStyle w:val="Style1"/>
        <w:numPr>
          <w:ilvl w:val="0"/>
          <w:numId w:val="82"/>
        </w:numPr>
      </w:pPr>
      <w:r w:rsidRPr="6C470DB7">
        <w:rPr>
          <w:rFonts w:eastAsia="Calibri"/>
        </w:rPr>
        <w:t>Stockage des données en local dans une carte SD</w:t>
      </w:r>
    </w:p>
    <w:p w14:paraId="4872B11B" w14:textId="4787634D" w:rsidR="6C470DB7" w:rsidRDefault="6C470DB7" w:rsidP="0056512C">
      <w:pPr>
        <w:pStyle w:val="Style1"/>
        <w:numPr>
          <w:ilvl w:val="0"/>
          <w:numId w:val="82"/>
        </w:numPr>
      </w:pPr>
      <w:r w:rsidRPr="6C470DB7">
        <w:rPr>
          <w:rFonts w:eastAsia="Calibri"/>
        </w:rPr>
        <w:t>Clavier à Membrane</w:t>
      </w:r>
    </w:p>
    <w:p w14:paraId="58BC309A" w14:textId="0EA87FDB" w:rsidR="6C470DB7" w:rsidRDefault="6C470DB7" w:rsidP="0056512C">
      <w:pPr>
        <w:pStyle w:val="Style1"/>
        <w:numPr>
          <w:ilvl w:val="0"/>
          <w:numId w:val="82"/>
        </w:numPr>
      </w:pPr>
      <w:r w:rsidRPr="6C470DB7">
        <w:rPr>
          <w:rFonts w:eastAsia="Calibri"/>
        </w:rPr>
        <w:t>Capteur de pression</w:t>
      </w:r>
    </w:p>
    <w:p w14:paraId="413BEFF6" w14:textId="7845D5D8" w:rsidR="6C470DB7" w:rsidRDefault="6C470DB7" w:rsidP="0056512C">
      <w:pPr>
        <w:pStyle w:val="Style1"/>
        <w:numPr>
          <w:ilvl w:val="0"/>
          <w:numId w:val="82"/>
        </w:numPr>
      </w:pPr>
      <w:r w:rsidRPr="6C470DB7">
        <w:rPr>
          <w:rFonts w:eastAsia="Calibri"/>
        </w:rPr>
        <w:t xml:space="preserve">Application mobile </w:t>
      </w:r>
    </w:p>
    <w:p w14:paraId="2310DF73" w14:textId="3E545952" w:rsidR="6C470DB7" w:rsidRDefault="6C470DB7" w:rsidP="0056512C">
      <w:pPr>
        <w:pStyle w:val="titre2"/>
      </w:pPr>
      <w:bookmarkStart w:id="88" w:name="_Toc104480475"/>
      <w:r w:rsidRPr="6C470DB7">
        <w:lastRenderedPageBreak/>
        <w:t>Conclusion</w:t>
      </w:r>
      <w:bookmarkEnd w:id="88"/>
      <w:r w:rsidRPr="6C470DB7">
        <w:t xml:space="preserve"> </w:t>
      </w:r>
    </w:p>
    <w:p w14:paraId="0BB70AE2" w14:textId="33DAE936" w:rsidR="6C470DB7" w:rsidRDefault="6C470DB7" w:rsidP="6C470DB7">
      <w:pPr>
        <w:rPr>
          <w:rFonts w:ascii="Microsoft JhengHei" w:eastAsia="Microsoft JhengHei" w:hAnsi="Microsoft JhengHei" w:cs="Microsoft JhengHei"/>
          <w:color w:val="000000" w:themeColor="text1"/>
        </w:rPr>
      </w:pPr>
      <w:r w:rsidRPr="6C470DB7">
        <w:rPr>
          <w:rFonts w:ascii="Microsoft JhengHei" w:eastAsia="Microsoft JhengHei" w:hAnsi="Microsoft JhengHei" w:cs="Microsoft JhengHei"/>
          <w:color w:val="000000" w:themeColor="text1"/>
        </w:rPr>
        <w:t xml:space="preserve">[place </w:t>
      </w:r>
      <w:proofErr w:type="spellStart"/>
      <w:r w:rsidRPr="6C470DB7">
        <w:rPr>
          <w:rFonts w:ascii="Microsoft JhengHei" w:eastAsia="Microsoft JhengHei" w:hAnsi="Microsoft JhengHei" w:cs="Microsoft JhengHei"/>
          <w:color w:val="000000" w:themeColor="text1"/>
        </w:rPr>
        <w:t>your</w:t>
      </w:r>
      <w:proofErr w:type="spellEnd"/>
      <w:r w:rsidRPr="6C470DB7">
        <w:rPr>
          <w:rFonts w:ascii="Microsoft JhengHei" w:eastAsia="Microsoft JhengHei" w:hAnsi="Microsoft JhengHei" w:cs="Microsoft JhengHei"/>
          <w:color w:val="000000" w:themeColor="text1"/>
        </w:rPr>
        <w:t xml:space="preserve"> </w:t>
      </w:r>
      <w:proofErr w:type="spellStart"/>
      <w:r w:rsidRPr="6C470DB7">
        <w:rPr>
          <w:rFonts w:ascii="Microsoft JhengHei" w:eastAsia="Microsoft JhengHei" w:hAnsi="Microsoft JhengHei" w:cs="Microsoft JhengHei"/>
          <w:color w:val="000000" w:themeColor="text1"/>
        </w:rPr>
        <w:t>ext</w:t>
      </w:r>
      <w:proofErr w:type="spellEnd"/>
      <w:r w:rsidRPr="6C470DB7">
        <w:rPr>
          <w:rFonts w:ascii="Microsoft JhengHei" w:eastAsia="Microsoft JhengHei" w:hAnsi="Microsoft JhengHei" w:cs="Microsoft JhengHei"/>
          <w:color w:val="000000" w:themeColor="text1"/>
        </w:rPr>
        <w:t xml:space="preserve"> </w:t>
      </w:r>
      <w:proofErr w:type="spellStart"/>
      <w:r w:rsidRPr="6C470DB7">
        <w:rPr>
          <w:rFonts w:ascii="Microsoft JhengHei" w:eastAsia="Microsoft JhengHei" w:hAnsi="Microsoft JhengHei" w:cs="Microsoft JhengHei"/>
          <w:color w:val="000000" w:themeColor="text1"/>
        </w:rPr>
        <w:t>here</w:t>
      </w:r>
      <w:proofErr w:type="spellEnd"/>
      <w:r w:rsidRPr="6C470DB7">
        <w:rPr>
          <w:rFonts w:ascii="Microsoft JhengHei" w:eastAsia="Microsoft JhengHei" w:hAnsi="Microsoft JhengHei" w:cs="Microsoft JhengHei"/>
          <w:color w:val="000000" w:themeColor="text1"/>
        </w:rPr>
        <w:t xml:space="preserve"> ]</w:t>
      </w:r>
    </w:p>
    <w:p w14:paraId="3CC01567" w14:textId="73D5D005" w:rsidR="74FBCD6A" w:rsidRDefault="74FBCD6A" w:rsidP="74FBCD6A">
      <w:pPr>
        <w:rPr>
          <w:rFonts w:ascii="Microsoft JhengHei" w:eastAsia="Microsoft JhengHei" w:hAnsi="Microsoft JhengHei" w:cs="Microsoft JhengHei"/>
          <w:color w:val="000000" w:themeColor="text1"/>
        </w:rPr>
      </w:pPr>
    </w:p>
    <w:p w14:paraId="3001E011" w14:textId="53BFFF56" w:rsidR="74FBCD6A" w:rsidRDefault="74FBCD6A" w:rsidP="74FBCD6A"/>
    <w:sectPr w:rsidR="74FBCD6A" w:rsidSect="004C0567">
      <w:headerReference w:type="default" r:id="rId103"/>
      <w:footerReference w:type="default" r:id="rId10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6" w:author="Majdi Rhim" w:date="2022-05-23T19:18:00Z" w:initials="MR">
    <w:p w14:paraId="1CDD9F15" w14:textId="69CA6625" w:rsidR="00C36EB8" w:rsidRDefault="00C36EB8">
      <w:r>
        <w:t>interface keyboadnb</w:t>
      </w:r>
      <w:r>
        <w:annotationRef/>
      </w:r>
    </w:p>
  </w:comment>
  <w:comment w:id="77" w:author="Majdi Rhim" w:date="2022-05-23T19:21:00Z" w:initials="MR">
    <w:p w14:paraId="12263F98" w14:textId="048B8444" w:rsidR="00C36EB8" w:rsidRDefault="00C36EB8">
      <w:r>
        <w:t>mettre à jours les captures</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DD9F15" w15:done="0"/>
  <w15:commentEx w15:paraId="12263F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61D60D7" w16cex:dateUtc="2022-05-23T17:18:00Z"/>
  <w16cex:commentExtensible w16cex:durableId="37327591" w16cex:dateUtc="2022-05-23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DD9F15" w16cid:durableId="661D60D7"/>
  <w16cid:commentId w16cid:paraId="12263F98" w16cid:durableId="373275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8CABF" w14:textId="77777777" w:rsidR="009760A0" w:rsidRDefault="009760A0" w:rsidP="00E9483B">
      <w:pPr>
        <w:spacing w:after="0" w:line="240" w:lineRule="auto"/>
      </w:pPr>
      <w:r>
        <w:separator/>
      </w:r>
    </w:p>
  </w:endnote>
  <w:endnote w:type="continuationSeparator" w:id="0">
    <w:p w14:paraId="2BA55C76" w14:textId="77777777" w:rsidR="009760A0" w:rsidRDefault="009760A0" w:rsidP="00E94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Arial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icrosoft JhengHei UI">
    <w:panose1 w:val="020B0604030504040204"/>
    <w:charset w:val="88"/>
    <w:family w:val="swiss"/>
    <w:pitch w:val="variable"/>
    <w:sig w:usb0="000002A7" w:usb1="28CF4400" w:usb2="00000016" w:usb3="00000000" w:csb0="00100009" w:csb1="00000000"/>
  </w:font>
  <w:font w:name="Libre Franklin">
    <w:charset w:val="00"/>
    <w:family w:val="auto"/>
    <w:pitch w:val="variable"/>
    <w:sig w:usb0="A00000FF" w:usb1="4000205B" w:usb2="00000000" w:usb3="00000000" w:csb0="00000193"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2FF" w:usb1="5000205B" w:usb2="00000020" w:usb3="00000000" w:csb0="0000019F" w:csb1="00000000"/>
  </w:font>
  <w:font w:name="system-u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C36EB8" w14:paraId="1B5BED5E" w14:textId="77777777" w:rsidTr="74FBCD6A">
      <w:tc>
        <w:tcPr>
          <w:tcW w:w="3020" w:type="dxa"/>
        </w:tcPr>
        <w:p w14:paraId="206BF491" w14:textId="77777777" w:rsidR="00C36EB8" w:rsidRDefault="00C36EB8" w:rsidP="74FBCD6A">
          <w:pPr>
            <w:pStyle w:val="En-tte"/>
            <w:ind w:left="-115"/>
          </w:pPr>
        </w:p>
      </w:tc>
      <w:tc>
        <w:tcPr>
          <w:tcW w:w="3020" w:type="dxa"/>
        </w:tcPr>
        <w:p w14:paraId="689228DA" w14:textId="77777777" w:rsidR="00C36EB8" w:rsidRDefault="00C36EB8" w:rsidP="74FBCD6A">
          <w:pPr>
            <w:pStyle w:val="En-tte"/>
            <w:jc w:val="center"/>
          </w:pPr>
        </w:p>
      </w:tc>
      <w:tc>
        <w:tcPr>
          <w:tcW w:w="3020" w:type="dxa"/>
        </w:tcPr>
        <w:p w14:paraId="4A362CA7" w14:textId="77777777" w:rsidR="00C36EB8" w:rsidRDefault="00C36EB8" w:rsidP="74FBCD6A">
          <w:pPr>
            <w:pStyle w:val="En-tte"/>
            <w:ind w:right="-115"/>
            <w:jc w:val="right"/>
          </w:pPr>
        </w:p>
      </w:tc>
    </w:tr>
  </w:tbl>
  <w:p w14:paraId="30ADFBCD" w14:textId="77777777" w:rsidR="00C36EB8" w:rsidRDefault="00C36EB8" w:rsidP="74FBCD6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C36EB8" w14:paraId="369998F8" w14:textId="77777777" w:rsidTr="74FBCD6A">
      <w:tc>
        <w:tcPr>
          <w:tcW w:w="3020" w:type="dxa"/>
        </w:tcPr>
        <w:p w14:paraId="662AE71E" w14:textId="77777777" w:rsidR="00C36EB8" w:rsidRDefault="00C36EB8" w:rsidP="74FBCD6A">
          <w:pPr>
            <w:pStyle w:val="En-tte"/>
            <w:ind w:left="-115"/>
          </w:pPr>
        </w:p>
      </w:tc>
      <w:tc>
        <w:tcPr>
          <w:tcW w:w="3020" w:type="dxa"/>
        </w:tcPr>
        <w:p w14:paraId="16F15C9E" w14:textId="77777777" w:rsidR="00C36EB8" w:rsidRDefault="00C36EB8" w:rsidP="74FBCD6A">
          <w:pPr>
            <w:pStyle w:val="En-tte"/>
            <w:jc w:val="center"/>
          </w:pPr>
        </w:p>
      </w:tc>
      <w:tc>
        <w:tcPr>
          <w:tcW w:w="3020" w:type="dxa"/>
        </w:tcPr>
        <w:p w14:paraId="447AD065" w14:textId="77777777" w:rsidR="00C36EB8" w:rsidRDefault="00C36EB8" w:rsidP="74FBCD6A">
          <w:pPr>
            <w:pStyle w:val="En-tte"/>
            <w:ind w:right="-115"/>
            <w:jc w:val="right"/>
          </w:pPr>
        </w:p>
      </w:tc>
    </w:tr>
  </w:tbl>
  <w:p w14:paraId="3D8E399C" w14:textId="77777777" w:rsidR="00C36EB8" w:rsidRDefault="00C36EB8" w:rsidP="74FBCD6A">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C36EB8" w14:paraId="35EDF9D6" w14:textId="77777777" w:rsidTr="74FBCD6A">
      <w:tc>
        <w:tcPr>
          <w:tcW w:w="3020" w:type="dxa"/>
        </w:tcPr>
        <w:p w14:paraId="7AED09D0" w14:textId="77777777" w:rsidR="00C36EB8" w:rsidRDefault="00C36EB8" w:rsidP="74FBCD6A">
          <w:pPr>
            <w:pStyle w:val="En-tte"/>
            <w:ind w:left="-115"/>
          </w:pPr>
        </w:p>
      </w:tc>
      <w:tc>
        <w:tcPr>
          <w:tcW w:w="3020" w:type="dxa"/>
        </w:tcPr>
        <w:p w14:paraId="729E715D" w14:textId="77777777" w:rsidR="00C36EB8" w:rsidRDefault="00C36EB8" w:rsidP="74FBCD6A">
          <w:pPr>
            <w:pStyle w:val="En-tte"/>
            <w:jc w:val="center"/>
          </w:pPr>
        </w:p>
      </w:tc>
      <w:tc>
        <w:tcPr>
          <w:tcW w:w="3020" w:type="dxa"/>
        </w:tcPr>
        <w:p w14:paraId="436FDFEA" w14:textId="77777777" w:rsidR="00C36EB8" w:rsidRDefault="00C36EB8" w:rsidP="74FBCD6A">
          <w:pPr>
            <w:pStyle w:val="En-tte"/>
            <w:ind w:right="-115"/>
            <w:jc w:val="right"/>
          </w:pPr>
        </w:p>
      </w:tc>
    </w:tr>
  </w:tbl>
  <w:p w14:paraId="05965AD1" w14:textId="77777777" w:rsidR="00C36EB8" w:rsidRDefault="00C36EB8" w:rsidP="74FBCD6A">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C36EB8" w14:paraId="284DD275" w14:textId="77777777" w:rsidTr="74FBCD6A">
      <w:tc>
        <w:tcPr>
          <w:tcW w:w="3020" w:type="dxa"/>
        </w:tcPr>
        <w:p w14:paraId="1DF71BB3" w14:textId="77777777" w:rsidR="00C36EB8" w:rsidRDefault="00C36EB8" w:rsidP="74FBCD6A">
          <w:pPr>
            <w:pStyle w:val="En-tte"/>
            <w:ind w:left="-115"/>
          </w:pPr>
        </w:p>
      </w:tc>
      <w:tc>
        <w:tcPr>
          <w:tcW w:w="3020" w:type="dxa"/>
        </w:tcPr>
        <w:p w14:paraId="2BEE74D3" w14:textId="77777777" w:rsidR="00C36EB8" w:rsidRDefault="00C36EB8" w:rsidP="74FBCD6A">
          <w:pPr>
            <w:pStyle w:val="En-tte"/>
            <w:jc w:val="center"/>
          </w:pPr>
        </w:p>
      </w:tc>
      <w:tc>
        <w:tcPr>
          <w:tcW w:w="3020" w:type="dxa"/>
        </w:tcPr>
        <w:p w14:paraId="76049179" w14:textId="77777777" w:rsidR="00C36EB8" w:rsidRDefault="00C36EB8" w:rsidP="74FBCD6A">
          <w:pPr>
            <w:pStyle w:val="En-tte"/>
            <w:ind w:right="-115"/>
            <w:jc w:val="right"/>
          </w:pPr>
        </w:p>
      </w:tc>
    </w:tr>
  </w:tbl>
  <w:p w14:paraId="4C8FA3F3" w14:textId="77777777" w:rsidR="00C36EB8" w:rsidRDefault="00C36EB8" w:rsidP="74FBCD6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C36EB8" w14:paraId="3418889F" w14:textId="77777777" w:rsidTr="74FBCD6A">
      <w:tc>
        <w:tcPr>
          <w:tcW w:w="3020" w:type="dxa"/>
        </w:tcPr>
        <w:p w14:paraId="397D1A8F" w14:textId="77777777" w:rsidR="00C36EB8" w:rsidRDefault="00C36EB8" w:rsidP="74FBCD6A">
          <w:pPr>
            <w:pStyle w:val="En-tte"/>
            <w:ind w:left="-115"/>
          </w:pPr>
        </w:p>
      </w:tc>
      <w:tc>
        <w:tcPr>
          <w:tcW w:w="3020" w:type="dxa"/>
        </w:tcPr>
        <w:p w14:paraId="0F70C4A8" w14:textId="25820574" w:rsidR="00A743EC" w:rsidRDefault="00A743EC" w:rsidP="74FBCD6A">
          <w:pPr>
            <w:pStyle w:val="En-tte"/>
            <w:jc w:val="center"/>
          </w:pPr>
        </w:p>
      </w:tc>
      <w:tc>
        <w:tcPr>
          <w:tcW w:w="3020" w:type="dxa"/>
        </w:tcPr>
        <w:p w14:paraId="7435194D" w14:textId="77777777" w:rsidR="00C36EB8" w:rsidRDefault="00C36EB8" w:rsidP="74FBCD6A">
          <w:pPr>
            <w:pStyle w:val="En-tte"/>
            <w:ind w:right="-115"/>
            <w:jc w:val="right"/>
          </w:pPr>
        </w:p>
      </w:tc>
    </w:tr>
    <w:tr w:rsidR="000C730F" w14:paraId="3D30F58D" w14:textId="77777777" w:rsidTr="006D0328">
      <w:trPr>
        <w:gridAfter w:val="1"/>
        <w:wAfter w:w="3020" w:type="dxa"/>
      </w:trPr>
      <w:tc>
        <w:tcPr>
          <w:tcW w:w="3020" w:type="dxa"/>
        </w:tcPr>
        <w:p w14:paraId="4E937266" w14:textId="77777777" w:rsidR="000C730F" w:rsidRDefault="000C730F" w:rsidP="000C730F">
          <w:pPr>
            <w:pStyle w:val="En-tte"/>
            <w:jc w:val="center"/>
          </w:pPr>
          <w:r>
            <w:rPr>
              <w:noProof/>
            </w:rPr>
            <mc:AlternateContent>
              <mc:Choice Requires="wps">
                <w:drawing>
                  <wp:anchor distT="0" distB="0" distL="114300" distR="114300" simplePos="0" relativeHeight="251661312" behindDoc="0" locked="0" layoutInCell="1" allowOverlap="1" wp14:anchorId="1A4905CE" wp14:editId="7E7072AB">
                    <wp:simplePos x="0" y="0"/>
                    <wp:positionH relativeFrom="column">
                      <wp:posOffset>3175</wp:posOffset>
                    </wp:positionH>
                    <wp:positionV relativeFrom="paragraph">
                      <wp:posOffset>5080</wp:posOffset>
                    </wp:positionV>
                    <wp:extent cx="5695950" cy="0"/>
                    <wp:effectExtent l="0" t="0" r="0" b="0"/>
                    <wp:wrapNone/>
                    <wp:docPr id="233486583" name="Connecteur droit 233486583"/>
                    <wp:cNvGraphicFramePr/>
                    <a:graphic xmlns:a="http://schemas.openxmlformats.org/drawingml/2006/main">
                      <a:graphicData uri="http://schemas.microsoft.com/office/word/2010/wordprocessingShape">
                        <wps:wsp>
                          <wps:cNvCnPr/>
                          <wps:spPr>
                            <a:xfrm>
                              <a:off x="0" y="0"/>
                              <a:ext cx="56959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621607" id="Connecteur droit 23348658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4pt" to="448.7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" strokecolor="black [3213]" strokeweight="1.5pt">
                    <v:stroke joinstyle="miter"/>
                  </v:line>
                </w:pict>
              </mc:Fallback>
            </mc:AlternateContent>
          </w:r>
        </w:p>
      </w:tc>
      <w:tc>
        <w:tcPr>
          <w:tcW w:w="3020" w:type="dxa"/>
        </w:tcPr>
        <w:p w14:paraId="0998924B" w14:textId="77777777" w:rsidR="000C730F" w:rsidRDefault="000C730F" w:rsidP="000C730F">
          <w:pPr>
            <w:pStyle w:val="En-tte"/>
            <w:ind w:right="-115"/>
            <w:jc w:val="right"/>
          </w:pPr>
        </w:p>
      </w:tc>
    </w:tr>
  </w:tbl>
  <w:p w14:paraId="2C3E1A19" w14:textId="115BB198" w:rsidR="00C36EB8" w:rsidRDefault="00666922" w:rsidP="00666922">
    <w:pPr>
      <w:pStyle w:val="Pieddepage"/>
    </w:pPr>
    <w:r>
      <w:rPr>
        <w:noProof/>
      </w:rPr>
      <w:drawing>
        <wp:anchor distT="0" distB="0" distL="114300" distR="114300" simplePos="0" relativeHeight="251662336" behindDoc="0" locked="0" layoutInCell="1" allowOverlap="1" wp14:anchorId="05B8BC02" wp14:editId="63842DE7">
          <wp:simplePos x="0" y="0"/>
          <wp:positionH relativeFrom="column">
            <wp:posOffset>4805680</wp:posOffset>
          </wp:positionH>
          <wp:positionV relativeFrom="paragraph">
            <wp:posOffset>-48260</wp:posOffset>
          </wp:positionV>
          <wp:extent cx="826488" cy="464899"/>
          <wp:effectExtent l="0" t="0" r="0" b="0"/>
          <wp:wrapNone/>
          <wp:docPr id="233486584" name="Image 233486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86584" name="Image 233486584"/>
                  <pic:cNvPicPr/>
                </pic:nvPicPr>
                <pic:blipFill>
                  <a:blip r:embed="rId1">
                    <a:extLst>
                      <a:ext uri="{28A0092B-C50C-407E-A947-70E740481C1C}">
                        <a14:useLocalDpi xmlns:a14="http://schemas.microsoft.com/office/drawing/2010/main" val="0"/>
                      </a:ext>
                    </a:extLst>
                  </a:blip>
                  <a:stretch>
                    <a:fillRect/>
                  </a:stretch>
                </pic:blipFill>
                <pic:spPr>
                  <a:xfrm>
                    <a:off x="0" y="0"/>
                    <a:ext cx="826488" cy="464899"/>
                  </a:xfrm>
                  <a:prstGeom prst="rect">
                    <a:avLst/>
                  </a:prstGeom>
                </pic:spPr>
              </pic:pic>
            </a:graphicData>
          </a:graphic>
          <wp14:sizeRelH relativeFrom="margin">
            <wp14:pctWidth>0</wp14:pctWidth>
          </wp14:sizeRelH>
          <wp14:sizeRelV relativeFrom="margin">
            <wp14:pctHeight>0</wp14:pctHeight>
          </wp14:sizeRelV>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C36EB8" w14:paraId="3C6A609E" w14:textId="77777777" w:rsidTr="74FBCD6A">
      <w:tc>
        <w:tcPr>
          <w:tcW w:w="3020" w:type="dxa"/>
        </w:tcPr>
        <w:p w14:paraId="67AF6E3F" w14:textId="77777777" w:rsidR="00C36EB8" w:rsidRDefault="00C36EB8" w:rsidP="74FBCD6A">
          <w:pPr>
            <w:pStyle w:val="En-tte"/>
            <w:ind w:left="-115"/>
          </w:pPr>
        </w:p>
      </w:tc>
      <w:tc>
        <w:tcPr>
          <w:tcW w:w="3020" w:type="dxa"/>
        </w:tcPr>
        <w:p w14:paraId="5025424C" w14:textId="77777777" w:rsidR="00C36EB8" w:rsidRDefault="00C36EB8" w:rsidP="74FBCD6A">
          <w:pPr>
            <w:pStyle w:val="En-tte"/>
            <w:jc w:val="center"/>
          </w:pPr>
        </w:p>
      </w:tc>
      <w:tc>
        <w:tcPr>
          <w:tcW w:w="3020" w:type="dxa"/>
        </w:tcPr>
        <w:p w14:paraId="406D4E87" w14:textId="77777777" w:rsidR="00C36EB8" w:rsidRDefault="00C36EB8" w:rsidP="74FBCD6A">
          <w:pPr>
            <w:pStyle w:val="En-tte"/>
            <w:ind w:right="-115"/>
            <w:jc w:val="right"/>
          </w:pPr>
        </w:p>
      </w:tc>
    </w:tr>
  </w:tbl>
  <w:p w14:paraId="5809637D" w14:textId="77777777" w:rsidR="00C36EB8" w:rsidRDefault="00C36EB8" w:rsidP="74FBCD6A">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C36EB8" w14:paraId="608CFA1A" w14:textId="77777777" w:rsidTr="74FBCD6A">
      <w:tc>
        <w:tcPr>
          <w:tcW w:w="3020" w:type="dxa"/>
        </w:tcPr>
        <w:p w14:paraId="08868ACE" w14:textId="77777777" w:rsidR="00C36EB8" w:rsidRDefault="00C36EB8" w:rsidP="74FBCD6A">
          <w:pPr>
            <w:pStyle w:val="En-tte"/>
            <w:ind w:left="-115"/>
          </w:pPr>
        </w:p>
      </w:tc>
      <w:tc>
        <w:tcPr>
          <w:tcW w:w="3020" w:type="dxa"/>
        </w:tcPr>
        <w:p w14:paraId="2C87C5D9" w14:textId="77777777" w:rsidR="00C36EB8" w:rsidRDefault="00C36EB8" w:rsidP="74FBCD6A">
          <w:pPr>
            <w:pStyle w:val="En-tte"/>
            <w:jc w:val="center"/>
          </w:pPr>
        </w:p>
      </w:tc>
      <w:tc>
        <w:tcPr>
          <w:tcW w:w="3020" w:type="dxa"/>
        </w:tcPr>
        <w:p w14:paraId="6FBDD478" w14:textId="77777777" w:rsidR="00C36EB8" w:rsidRDefault="00C36EB8" w:rsidP="74FBCD6A">
          <w:pPr>
            <w:pStyle w:val="En-tte"/>
            <w:ind w:right="-115"/>
            <w:jc w:val="right"/>
          </w:pPr>
        </w:p>
      </w:tc>
    </w:tr>
  </w:tbl>
  <w:p w14:paraId="1B6390B0" w14:textId="77777777" w:rsidR="00C36EB8" w:rsidRDefault="00C36EB8" w:rsidP="74FBCD6A">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C36EB8" w14:paraId="6434A92D" w14:textId="77777777" w:rsidTr="74FBCD6A">
      <w:tc>
        <w:tcPr>
          <w:tcW w:w="3020" w:type="dxa"/>
        </w:tcPr>
        <w:p w14:paraId="1D4560BC" w14:textId="77777777" w:rsidR="00C36EB8" w:rsidRDefault="00C36EB8" w:rsidP="74FBCD6A">
          <w:pPr>
            <w:pStyle w:val="En-tte"/>
            <w:ind w:left="-115"/>
          </w:pPr>
        </w:p>
      </w:tc>
      <w:tc>
        <w:tcPr>
          <w:tcW w:w="3020" w:type="dxa"/>
        </w:tcPr>
        <w:p w14:paraId="099CD9ED" w14:textId="77777777" w:rsidR="00C36EB8" w:rsidRDefault="00C36EB8" w:rsidP="74FBCD6A">
          <w:pPr>
            <w:pStyle w:val="En-tte"/>
            <w:jc w:val="center"/>
          </w:pPr>
        </w:p>
      </w:tc>
      <w:tc>
        <w:tcPr>
          <w:tcW w:w="3020" w:type="dxa"/>
        </w:tcPr>
        <w:p w14:paraId="61611377" w14:textId="77777777" w:rsidR="00C36EB8" w:rsidRDefault="00C36EB8" w:rsidP="74FBCD6A">
          <w:pPr>
            <w:pStyle w:val="En-tte"/>
            <w:ind w:right="-115"/>
            <w:jc w:val="right"/>
          </w:pPr>
        </w:p>
      </w:tc>
    </w:tr>
  </w:tbl>
  <w:p w14:paraId="534B013B" w14:textId="77777777" w:rsidR="00C36EB8" w:rsidRDefault="00C36EB8" w:rsidP="74FBCD6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DE878" w14:textId="77777777" w:rsidR="009760A0" w:rsidRDefault="009760A0" w:rsidP="00E9483B">
      <w:pPr>
        <w:spacing w:after="0" w:line="240" w:lineRule="auto"/>
      </w:pPr>
      <w:r>
        <w:separator/>
      </w:r>
    </w:p>
  </w:footnote>
  <w:footnote w:type="continuationSeparator" w:id="0">
    <w:p w14:paraId="27BF2347" w14:textId="77777777" w:rsidR="009760A0" w:rsidRDefault="009760A0" w:rsidP="00E948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C36EB8" w14:paraId="60058738" w14:textId="77777777" w:rsidTr="74FBCD6A">
      <w:tc>
        <w:tcPr>
          <w:tcW w:w="3020" w:type="dxa"/>
        </w:tcPr>
        <w:p w14:paraId="5C7B9887" w14:textId="77777777" w:rsidR="00C36EB8" w:rsidRDefault="00C36EB8" w:rsidP="74FBCD6A">
          <w:pPr>
            <w:pStyle w:val="En-tte"/>
            <w:ind w:left="-115"/>
          </w:pPr>
        </w:p>
      </w:tc>
      <w:tc>
        <w:tcPr>
          <w:tcW w:w="3020" w:type="dxa"/>
        </w:tcPr>
        <w:p w14:paraId="0C974DC9" w14:textId="77777777" w:rsidR="00C36EB8" w:rsidRDefault="00C36EB8" w:rsidP="74FBCD6A">
          <w:pPr>
            <w:pStyle w:val="En-tte"/>
            <w:jc w:val="center"/>
          </w:pPr>
        </w:p>
      </w:tc>
      <w:tc>
        <w:tcPr>
          <w:tcW w:w="3020" w:type="dxa"/>
        </w:tcPr>
        <w:p w14:paraId="238FD5B0" w14:textId="77777777" w:rsidR="00C36EB8" w:rsidRDefault="00C36EB8" w:rsidP="74FBCD6A">
          <w:pPr>
            <w:pStyle w:val="En-tte"/>
            <w:ind w:right="-115"/>
            <w:jc w:val="right"/>
          </w:pPr>
        </w:p>
      </w:tc>
    </w:tr>
  </w:tbl>
  <w:p w14:paraId="4F2157B8" w14:textId="77777777" w:rsidR="00C36EB8" w:rsidRDefault="00C36EB8" w:rsidP="74FBCD6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C36EB8" w14:paraId="4FBC13B1" w14:textId="77777777" w:rsidTr="74FBCD6A">
      <w:tc>
        <w:tcPr>
          <w:tcW w:w="3020" w:type="dxa"/>
        </w:tcPr>
        <w:p w14:paraId="607697C3" w14:textId="77777777" w:rsidR="00C36EB8" w:rsidRDefault="00C36EB8" w:rsidP="74FBCD6A">
          <w:pPr>
            <w:pStyle w:val="En-tte"/>
            <w:ind w:left="-115"/>
          </w:pPr>
        </w:p>
      </w:tc>
      <w:tc>
        <w:tcPr>
          <w:tcW w:w="3020" w:type="dxa"/>
        </w:tcPr>
        <w:p w14:paraId="40A8ECDB" w14:textId="77777777" w:rsidR="00C36EB8" w:rsidRDefault="00C36EB8" w:rsidP="74FBCD6A">
          <w:pPr>
            <w:pStyle w:val="En-tte"/>
            <w:jc w:val="center"/>
          </w:pPr>
        </w:p>
      </w:tc>
      <w:tc>
        <w:tcPr>
          <w:tcW w:w="3020" w:type="dxa"/>
        </w:tcPr>
        <w:p w14:paraId="2B935F4F" w14:textId="77777777" w:rsidR="00C36EB8" w:rsidRDefault="00C36EB8" w:rsidP="74FBCD6A">
          <w:pPr>
            <w:pStyle w:val="En-tte"/>
            <w:ind w:right="-115"/>
            <w:jc w:val="right"/>
          </w:pPr>
        </w:p>
      </w:tc>
    </w:tr>
  </w:tbl>
  <w:p w14:paraId="7D4C5DC4" w14:textId="77777777" w:rsidR="00C36EB8" w:rsidRDefault="00C36EB8" w:rsidP="74FBCD6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C36EB8" w14:paraId="751CDB2A" w14:textId="77777777" w:rsidTr="74FBCD6A">
      <w:tc>
        <w:tcPr>
          <w:tcW w:w="3020" w:type="dxa"/>
        </w:tcPr>
        <w:p w14:paraId="348B3BEB" w14:textId="77777777" w:rsidR="00C36EB8" w:rsidRDefault="00C36EB8" w:rsidP="74FBCD6A">
          <w:pPr>
            <w:pStyle w:val="En-tte"/>
            <w:ind w:left="-115"/>
          </w:pPr>
        </w:p>
      </w:tc>
      <w:tc>
        <w:tcPr>
          <w:tcW w:w="3020" w:type="dxa"/>
        </w:tcPr>
        <w:p w14:paraId="5C8668FB" w14:textId="77777777" w:rsidR="00C36EB8" w:rsidRDefault="00C36EB8" w:rsidP="74FBCD6A">
          <w:pPr>
            <w:pStyle w:val="En-tte"/>
            <w:jc w:val="center"/>
          </w:pPr>
        </w:p>
      </w:tc>
      <w:tc>
        <w:tcPr>
          <w:tcW w:w="3020" w:type="dxa"/>
        </w:tcPr>
        <w:p w14:paraId="2B765162" w14:textId="77777777" w:rsidR="00C36EB8" w:rsidRDefault="00C36EB8" w:rsidP="74FBCD6A">
          <w:pPr>
            <w:pStyle w:val="En-tte"/>
            <w:ind w:right="-115"/>
            <w:jc w:val="right"/>
          </w:pPr>
        </w:p>
      </w:tc>
    </w:tr>
  </w:tbl>
  <w:p w14:paraId="6F10CDCB" w14:textId="77777777" w:rsidR="00C36EB8" w:rsidRDefault="00C36EB8" w:rsidP="74FBCD6A">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C36EB8" w14:paraId="2C04AB27" w14:textId="77777777" w:rsidTr="74FBCD6A">
      <w:tc>
        <w:tcPr>
          <w:tcW w:w="3020" w:type="dxa"/>
        </w:tcPr>
        <w:p w14:paraId="0B318949" w14:textId="77777777" w:rsidR="00C36EB8" w:rsidRDefault="00C36EB8" w:rsidP="74FBCD6A">
          <w:pPr>
            <w:pStyle w:val="En-tte"/>
            <w:ind w:left="-115"/>
          </w:pPr>
        </w:p>
      </w:tc>
      <w:tc>
        <w:tcPr>
          <w:tcW w:w="3020" w:type="dxa"/>
        </w:tcPr>
        <w:p w14:paraId="066C66E7" w14:textId="77777777" w:rsidR="00C36EB8" w:rsidRDefault="00C36EB8" w:rsidP="74FBCD6A">
          <w:pPr>
            <w:pStyle w:val="En-tte"/>
            <w:jc w:val="center"/>
          </w:pPr>
        </w:p>
      </w:tc>
      <w:tc>
        <w:tcPr>
          <w:tcW w:w="3020" w:type="dxa"/>
        </w:tcPr>
        <w:p w14:paraId="07B453EF" w14:textId="77777777" w:rsidR="00C36EB8" w:rsidRDefault="00C36EB8" w:rsidP="74FBCD6A">
          <w:pPr>
            <w:pStyle w:val="En-tte"/>
            <w:ind w:right="-115"/>
            <w:jc w:val="right"/>
          </w:pPr>
        </w:p>
      </w:tc>
    </w:tr>
  </w:tbl>
  <w:p w14:paraId="4A26BAE7" w14:textId="77777777" w:rsidR="00C36EB8" w:rsidRDefault="00C36EB8" w:rsidP="74FBCD6A">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tblGrid>
    <w:tr w:rsidR="00E9763A" w14:paraId="1001DCF5" w14:textId="77777777" w:rsidTr="74FBCD6A">
      <w:tc>
        <w:tcPr>
          <w:tcW w:w="3020" w:type="dxa"/>
        </w:tcPr>
        <w:p w14:paraId="4EC5429C" w14:textId="2AFE9E23" w:rsidR="00E9763A" w:rsidRDefault="000C730F" w:rsidP="74FBCD6A">
          <w:pPr>
            <w:pStyle w:val="En-tte"/>
            <w:jc w:val="center"/>
          </w:pPr>
          <w:r>
            <w:rPr>
              <w:noProof/>
            </w:rPr>
            <mc:AlternateContent>
              <mc:Choice Requires="wps">
                <w:drawing>
                  <wp:anchor distT="0" distB="0" distL="114300" distR="114300" simplePos="0" relativeHeight="251659264" behindDoc="0" locked="0" layoutInCell="1" allowOverlap="1" wp14:anchorId="05056B00" wp14:editId="7E8B80DB">
                    <wp:simplePos x="0" y="0"/>
                    <wp:positionH relativeFrom="column">
                      <wp:posOffset>3175</wp:posOffset>
                    </wp:positionH>
                    <wp:positionV relativeFrom="paragraph">
                      <wp:posOffset>5080</wp:posOffset>
                    </wp:positionV>
                    <wp:extent cx="5695950" cy="0"/>
                    <wp:effectExtent l="0" t="0" r="0" b="0"/>
                    <wp:wrapNone/>
                    <wp:docPr id="233486581" name="Connecteur droit 233486581"/>
                    <wp:cNvGraphicFramePr/>
                    <a:graphic xmlns:a="http://schemas.openxmlformats.org/drawingml/2006/main">
                      <a:graphicData uri="http://schemas.microsoft.com/office/word/2010/wordprocessingShape">
                        <wps:wsp>
                          <wps:cNvCnPr/>
                          <wps:spPr>
                            <a:xfrm>
                              <a:off x="0" y="0"/>
                              <a:ext cx="56959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B0D476" id="Connecteur droit 23348658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4pt" to="448.7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" strokecolor="black [3213]" strokeweight="1.5pt">
                    <v:stroke joinstyle="miter"/>
                  </v:line>
                </w:pict>
              </mc:Fallback>
            </mc:AlternateContent>
          </w:r>
        </w:p>
      </w:tc>
      <w:tc>
        <w:tcPr>
          <w:tcW w:w="3020" w:type="dxa"/>
        </w:tcPr>
        <w:p w14:paraId="00993138" w14:textId="77777777" w:rsidR="00E9763A" w:rsidRDefault="00E9763A" w:rsidP="74FBCD6A">
          <w:pPr>
            <w:pStyle w:val="En-tte"/>
            <w:ind w:right="-115"/>
            <w:jc w:val="right"/>
          </w:pPr>
        </w:p>
      </w:tc>
    </w:tr>
  </w:tbl>
  <w:p w14:paraId="32864B8B" w14:textId="77777777" w:rsidR="00C36EB8" w:rsidRDefault="00C36EB8" w:rsidP="74FBCD6A">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C36EB8" w14:paraId="2B56BAF7" w14:textId="77777777" w:rsidTr="74FBCD6A">
      <w:tc>
        <w:tcPr>
          <w:tcW w:w="3020" w:type="dxa"/>
        </w:tcPr>
        <w:p w14:paraId="60ED063A" w14:textId="77777777" w:rsidR="00C36EB8" w:rsidRDefault="00C36EB8" w:rsidP="74FBCD6A">
          <w:pPr>
            <w:pStyle w:val="En-tte"/>
            <w:ind w:left="-115"/>
          </w:pPr>
        </w:p>
      </w:tc>
      <w:tc>
        <w:tcPr>
          <w:tcW w:w="3020" w:type="dxa"/>
        </w:tcPr>
        <w:p w14:paraId="0014C3C7" w14:textId="77777777" w:rsidR="00C36EB8" w:rsidRDefault="00C36EB8" w:rsidP="74FBCD6A">
          <w:pPr>
            <w:pStyle w:val="En-tte"/>
            <w:jc w:val="center"/>
          </w:pPr>
        </w:p>
      </w:tc>
      <w:tc>
        <w:tcPr>
          <w:tcW w:w="3020" w:type="dxa"/>
        </w:tcPr>
        <w:p w14:paraId="37A76191" w14:textId="77777777" w:rsidR="00C36EB8" w:rsidRDefault="00C36EB8" w:rsidP="74FBCD6A">
          <w:pPr>
            <w:pStyle w:val="En-tte"/>
            <w:ind w:right="-115"/>
            <w:jc w:val="right"/>
          </w:pPr>
        </w:p>
      </w:tc>
    </w:tr>
  </w:tbl>
  <w:p w14:paraId="394F5B31" w14:textId="77777777" w:rsidR="00C36EB8" w:rsidRDefault="00C36EB8" w:rsidP="74FBCD6A">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C36EB8" w14:paraId="38A4AD0C" w14:textId="77777777" w:rsidTr="74FBCD6A">
      <w:tc>
        <w:tcPr>
          <w:tcW w:w="3020" w:type="dxa"/>
        </w:tcPr>
        <w:p w14:paraId="1430F63D" w14:textId="77777777" w:rsidR="00C36EB8" w:rsidRDefault="00C36EB8" w:rsidP="74FBCD6A">
          <w:pPr>
            <w:pStyle w:val="En-tte"/>
            <w:ind w:left="-115"/>
          </w:pPr>
        </w:p>
      </w:tc>
      <w:tc>
        <w:tcPr>
          <w:tcW w:w="3020" w:type="dxa"/>
        </w:tcPr>
        <w:p w14:paraId="35633DBB" w14:textId="77777777" w:rsidR="00C36EB8" w:rsidRDefault="00C36EB8" w:rsidP="74FBCD6A">
          <w:pPr>
            <w:pStyle w:val="En-tte"/>
            <w:jc w:val="center"/>
          </w:pPr>
        </w:p>
      </w:tc>
      <w:tc>
        <w:tcPr>
          <w:tcW w:w="3020" w:type="dxa"/>
        </w:tcPr>
        <w:p w14:paraId="3B43F1EC" w14:textId="77777777" w:rsidR="00C36EB8" w:rsidRDefault="00C36EB8" w:rsidP="74FBCD6A">
          <w:pPr>
            <w:pStyle w:val="En-tte"/>
            <w:ind w:right="-115"/>
            <w:jc w:val="right"/>
          </w:pPr>
        </w:p>
      </w:tc>
    </w:tr>
  </w:tbl>
  <w:p w14:paraId="208F75AF" w14:textId="77777777" w:rsidR="00C36EB8" w:rsidRDefault="00C36EB8" w:rsidP="74FBCD6A">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C36EB8" w14:paraId="5CA6FA55" w14:textId="77777777" w:rsidTr="74FBCD6A">
      <w:tc>
        <w:tcPr>
          <w:tcW w:w="3020" w:type="dxa"/>
        </w:tcPr>
        <w:p w14:paraId="39883511" w14:textId="77777777" w:rsidR="00C36EB8" w:rsidRDefault="00C36EB8" w:rsidP="74FBCD6A">
          <w:pPr>
            <w:pStyle w:val="En-tte"/>
            <w:ind w:left="-115"/>
          </w:pPr>
        </w:p>
      </w:tc>
      <w:tc>
        <w:tcPr>
          <w:tcW w:w="3020" w:type="dxa"/>
        </w:tcPr>
        <w:p w14:paraId="39689868" w14:textId="77777777" w:rsidR="00C36EB8" w:rsidRDefault="00C36EB8" w:rsidP="74FBCD6A">
          <w:pPr>
            <w:pStyle w:val="En-tte"/>
            <w:jc w:val="center"/>
          </w:pPr>
        </w:p>
      </w:tc>
      <w:tc>
        <w:tcPr>
          <w:tcW w:w="3020" w:type="dxa"/>
        </w:tcPr>
        <w:p w14:paraId="7CAB8F57" w14:textId="77777777" w:rsidR="00C36EB8" w:rsidRDefault="00C36EB8" w:rsidP="74FBCD6A">
          <w:pPr>
            <w:pStyle w:val="En-tte"/>
            <w:ind w:right="-115"/>
            <w:jc w:val="right"/>
          </w:pPr>
        </w:p>
      </w:tc>
    </w:tr>
  </w:tbl>
  <w:p w14:paraId="0CDE874B" w14:textId="77777777" w:rsidR="00C36EB8" w:rsidRDefault="00C36EB8" w:rsidP="74FBCD6A">
    <w:pPr>
      <w:pStyle w:val="En-tte"/>
    </w:pPr>
  </w:p>
</w:hdr>
</file>

<file path=word/intelligence2.xml><?xml version="1.0" encoding="utf-8"?>
<int2:intelligence xmlns:int2="http://schemas.microsoft.com/office/intelligence/2020/intelligence" xmlns:oel="http://schemas.microsoft.com/office/2019/extlst">
  <int2:observations>
    <int2:textHash int2:hashCode="dLF2i0LS/mvOAE" int2:id="cZR2LPaS">
      <int2:state int2:value="Rejected" int2:type="LegacyProofing"/>
    </int2:textHash>
    <int2:textHash int2:hashCode="+a6PNrmK/ud9a4" int2:id="vadFJh8T">
      <int2:state int2:value="Rejected" int2:type="LegacyProofing"/>
    </int2:textHash>
    <int2:textHash int2:hashCode="WxWxI4IwgERfS9" int2:id="LNtGiPiM">
      <int2:state int2:value="Rejected" int2:type="LegacyProofing"/>
    </int2:textHash>
    <int2:textHash int2:hashCode="eoAkgqWrmgY3UG" int2:id="Cg5yVcbZ">
      <int2:state int2:value="Rejected" int2:type="LegacyProofing"/>
    </int2:textHash>
    <int2:textHash int2:hashCode="64vf0JIKjltiV0" int2:id="qE1d4pRa">
      <int2:state int2:value="Rejected" int2:type="LegacyProofing"/>
    </int2:textHash>
    <int2:textHash int2:hashCode="UQoySWv+VmXhX7" int2:id="55WRzpen">
      <int2:state int2:value="Rejected" int2:type="LegacyProofing"/>
    </int2:textHash>
    <int2:textHash int2:hashCode="WvyFBO7MlQn00t" int2:id="csEdYWvY">
      <int2:state int2:value="Rejected" int2:type="LegacyProofing"/>
    </int2:textHash>
    <int2:textHash int2:hashCode="CZaNOEeoMClSnB" int2:id="3Snkshdg">
      <int2:state int2:value="Rejected" int2:type="LegacyProofing"/>
    </int2:textHash>
    <int2:textHash int2:hashCode="KILggwUDR/6JsB" int2:id="3QYvgDAs">
      <int2:state int2:value="Rejected" int2:type="LegacyProofing"/>
    </int2:textHash>
    <int2:textHash int2:hashCode="bWE6HuAe7EwPjK" int2:id="LBWVQfbq">
      <int2:state int2:value="Rejected" int2:type="LegacyProofing"/>
    </int2:textHash>
    <int2:textHash int2:hashCode="kcRi7d/T2Ft679" int2:id="3gbnMsXx">
      <int2:state int2:value="Rejected" int2:type="LegacyProofing"/>
    </int2:textHash>
    <int2:textHash int2:hashCode="kvXo3189suq3A4" int2:id="by5eQYt7">
      <int2:state int2:value="Rejected" int2:type="LegacyProofing"/>
    </int2:textHash>
    <int2:textHash int2:hashCode="qE/bD1YbohimE9" int2:id="L7XwAWxb">
      <int2:state int2:value="Rejected" int2:type="LegacyProofing"/>
    </int2:textHash>
    <int2:textHash int2:hashCode="ZGwjgTEy2iRkzj" int2:id="548a3jVN">
      <int2:state int2:value="Rejected" int2:type="LegacyProofing"/>
    </int2:textHash>
    <int2:textHash int2:hashCode="BtKwSkEG+uy94E" int2:id="sARTdypn">
      <int2:state int2:value="Rejected" int2:type="LegacyProofing"/>
    </int2:textHash>
    <int2:textHash int2:hashCode="3eP9rmLTBZBW10" int2:id="bJu9qkg0">
      <int2:state int2:value="Rejected" int2:type="LegacyProofing"/>
    </int2:textHash>
    <int2:textHash int2:hashCode="tC8/b3lvo8/Lax" int2:id="x9OJzAHA">
      <int2:state int2:value="Rejected" int2:type="LegacyProofing"/>
    </int2:textHash>
    <int2:textHash int2:hashCode="KOdhdpIzTf5+X6" int2:id="4BqYSFGm">
      <int2:state int2:value="Rejected" int2:type="LegacyProofing"/>
    </int2:textHash>
    <int2:textHash int2:hashCode="J9At54mEDLdpvZ" int2:id="IoX0C7PW">
      <int2:state int2:value="Rejected" int2:type="LegacyProofing"/>
    </int2:textHash>
    <int2:textHash int2:hashCode="bluUCe+bBKnqgY" int2:id="a6Gxi9Ms">
      <int2:state int2:value="Rejected" int2:type="LegacyProofing"/>
    </int2:textHash>
    <int2:textHash int2:hashCode="BwTZEbDoHsH2+0" int2:id="k4dNYfpC">
      <int2:state int2:value="Rejected" int2:type="LegacyProofing"/>
    </int2:textHash>
    <int2:textHash int2:hashCode="AHXHHdl3pz/pLX" int2:id="YAx2EFCb">
      <int2:state int2:value="Rejected" int2:type="LegacyProofing"/>
    </int2:textHash>
    <int2:textHash int2:hashCode="mmu8kIuRSrjSTU" int2:id="17VAtsXl">
      <int2:state int2:value="Rejected" int2:type="LegacyProofing"/>
    </int2:textHash>
    <int2:textHash int2:hashCode="g2VaVWDvHEOBcP" int2:id="6AWlEMqa">
      <int2:state int2:value="Rejected" int2:type="LegacyProofing"/>
    </int2:textHash>
    <int2:textHash int2:hashCode="jzoHVDmI5Gc9yu" int2:id="Rp5wE9Sb">
      <int2:state int2:value="Rejected" int2:type="LegacyProofing"/>
    </int2:textHash>
    <int2:textHash int2:hashCode="qaFiEBhF3Akj+5" int2:id="OJl1URzw">
      <int2:state int2:value="Rejected" int2:type="LegacyProofing"/>
    </int2:textHash>
    <int2:textHash int2:hashCode="aI3pA4bMD+lvve" int2:id="Ok2ZlkU4">
      <int2:state int2:value="Rejected" int2:type="LegacyProofing"/>
    </int2:textHash>
    <int2:textHash int2:hashCode="lMgZfowtAdgqNz" int2:id="OZNLZvLu">
      <int2:state int2:value="Rejected" int2:type="LegacyProofing"/>
    </int2:textHash>
    <int2:textHash int2:hashCode="rYzuZxOOcwCdTi" int2:id="fBjCwqBL">
      <int2:state int2:value="Rejected" int2:type="LegacyProofing"/>
    </int2:textHash>
    <int2:textHash int2:hashCode="5uIKWUx3DkYc3p" int2:id="VKNaZAHN">
      <int2:state int2:value="Rejected" int2:type="LegacyProofing"/>
    </int2:textHash>
    <int2:textHash int2:hashCode="GrGim0FTjsWKJQ" int2:id="wpjkfomF">
      <int2:state int2:value="Rejected" int2:type="LegacyProofing"/>
    </int2:textHash>
    <int2:textHash int2:hashCode="t/sQn7Soflk4oU" int2:id="SJBKFTMo">
      <int2:state int2:value="Rejected" int2:type="LegacyProofing"/>
    </int2:textHash>
    <int2:textHash int2:hashCode="ygFumL7V2OBJHd" int2:id="YwbJxjuF">
      <int2:state int2:value="Rejected" int2:type="LegacyProofing"/>
    </int2:textHash>
    <int2:textHash int2:hashCode="0UrhkcoptYwO7a" int2:id="SCerQABE">
      <int2:state int2:value="Rejected" int2:type="LegacyProofing"/>
    </int2:textHash>
    <int2:textHash int2:hashCode="E/90v/bXiUEPX6" int2:id="4LCz11qt">
      <int2:state int2:value="Rejected" int2:type="LegacyProofing"/>
    </int2:textHash>
    <int2:textHash int2:hashCode="lt6jri5XaseZpN" int2:id="YNrgrS8R">
      <int2:state int2:value="Rejected" int2:type="LegacyProofing"/>
    </int2:textHash>
    <int2:textHash int2:hashCode="1G0+UuiOzRbOgI" int2:id="lDSAyXYh">
      <int2:state int2:value="Rejected" int2:type="LegacyProofing"/>
    </int2:textHash>
    <int2:textHash int2:hashCode="3ocn2nhmSYbPue" int2:id="gUIY5hd3">
      <int2:state int2:value="Rejected" int2:type="LegacyProofing"/>
    </int2:textHash>
    <int2:textHash int2:hashCode="0OFxezH7Di0dhd" int2:id="ZGPaxbu5">
      <int2:state int2:value="Rejected" int2:type="LegacyProofing"/>
    </int2:textHash>
    <int2:textHash int2:hashCode="bIPu38tm2oBLyr" int2:id="MrCMm3GC">
      <int2:state int2:value="Rejected" int2:type="LegacyProofing"/>
    </int2:textHash>
    <int2:textHash int2:hashCode="GoCTd+ZRlwE6Op" int2:id="qiJXdfiK">
      <int2:state int2:value="Rejected" int2:type="LegacyProofing"/>
    </int2:textHash>
    <int2:textHash int2:hashCode="vkI/DAJ7NiKPfX" int2:id="69vGEM59">
      <int2:state int2:value="Rejected" int2:type="LegacyProofing"/>
    </int2:textHash>
    <int2:textHash int2:hashCode="9Bk+amm8tdaTtU" int2:id="NAG2figg">
      <int2:state int2:value="Rejected" int2:type="LegacyProofing"/>
    </int2:textHash>
    <int2:textHash int2:hashCode="7AhShQyRFmZbXp" int2:id="XHga0Inq">
      <int2:state int2:value="Rejected" int2:type="LegacyProofing"/>
    </int2:textHash>
    <int2:textHash int2:hashCode="EflXjQXm97tYo8" int2:id="SVyZ9C14">
      <int2:state int2:value="Rejected" int2:type="LegacyProofing"/>
    </int2:textHash>
    <int2:textHash int2:hashCode="T4bCm2evcAvpDs" int2:id="z7e6cNFy">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0" type="#_x0000_t75" style="width:11.25pt;height:11.25pt" o:bullet="t">
        <v:imagedata r:id="rId1" o:title="mso3F05"/>
      </v:shape>
    </w:pict>
  </w:numPicBullet>
  <w:abstractNum w:abstractNumId="0" w15:restartNumberingAfterBreak="0">
    <w:nsid w:val="05861FC5"/>
    <w:multiLevelType w:val="hybridMultilevel"/>
    <w:tmpl w:val="2618D410"/>
    <w:lvl w:ilvl="0" w:tplc="040C0007">
      <w:start w:val="1"/>
      <w:numFmt w:val="bullet"/>
      <w:lvlText w:val=""/>
      <w:lvlPicBulletId w:val="0"/>
      <w:lvlJc w:val="left"/>
      <w:pPr>
        <w:ind w:left="78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9B5ED9B8">
      <w:start w:val="1"/>
      <w:numFmt w:val="bullet"/>
      <w:lvlText w:val="o"/>
      <w:lvlJc w:val="left"/>
      <w:pPr>
        <w:ind w:left="12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B24A5E">
      <w:start w:val="1"/>
      <w:numFmt w:val="bullet"/>
      <w:lvlText w:val="▪"/>
      <w:lvlJc w:val="left"/>
      <w:pPr>
        <w:ind w:left="20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C890B8">
      <w:start w:val="1"/>
      <w:numFmt w:val="bullet"/>
      <w:lvlText w:val="•"/>
      <w:lvlJc w:val="left"/>
      <w:pPr>
        <w:ind w:left="27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D0259E">
      <w:start w:val="1"/>
      <w:numFmt w:val="bullet"/>
      <w:lvlText w:val="o"/>
      <w:lvlJc w:val="left"/>
      <w:pPr>
        <w:ind w:left="34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161078">
      <w:start w:val="1"/>
      <w:numFmt w:val="bullet"/>
      <w:lvlText w:val="▪"/>
      <w:lvlJc w:val="left"/>
      <w:pPr>
        <w:ind w:left="4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341A66">
      <w:start w:val="1"/>
      <w:numFmt w:val="bullet"/>
      <w:lvlText w:val="•"/>
      <w:lvlJc w:val="left"/>
      <w:pPr>
        <w:ind w:left="48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884076">
      <w:start w:val="1"/>
      <w:numFmt w:val="bullet"/>
      <w:lvlText w:val="o"/>
      <w:lvlJc w:val="left"/>
      <w:pPr>
        <w:ind w:left="56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F87ACE">
      <w:start w:val="1"/>
      <w:numFmt w:val="bullet"/>
      <w:lvlText w:val="▪"/>
      <w:lvlJc w:val="left"/>
      <w:pPr>
        <w:ind w:left="6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B84588"/>
    <w:multiLevelType w:val="hybridMultilevel"/>
    <w:tmpl w:val="7616BCD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13364C"/>
    <w:multiLevelType w:val="hybridMultilevel"/>
    <w:tmpl w:val="87904A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BC648D"/>
    <w:multiLevelType w:val="hybridMultilevel"/>
    <w:tmpl w:val="62663DD4"/>
    <w:lvl w:ilvl="0" w:tplc="F4A294EE">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4" w15:restartNumberingAfterBreak="0">
    <w:nsid w:val="10EA19A9"/>
    <w:multiLevelType w:val="hybridMultilevel"/>
    <w:tmpl w:val="AE4C1A7E"/>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26853D6"/>
    <w:multiLevelType w:val="hybridMultilevel"/>
    <w:tmpl w:val="58E4A620"/>
    <w:lvl w:ilvl="0" w:tplc="040C000D">
      <w:start w:val="1"/>
      <w:numFmt w:val="bullet"/>
      <w:lvlText w:val=""/>
      <w:lvlJc w:val="left"/>
      <w:pPr>
        <w:ind w:left="1140" w:hanging="360"/>
      </w:pPr>
      <w:rPr>
        <w:rFonts w:ascii="Wingdings" w:hAnsi="Wingdings"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6" w15:restartNumberingAfterBreak="0">
    <w:nsid w:val="13DA3620"/>
    <w:multiLevelType w:val="hybridMultilevel"/>
    <w:tmpl w:val="B06839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14E953B4"/>
    <w:multiLevelType w:val="hybridMultilevel"/>
    <w:tmpl w:val="F1C4B01C"/>
    <w:lvl w:ilvl="0" w:tplc="9AD2060C">
      <w:start w:val="1"/>
      <w:numFmt w:val="bullet"/>
      <w:lvlText w:val=""/>
      <w:lvlJc w:val="left"/>
      <w:pPr>
        <w:ind w:left="720" w:hanging="360"/>
      </w:pPr>
      <w:rPr>
        <w:rFonts w:ascii="Wingdings" w:hAnsi="Wingdings" w:hint="default"/>
      </w:rPr>
    </w:lvl>
    <w:lvl w:ilvl="1" w:tplc="5A7E0E40">
      <w:start w:val="1"/>
      <w:numFmt w:val="bullet"/>
      <w:lvlText w:val="o"/>
      <w:lvlJc w:val="left"/>
      <w:pPr>
        <w:ind w:left="1440" w:hanging="360"/>
      </w:pPr>
      <w:rPr>
        <w:rFonts w:ascii="Courier New" w:hAnsi="Courier New" w:hint="default"/>
      </w:rPr>
    </w:lvl>
    <w:lvl w:ilvl="2" w:tplc="F4388E04">
      <w:start w:val="1"/>
      <w:numFmt w:val="bullet"/>
      <w:lvlText w:val=""/>
      <w:lvlJc w:val="left"/>
      <w:pPr>
        <w:ind w:left="2160" w:hanging="360"/>
      </w:pPr>
      <w:rPr>
        <w:rFonts w:ascii="Wingdings" w:hAnsi="Wingdings" w:hint="default"/>
      </w:rPr>
    </w:lvl>
    <w:lvl w:ilvl="3" w:tplc="A0EC2816">
      <w:start w:val="1"/>
      <w:numFmt w:val="bullet"/>
      <w:lvlText w:val=""/>
      <w:lvlJc w:val="left"/>
      <w:pPr>
        <w:ind w:left="2880" w:hanging="360"/>
      </w:pPr>
      <w:rPr>
        <w:rFonts w:ascii="Symbol" w:hAnsi="Symbol" w:hint="default"/>
      </w:rPr>
    </w:lvl>
    <w:lvl w:ilvl="4" w:tplc="16528996">
      <w:start w:val="1"/>
      <w:numFmt w:val="bullet"/>
      <w:lvlText w:val="o"/>
      <w:lvlJc w:val="left"/>
      <w:pPr>
        <w:ind w:left="3600" w:hanging="360"/>
      </w:pPr>
      <w:rPr>
        <w:rFonts w:ascii="Courier New" w:hAnsi="Courier New" w:hint="default"/>
      </w:rPr>
    </w:lvl>
    <w:lvl w:ilvl="5" w:tplc="BBF0964A">
      <w:start w:val="1"/>
      <w:numFmt w:val="bullet"/>
      <w:lvlText w:val=""/>
      <w:lvlJc w:val="left"/>
      <w:pPr>
        <w:ind w:left="4320" w:hanging="360"/>
      </w:pPr>
      <w:rPr>
        <w:rFonts w:ascii="Wingdings" w:hAnsi="Wingdings" w:hint="default"/>
      </w:rPr>
    </w:lvl>
    <w:lvl w:ilvl="6" w:tplc="3E8E5008">
      <w:start w:val="1"/>
      <w:numFmt w:val="bullet"/>
      <w:lvlText w:val=""/>
      <w:lvlJc w:val="left"/>
      <w:pPr>
        <w:ind w:left="5040" w:hanging="360"/>
      </w:pPr>
      <w:rPr>
        <w:rFonts w:ascii="Symbol" w:hAnsi="Symbol" w:hint="default"/>
      </w:rPr>
    </w:lvl>
    <w:lvl w:ilvl="7" w:tplc="9F1C87AC">
      <w:start w:val="1"/>
      <w:numFmt w:val="bullet"/>
      <w:lvlText w:val="o"/>
      <w:lvlJc w:val="left"/>
      <w:pPr>
        <w:ind w:left="5760" w:hanging="360"/>
      </w:pPr>
      <w:rPr>
        <w:rFonts w:ascii="Courier New" w:hAnsi="Courier New" w:hint="default"/>
      </w:rPr>
    </w:lvl>
    <w:lvl w:ilvl="8" w:tplc="49300C6A">
      <w:start w:val="1"/>
      <w:numFmt w:val="bullet"/>
      <w:lvlText w:val=""/>
      <w:lvlJc w:val="left"/>
      <w:pPr>
        <w:ind w:left="6480" w:hanging="360"/>
      </w:pPr>
      <w:rPr>
        <w:rFonts w:ascii="Wingdings" w:hAnsi="Wingdings" w:hint="default"/>
      </w:rPr>
    </w:lvl>
  </w:abstractNum>
  <w:abstractNum w:abstractNumId="8" w15:restartNumberingAfterBreak="0">
    <w:nsid w:val="15045F66"/>
    <w:multiLevelType w:val="hybridMultilevel"/>
    <w:tmpl w:val="0B449910"/>
    <w:lvl w:ilvl="0" w:tplc="C70499D6">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9" w15:restartNumberingAfterBreak="0">
    <w:nsid w:val="15D70359"/>
    <w:multiLevelType w:val="multilevel"/>
    <w:tmpl w:val="CB34214A"/>
    <w:lvl w:ilvl="0">
      <w:start w:val="1"/>
      <w:numFmt w:val="bullet"/>
      <w:lvlText w:val=""/>
      <w:lvlJc w:val="left"/>
      <w:pPr>
        <w:tabs>
          <w:tab w:val="num" w:pos="502"/>
        </w:tabs>
        <w:ind w:left="502"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033904"/>
    <w:multiLevelType w:val="hybridMultilevel"/>
    <w:tmpl w:val="AC92113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9A87720"/>
    <w:multiLevelType w:val="hybridMultilevel"/>
    <w:tmpl w:val="BCB4D56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9AE6042"/>
    <w:multiLevelType w:val="hybridMultilevel"/>
    <w:tmpl w:val="2B50E2C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CCD2531"/>
    <w:multiLevelType w:val="hybridMultilevel"/>
    <w:tmpl w:val="061E17A0"/>
    <w:lvl w:ilvl="0" w:tplc="040C0009">
      <w:start w:val="1"/>
      <w:numFmt w:val="bullet"/>
      <w:lvlText w:val=""/>
      <w:lvlJc w:val="left"/>
      <w:pPr>
        <w:ind w:left="644" w:hanging="360"/>
      </w:pPr>
      <w:rPr>
        <w:rFonts w:ascii="Wingdings" w:hAnsi="Wingdings" w:hint="default"/>
      </w:rPr>
    </w:lvl>
    <w:lvl w:ilvl="1" w:tplc="9B1038F2">
      <w:numFmt w:val="bullet"/>
      <w:lvlText w:val="–"/>
      <w:lvlJc w:val="left"/>
      <w:pPr>
        <w:ind w:left="1440" w:hanging="360"/>
      </w:pPr>
      <w:rPr>
        <w:rFonts w:ascii="Microsoft JhengHei" w:eastAsia="Microsoft JhengHei" w:hAnsi="Microsoft JhengHei" w:cstheme="majorBidi" w:hint="eastAsia"/>
      </w:rPr>
    </w:lvl>
    <w:lvl w:ilvl="2" w:tplc="F85EC87C">
      <w:numFmt w:val="bullet"/>
      <w:lvlText w:val="•"/>
      <w:lvlJc w:val="left"/>
      <w:pPr>
        <w:ind w:left="2160" w:hanging="360"/>
      </w:pPr>
      <w:rPr>
        <w:rFonts w:ascii="Microsoft JhengHei" w:eastAsia="Microsoft JhengHei" w:hAnsi="Microsoft JhengHei" w:cstheme="majorBidi" w:hint="eastAsia"/>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EE31851"/>
    <w:multiLevelType w:val="hybridMultilevel"/>
    <w:tmpl w:val="17CC746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4D0738"/>
    <w:multiLevelType w:val="hybridMultilevel"/>
    <w:tmpl w:val="2A36A8A0"/>
    <w:lvl w:ilvl="0" w:tplc="F4A294EE">
      <w:start w:val="1"/>
      <w:numFmt w:val="bullet"/>
      <w:lvlText w:val=""/>
      <w:lvlJc w:val="left"/>
      <w:pPr>
        <w:ind w:left="2203" w:hanging="360"/>
      </w:pPr>
      <w:rPr>
        <w:rFonts w:ascii="Wingdings" w:hAnsi="Wingdings" w:hint="default"/>
      </w:rPr>
    </w:lvl>
    <w:lvl w:ilvl="1" w:tplc="040C0003" w:tentative="1">
      <w:start w:val="1"/>
      <w:numFmt w:val="bullet"/>
      <w:lvlText w:val="o"/>
      <w:lvlJc w:val="left"/>
      <w:pPr>
        <w:ind w:left="2923" w:hanging="360"/>
      </w:pPr>
      <w:rPr>
        <w:rFonts w:ascii="Courier New" w:hAnsi="Courier New" w:cs="Courier New" w:hint="default"/>
      </w:rPr>
    </w:lvl>
    <w:lvl w:ilvl="2" w:tplc="040C0005" w:tentative="1">
      <w:start w:val="1"/>
      <w:numFmt w:val="bullet"/>
      <w:lvlText w:val=""/>
      <w:lvlJc w:val="left"/>
      <w:pPr>
        <w:ind w:left="3643" w:hanging="360"/>
      </w:pPr>
      <w:rPr>
        <w:rFonts w:ascii="Wingdings" w:hAnsi="Wingdings" w:hint="default"/>
      </w:rPr>
    </w:lvl>
    <w:lvl w:ilvl="3" w:tplc="040C0001" w:tentative="1">
      <w:start w:val="1"/>
      <w:numFmt w:val="bullet"/>
      <w:lvlText w:val=""/>
      <w:lvlJc w:val="left"/>
      <w:pPr>
        <w:ind w:left="4363" w:hanging="360"/>
      </w:pPr>
      <w:rPr>
        <w:rFonts w:ascii="Symbol" w:hAnsi="Symbol" w:hint="default"/>
      </w:rPr>
    </w:lvl>
    <w:lvl w:ilvl="4" w:tplc="040C0003" w:tentative="1">
      <w:start w:val="1"/>
      <w:numFmt w:val="bullet"/>
      <w:lvlText w:val="o"/>
      <w:lvlJc w:val="left"/>
      <w:pPr>
        <w:ind w:left="5083" w:hanging="360"/>
      </w:pPr>
      <w:rPr>
        <w:rFonts w:ascii="Courier New" w:hAnsi="Courier New" w:cs="Courier New" w:hint="default"/>
      </w:rPr>
    </w:lvl>
    <w:lvl w:ilvl="5" w:tplc="040C0005" w:tentative="1">
      <w:start w:val="1"/>
      <w:numFmt w:val="bullet"/>
      <w:lvlText w:val=""/>
      <w:lvlJc w:val="left"/>
      <w:pPr>
        <w:ind w:left="5803" w:hanging="360"/>
      </w:pPr>
      <w:rPr>
        <w:rFonts w:ascii="Wingdings" w:hAnsi="Wingdings" w:hint="default"/>
      </w:rPr>
    </w:lvl>
    <w:lvl w:ilvl="6" w:tplc="040C0001" w:tentative="1">
      <w:start w:val="1"/>
      <w:numFmt w:val="bullet"/>
      <w:lvlText w:val=""/>
      <w:lvlJc w:val="left"/>
      <w:pPr>
        <w:ind w:left="6523" w:hanging="360"/>
      </w:pPr>
      <w:rPr>
        <w:rFonts w:ascii="Symbol" w:hAnsi="Symbol" w:hint="default"/>
      </w:rPr>
    </w:lvl>
    <w:lvl w:ilvl="7" w:tplc="040C0003" w:tentative="1">
      <w:start w:val="1"/>
      <w:numFmt w:val="bullet"/>
      <w:lvlText w:val="o"/>
      <w:lvlJc w:val="left"/>
      <w:pPr>
        <w:ind w:left="7243" w:hanging="360"/>
      </w:pPr>
      <w:rPr>
        <w:rFonts w:ascii="Courier New" w:hAnsi="Courier New" w:cs="Courier New" w:hint="default"/>
      </w:rPr>
    </w:lvl>
    <w:lvl w:ilvl="8" w:tplc="040C0005" w:tentative="1">
      <w:start w:val="1"/>
      <w:numFmt w:val="bullet"/>
      <w:lvlText w:val=""/>
      <w:lvlJc w:val="left"/>
      <w:pPr>
        <w:ind w:left="7963" w:hanging="360"/>
      </w:pPr>
      <w:rPr>
        <w:rFonts w:ascii="Wingdings" w:hAnsi="Wingdings" w:hint="default"/>
      </w:rPr>
    </w:lvl>
  </w:abstractNum>
  <w:abstractNum w:abstractNumId="16" w15:restartNumberingAfterBreak="0">
    <w:nsid w:val="24DE0860"/>
    <w:multiLevelType w:val="hybridMultilevel"/>
    <w:tmpl w:val="FAC05CE4"/>
    <w:lvl w:ilvl="0" w:tplc="F4A294EE">
      <w:start w:val="1"/>
      <w:numFmt w:val="bullet"/>
      <w:lvlText w:val=""/>
      <w:lvlJc w:val="left"/>
      <w:pPr>
        <w:ind w:left="1919" w:hanging="360"/>
      </w:pPr>
      <w:rPr>
        <w:rFonts w:ascii="Wingdings" w:hAnsi="Wingdings" w:hint="default"/>
      </w:rPr>
    </w:lvl>
    <w:lvl w:ilvl="1" w:tplc="040C0003" w:tentative="1">
      <w:start w:val="1"/>
      <w:numFmt w:val="bullet"/>
      <w:lvlText w:val="o"/>
      <w:lvlJc w:val="left"/>
      <w:pPr>
        <w:ind w:left="2639" w:hanging="360"/>
      </w:pPr>
      <w:rPr>
        <w:rFonts w:ascii="Courier New" w:hAnsi="Courier New" w:cs="Courier New" w:hint="default"/>
      </w:rPr>
    </w:lvl>
    <w:lvl w:ilvl="2" w:tplc="040C0005" w:tentative="1">
      <w:start w:val="1"/>
      <w:numFmt w:val="bullet"/>
      <w:lvlText w:val=""/>
      <w:lvlJc w:val="left"/>
      <w:pPr>
        <w:ind w:left="3359" w:hanging="360"/>
      </w:pPr>
      <w:rPr>
        <w:rFonts w:ascii="Wingdings" w:hAnsi="Wingdings" w:hint="default"/>
      </w:rPr>
    </w:lvl>
    <w:lvl w:ilvl="3" w:tplc="040C0001" w:tentative="1">
      <w:start w:val="1"/>
      <w:numFmt w:val="bullet"/>
      <w:lvlText w:val=""/>
      <w:lvlJc w:val="left"/>
      <w:pPr>
        <w:ind w:left="4079" w:hanging="360"/>
      </w:pPr>
      <w:rPr>
        <w:rFonts w:ascii="Symbol" w:hAnsi="Symbol" w:hint="default"/>
      </w:rPr>
    </w:lvl>
    <w:lvl w:ilvl="4" w:tplc="040C0003" w:tentative="1">
      <w:start w:val="1"/>
      <w:numFmt w:val="bullet"/>
      <w:lvlText w:val="o"/>
      <w:lvlJc w:val="left"/>
      <w:pPr>
        <w:ind w:left="4799" w:hanging="360"/>
      </w:pPr>
      <w:rPr>
        <w:rFonts w:ascii="Courier New" w:hAnsi="Courier New" w:cs="Courier New" w:hint="default"/>
      </w:rPr>
    </w:lvl>
    <w:lvl w:ilvl="5" w:tplc="040C0005" w:tentative="1">
      <w:start w:val="1"/>
      <w:numFmt w:val="bullet"/>
      <w:lvlText w:val=""/>
      <w:lvlJc w:val="left"/>
      <w:pPr>
        <w:ind w:left="5519" w:hanging="360"/>
      </w:pPr>
      <w:rPr>
        <w:rFonts w:ascii="Wingdings" w:hAnsi="Wingdings" w:hint="default"/>
      </w:rPr>
    </w:lvl>
    <w:lvl w:ilvl="6" w:tplc="040C0001" w:tentative="1">
      <w:start w:val="1"/>
      <w:numFmt w:val="bullet"/>
      <w:lvlText w:val=""/>
      <w:lvlJc w:val="left"/>
      <w:pPr>
        <w:ind w:left="6239" w:hanging="360"/>
      </w:pPr>
      <w:rPr>
        <w:rFonts w:ascii="Symbol" w:hAnsi="Symbol" w:hint="default"/>
      </w:rPr>
    </w:lvl>
    <w:lvl w:ilvl="7" w:tplc="040C0003" w:tentative="1">
      <w:start w:val="1"/>
      <w:numFmt w:val="bullet"/>
      <w:lvlText w:val="o"/>
      <w:lvlJc w:val="left"/>
      <w:pPr>
        <w:ind w:left="6959" w:hanging="360"/>
      </w:pPr>
      <w:rPr>
        <w:rFonts w:ascii="Courier New" w:hAnsi="Courier New" w:cs="Courier New" w:hint="default"/>
      </w:rPr>
    </w:lvl>
    <w:lvl w:ilvl="8" w:tplc="040C0005" w:tentative="1">
      <w:start w:val="1"/>
      <w:numFmt w:val="bullet"/>
      <w:lvlText w:val=""/>
      <w:lvlJc w:val="left"/>
      <w:pPr>
        <w:ind w:left="7679" w:hanging="360"/>
      </w:pPr>
      <w:rPr>
        <w:rFonts w:ascii="Wingdings" w:hAnsi="Wingdings" w:hint="default"/>
      </w:rPr>
    </w:lvl>
  </w:abstractNum>
  <w:abstractNum w:abstractNumId="17" w15:restartNumberingAfterBreak="0">
    <w:nsid w:val="29874D96"/>
    <w:multiLevelType w:val="hybridMultilevel"/>
    <w:tmpl w:val="7EA60716"/>
    <w:lvl w:ilvl="0" w:tplc="040C0007">
      <w:start w:val="1"/>
      <w:numFmt w:val="bullet"/>
      <w:lvlText w:val=""/>
      <w:lvlPicBulletId w:val="0"/>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8" w15:restartNumberingAfterBreak="0">
    <w:nsid w:val="2A721FC9"/>
    <w:multiLevelType w:val="hybridMultilevel"/>
    <w:tmpl w:val="4A96C6CC"/>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B2B5BD7"/>
    <w:multiLevelType w:val="hybridMultilevel"/>
    <w:tmpl w:val="52CA6604"/>
    <w:lvl w:ilvl="0" w:tplc="4B008FF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B7C0259"/>
    <w:multiLevelType w:val="hybridMultilevel"/>
    <w:tmpl w:val="58F07C02"/>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21" w15:restartNumberingAfterBreak="0">
    <w:nsid w:val="2E140297"/>
    <w:multiLevelType w:val="hybridMultilevel"/>
    <w:tmpl w:val="07D23D14"/>
    <w:lvl w:ilvl="0" w:tplc="F4A294EE">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22" w15:restartNumberingAfterBreak="0">
    <w:nsid w:val="30903433"/>
    <w:multiLevelType w:val="hybridMultilevel"/>
    <w:tmpl w:val="AE021FA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D">
      <w:start w:val="1"/>
      <w:numFmt w:val="bullet"/>
      <w:lvlText w:val=""/>
      <w:lvlJc w:val="left"/>
      <w:pPr>
        <w:ind w:left="1211" w:hanging="360"/>
      </w:pPr>
      <w:rPr>
        <w:rFonts w:ascii="Wingdings" w:hAnsi="Wingdings"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3" w15:restartNumberingAfterBreak="0">
    <w:nsid w:val="30C24962"/>
    <w:multiLevelType w:val="hybridMultilevel"/>
    <w:tmpl w:val="00A4FD5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14E49BE"/>
    <w:multiLevelType w:val="hybridMultilevel"/>
    <w:tmpl w:val="826E40E8"/>
    <w:lvl w:ilvl="0" w:tplc="B830A23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17932AB"/>
    <w:multiLevelType w:val="hybridMultilevel"/>
    <w:tmpl w:val="E224097A"/>
    <w:lvl w:ilvl="0" w:tplc="040C0009">
      <w:start w:val="1"/>
      <w:numFmt w:val="bullet"/>
      <w:lvlText w:val=""/>
      <w:lvlJc w:val="left"/>
      <w:pPr>
        <w:ind w:left="720" w:hanging="360"/>
      </w:pPr>
      <w:rPr>
        <w:rFonts w:ascii="Wingdings" w:hAnsi="Wingdings" w:hint="default"/>
      </w:rPr>
    </w:lvl>
    <w:lvl w:ilvl="1" w:tplc="F0BC1982">
      <w:start w:val="1"/>
      <w:numFmt w:val="bullet"/>
      <w:lvlText w:val="o"/>
      <w:lvlJc w:val="left"/>
      <w:pPr>
        <w:ind w:left="1440" w:hanging="360"/>
      </w:pPr>
      <w:rPr>
        <w:rFonts w:ascii="Courier New" w:hAnsi="Courier New" w:hint="default"/>
      </w:rPr>
    </w:lvl>
    <w:lvl w:ilvl="2" w:tplc="1324CBC8">
      <w:start w:val="1"/>
      <w:numFmt w:val="bullet"/>
      <w:lvlText w:val=""/>
      <w:lvlJc w:val="left"/>
      <w:pPr>
        <w:ind w:left="2160" w:hanging="360"/>
      </w:pPr>
      <w:rPr>
        <w:rFonts w:ascii="Wingdings" w:hAnsi="Wingdings" w:hint="default"/>
      </w:rPr>
    </w:lvl>
    <w:lvl w:ilvl="3" w:tplc="71CAF518">
      <w:start w:val="1"/>
      <w:numFmt w:val="bullet"/>
      <w:lvlText w:val=""/>
      <w:lvlJc w:val="left"/>
      <w:pPr>
        <w:ind w:left="2880" w:hanging="360"/>
      </w:pPr>
      <w:rPr>
        <w:rFonts w:ascii="Symbol" w:hAnsi="Symbol" w:hint="default"/>
      </w:rPr>
    </w:lvl>
    <w:lvl w:ilvl="4" w:tplc="374A77CE">
      <w:start w:val="1"/>
      <w:numFmt w:val="bullet"/>
      <w:lvlText w:val="o"/>
      <w:lvlJc w:val="left"/>
      <w:pPr>
        <w:ind w:left="3600" w:hanging="360"/>
      </w:pPr>
      <w:rPr>
        <w:rFonts w:ascii="Courier New" w:hAnsi="Courier New" w:hint="default"/>
      </w:rPr>
    </w:lvl>
    <w:lvl w:ilvl="5" w:tplc="860C165C">
      <w:start w:val="1"/>
      <w:numFmt w:val="bullet"/>
      <w:lvlText w:val=""/>
      <w:lvlJc w:val="left"/>
      <w:pPr>
        <w:ind w:left="4320" w:hanging="360"/>
      </w:pPr>
      <w:rPr>
        <w:rFonts w:ascii="Wingdings" w:hAnsi="Wingdings" w:hint="default"/>
      </w:rPr>
    </w:lvl>
    <w:lvl w:ilvl="6" w:tplc="2034AE7A">
      <w:start w:val="1"/>
      <w:numFmt w:val="bullet"/>
      <w:lvlText w:val=""/>
      <w:lvlJc w:val="left"/>
      <w:pPr>
        <w:ind w:left="5040" w:hanging="360"/>
      </w:pPr>
      <w:rPr>
        <w:rFonts w:ascii="Symbol" w:hAnsi="Symbol" w:hint="default"/>
      </w:rPr>
    </w:lvl>
    <w:lvl w:ilvl="7" w:tplc="ED488D8A">
      <w:start w:val="1"/>
      <w:numFmt w:val="bullet"/>
      <w:lvlText w:val="o"/>
      <w:lvlJc w:val="left"/>
      <w:pPr>
        <w:ind w:left="5760" w:hanging="360"/>
      </w:pPr>
      <w:rPr>
        <w:rFonts w:ascii="Courier New" w:hAnsi="Courier New" w:hint="default"/>
      </w:rPr>
    </w:lvl>
    <w:lvl w:ilvl="8" w:tplc="6FF0CFF2">
      <w:start w:val="1"/>
      <w:numFmt w:val="bullet"/>
      <w:lvlText w:val=""/>
      <w:lvlJc w:val="left"/>
      <w:pPr>
        <w:ind w:left="6480" w:hanging="360"/>
      </w:pPr>
      <w:rPr>
        <w:rFonts w:ascii="Wingdings" w:hAnsi="Wingdings" w:hint="default"/>
      </w:rPr>
    </w:lvl>
  </w:abstractNum>
  <w:abstractNum w:abstractNumId="26" w15:restartNumberingAfterBreak="0">
    <w:nsid w:val="33CA0421"/>
    <w:multiLevelType w:val="hybridMultilevel"/>
    <w:tmpl w:val="5F8AA2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3E76DA4"/>
    <w:multiLevelType w:val="hybridMultilevel"/>
    <w:tmpl w:val="FC88922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5B944E9"/>
    <w:multiLevelType w:val="hybridMultilevel"/>
    <w:tmpl w:val="B470D486"/>
    <w:lvl w:ilvl="0" w:tplc="F4A294EE">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60C277F"/>
    <w:multiLevelType w:val="hybridMultilevel"/>
    <w:tmpl w:val="D626FE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64B06DE"/>
    <w:multiLevelType w:val="hybridMultilevel"/>
    <w:tmpl w:val="4D56510A"/>
    <w:lvl w:ilvl="0" w:tplc="040C0001">
      <w:start w:val="1"/>
      <w:numFmt w:val="bullet"/>
      <w:lvlText w:val=""/>
      <w:lvlJc w:val="left"/>
      <w:pPr>
        <w:ind w:left="1778" w:hanging="360"/>
      </w:pPr>
      <w:rPr>
        <w:rFonts w:ascii="Symbol" w:hAnsi="Symbol"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31" w15:restartNumberingAfterBreak="0">
    <w:nsid w:val="376554FD"/>
    <w:multiLevelType w:val="hybridMultilevel"/>
    <w:tmpl w:val="5ED8F10E"/>
    <w:lvl w:ilvl="0" w:tplc="6EC890B8">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B6A0C87"/>
    <w:multiLevelType w:val="hybridMultilevel"/>
    <w:tmpl w:val="6DEA2130"/>
    <w:lvl w:ilvl="0" w:tplc="F4A294EE">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C611905"/>
    <w:multiLevelType w:val="hybridMultilevel"/>
    <w:tmpl w:val="E6B09D4E"/>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CA41F9A"/>
    <w:multiLevelType w:val="hybridMultilevel"/>
    <w:tmpl w:val="34E244BA"/>
    <w:lvl w:ilvl="0" w:tplc="E1842A78">
      <w:start w:val="1"/>
      <w:numFmt w:val="decimal"/>
      <w:lvlText w:val="%1-"/>
      <w:lvlJc w:val="left"/>
      <w:pPr>
        <w:ind w:left="720" w:hanging="360"/>
      </w:pPr>
    </w:lvl>
    <w:lvl w:ilvl="1" w:tplc="99922642">
      <w:start w:val="1"/>
      <w:numFmt w:val="lowerLetter"/>
      <w:lvlText w:val="%2."/>
      <w:lvlJc w:val="left"/>
      <w:pPr>
        <w:ind w:left="1440" w:hanging="360"/>
      </w:pPr>
    </w:lvl>
    <w:lvl w:ilvl="2" w:tplc="341092C4">
      <w:start w:val="1"/>
      <w:numFmt w:val="lowerRoman"/>
      <w:lvlText w:val="%3."/>
      <w:lvlJc w:val="right"/>
      <w:pPr>
        <w:ind w:left="2160" w:hanging="180"/>
      </w:pPr>
    </w:lvl>
    <w:lvl w:ilvl="3" w:tplc="D1CC3D66">
      <w:start w:val="1"/>
      <w:numFmt w:val="decimal"/>
      <w:lvlText w:val="%4."/>
      <w:lvlJc w:val="left"/>
      <w:pPr>
        <w:ind w:left="2880" w:hanging="360"/>
      </w:pPr>
    </w:lvl>
    <w:lvl w:ilvl="4" w:tplc="DD328314">
      <w:start w:val="1"/>
      <w:numFmt w:val="lowerLetter"/>
      <w:lvlText w:val="%5."/>
      <w:lvlJc w:val="left"/>
      <w:pPr>
        <w:ind w:left="3600" w:hanging="360"/>
      </w:pPr>
    </w:lvl>
    <w:lvl w:ilvl="5" w:tplc="0B4E3038">
      <w:start w:val="1"/>
      <w:numFmt w:val="lowerRoman"/>
      <w:lvlText w:val="%6."/>
      <w:lvlJc w:val="right"/>
      <w:pPr>
        <w:ind w:left="4320" w:hanging="180"/>
      </w:pPr>
    </w:lvl>
    <w:lvl w:ilvl="6" w:tplc="48C2C5A4">
      <w:start w:val="1"/>
      <w:numFmt w:val="decimal"/>
      <w:lvlText w:val="%7."/>
      <w:lvlJc w:val="left"/>
      <w:pPr>
        <w:ind w:left="5040" w:hanging="360"/>
      </w:pPr>
    </w:lvl>
    <w:lvl w:ilvl="7" w:tplc="C6E4BB98">
      <w:start w:val="1"/>
      <w:numFmt w:val="lowerLetter"/>
      <w:lvlText w:val="%8."/>
      <w:lvlJc w:val="left"/>
      <w:pPr>
        <w:ind w:left="5760" w:hanging="360"/>
      </w:pPr>
    </w:lvl>
    <w:lvl w:ilvl="8" w:tplc="5846F3AC">
      <w:start w:val="1"/>
      <w:numFmt w:val="lowerRoman"/>
      <w:lvlText w:val="%9."/>
      <w:lvlJc w:val="right"/>
      <w:pPr>
        <w:ind w:left="6480" w:hanging="180"/>
      </w:pPr>
    </w:lvl>
  </w:abstractNum>
  <w:abstractNum w:abstractNumId="35" w15:restartNumberingAfterBreak="0">
    <w:nsid w:val="3CD755FC"/>
    <w:multiLevelType w:val="hybridMultilevel"/>
    <w:tmpl w:val="DF206EF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1B212B2"/>
    <w:multiLevelType w:val="hybridMultilevel"/>
    <w:tmpl w:val="FA30D0AE"/>
    <w:lvl w:ilvl="0" w:tplc="F4A294EE">
      <w:start w:val="1"/>
      <w:numFmt w:val="bullet"/>
      <w:lvlText w:val=""/>
      <w:lvlJc w:val="left"/>
      <w:pPr>
        <w:ind w:left="2203" w:hanging="360"/>
      </w:pPr>
      <w:rPr>
        <w:rFonts w:ascii="Wingdings" w:hAnsi="Wingdings" w:hint="default"/>
      </w:rPr>
    </w:lvl>
    <w:lvl w:ilvl="1" w:tplc="040C0003" w:tentative="1">
      <w:start w:val="1"/>
      <w:numFmt w:val="bullet"/>
      <w:lvlText w:val="o"/>
      <w:lvlJc w:val="left"/>
      <w:pPr>
        <w:ind w:left="3065" w:hanging="360"/>
      </w:pPr>
      <w:rPr>
        <w:rFonts w:ascii="Courier New" w:hAnsi="Courier New" w:cs="Courier New" w:hint="default"/>
      </w:rPr>
    </w:lvl>
    <w:lvl w:ilvl="2" w:tplc="040C0005" w:tentative="1">
      <w:start w:val="1"/>
      <w:numFmt w:val="bullet"/>
      <w:lvlText w:val=""/>
      <w:lvlJc w:val="left"/>
      <w:pPr>
        <w:ind w:left="3785" w:hanging="360"/>
      </w:pPr>
      <w:rPr>
        <w:rFonts w:ascii="Wingdings" w:hAnsi="Wingdings" w:hint="default"/>
      </w:rPr>
    </w:lvl>
    <w:lvl w:ilvl="3" w:tplc="040C0001" w:tentative="1">
      <w:start w:val="1"/>
      <w:numFmt w:val="bullet"/>
      <w:lvlText w:val=""/>
      <w:lvlJc w:val="left"/>
      <w:pPr>
        <w:ind w:left="4505" w:hanging="360"/>
      </w:pPr>
      <w:rPr>
        <w:rFonts w:ascii="Symbol" w:hAnsi="Symbol" w:hint="default"/>
      </w:rPr>
    </w:lvl>
    <w:lvl w:ilvl="4" w:tplc="040C0003" w:tentative="1">
      <w:start w:val="1"/>
      <w:numFmt w:val="bullet"/>
      <w:lvlText w:val="o"/>
      <w:lvlJc w:val="left"/>
      <w:pPr>
        <w:ind w:left="5225" w:hanging="360"/>
      </w:pPr>
      <w:rPr>
        <w:rFonts w:ascii="Courier New" w:hAnsi="Courier New" w:cs="Courier New" w:hint="default"/>
      </w:rPr>
    </w:lvl>
    <w:lvl w:ilvl="5" w:tplc="040C0005" w:tentative="1">
      <w:start w:val="1"/>
      <w:numFmt w:val="bullet"/>
      <w:lvlText w:val=""/>
      <w:lvlJc w:val="left"/>
      <w:pPr>
        <w:ind w:left="5945" w:hanging="360"/>
      </w:pPr>
      <w:rPr>
        <w:rFonts w:ascii="Wingdings" w:hAnsi="Wingdings" w:hint="default"/>
      </w:rPr>
    </w:lvl>
    <w:lvl w:ilvl="6" w:tplc="040C0001" w:tentative="1">
      <w:start w:val="1"/>
      <w:numFmt w:val="bullet"/>
      <w:lvlText w:val=""/>
      <w:lvlJc w:val="left"/>
      <w:pPr>
        <w:ind w:left="6665" w:hanging="360"/>
      </w:pPr>
      <w:rPr>
        <w:rFonts w:ascii="Symbol" w:hAnsi="Symbol" w:hint="default"/>
      </w:rPr>
    </w:lvl>
    <w:lvl w:ilvl="7" w:tplc="040C0003" w:tentative="1">
      <w:start w:val="1"/>
      <w:numFmt w:val="bullet"/>
      <w:lvlText w:val="o"/>
      <w:lvlJc w:val="left"/>
      <w:pPr>
        <w:ind w:left="7385" w:hanging="360"/>
      </w:pPr>
      <w:rPr>
        <w:rFonts w:ascii="Courier New" w:hAnsi="Courier New" w:cs="Courier New" w:hint="default"/>
      </w:rPr>
    </w:lvl>
    <w:lvl w:ilvl="8" w:tplc="040C0005" w:tentative="1">
      <w:start w:val="1"/>
      <w:numFmt w:val="bullet"/>
      <w:lvlText w:val=""/>
      <w:lvlJc w:val="left"/>
      <w:pPr>
        <w:ind w:left="8105" w:hanging="360"/>
      </w:pPr>
      <w:rPr>
        <w:rFonts w:ascii="Wingdings" w:hAnsi="Wingdings" w:hint="default"/>
      </w:rPr>
    </w:lvl>
  </w:abstractNum>
  <w:abstractNum w:abstractNumId="37" w15:restartNumberingAfterBreak="0">
    <w:nsid w:val="43BF3107"/>
    <w:multiLevelType w:val="hybridMultilevel"/>
    <w:tmpl w:val="3D9AC340"/>
    <w:lvl w:ilvl="0" w:tplc="040C0009">
      <w:start w:val="1"/>
      <w:numFmt w:val="bullet"/>
      <w:lvlText w:val=""/>
      <w:lvlJc w:val="left"/>
      <w:pPr>
        <w:ind w:left="780" w:hanging="360"/>
      </w:pPr>
      <w:rPr>
        <w:rFonts w:ascii="Wingdings" w:hAnsi="Wingdings" w:hint="default"/>
        <w:sz w:val="28"/>
        <w:szCs w:val="28"/>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8" w15:restartNumberingAfterBreak="0">
    <w:nsid w:val="44D5571D"/>
    <w:multiLevelType w:val="hybridMultilevel"/>
    <w:tmpl w:val="70F0166E"/>
    <w:lvl w:ilvl="0" w:tplc="8108B348">
      <w:start w:val="1"/>
      <w:numFmt w:val="bullet"/>
      <w:lvlText w:val=""/>
      <w:lvlJc w:val="left"/>
      <w:pPr>
        <w:ind w:left="1353" w:hanging="360"/>
      </w:pPr>
      <w:rPr>
        <w:rFonts w:ascii="Wingdings" w:hAnsi="Wingdings" w:hint="default"/>
        <w:sz w:val="24"/>
        <w:szCs w:val="24"/>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abstractNum w:abstractNumId="39" w15:restartNumberingAfterBreak="0">
    <w:nsid w:val="44E7241C"/>
    <w:multiLevelType w:val="hybridMultilevel"/>
    <w:tmpl w:val="1E7A6F5E"/>
    <w:lvl w:ilvl="0" w:tplc="8108B348">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5093CE0"/>
    <w:multiLevelType w:val="hybridMultilevel"/>
    <w:tmpl w:val="52AE5134"/>
    <w:lvl w:ilvl="0" w:tplc="F4A294EE">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41" w15:restartNumberingAfterBreak="0">
    <w:nsid w:val="45260F5F"/>
    <w:multiLevelType w:val="hybridMultilevel"/>
    <w:tmpl w:val="EFDC64E8"/>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42" w15:restartNumberingAfterBreak="0">
    <w:nsid w:val="4604479C"/>
    <w:multiLevelType w:val="multilevel"/>
    <w:tmpl w:val="BEE28EE6"/>
    <w:lvl w:ilvl="0">
      <w:start w:val="2"/>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7595AB4"/>
    <w:multiLevelType w:val="hybridMultilevel"/>
    <w:tmpl w:val="C9D0E86C"/>
    <w:lvl w:ilvl="0" w:tplc="8108B348">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8F22E67"/>
    <w:multiLevelType w:val="hybridMultilevel"/>
    <w:tmpl w:val="BB9497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9020CAA"/>
    <w:multiLevelType w:val="hybridMultilevel"/>
    <w:tmpl w:val="EB8293E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4C7F66C0"/>
    <w:multiLevelType w:val="hybridMultilevel"/>
    <w:tmpl w:val="1314363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4CFD512F"/>
    <w:multiLevelType w:val="multilevel"/>
    <w:tmpl w:val="6248C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BA725E"/>
    <w:multiLevelType w:val="hybridMultilevel"/>
    <w:tmpl w:val="282C91A8"/>
    <w:lvl w:ilvl="0" w:tplc="533690C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1F62080"/>
    <w:multiLevelType w:val="multilevel"/>
    <w:tmpl w:val="307C5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2B10BFB"/>
    <w:multiLevelType w:val="hybridMultilevel"/>
    <w:tmpl w:val="1B365DEA"/>
    <w:lvl w:ilvl="0" w:tplc="F4A294EE">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53774E20"/>
    <w:multiLevelType w:val="hybridMultilevel"/>
    <w:tmpl w:val="B278305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4004EC5"/>
    <w:multiLevelType w:val="hybridMultilevel"/>
    <w:tmpl w:val="3904C98A"/>
    <w:lvl w:ilvl="0" w:tplc="F4A294EE">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53" w15:restartNumberingAfterBreak="0">
    <w:nsid w:val="544C39C2"/>
    <w:multiLevelType w:val="hybridMultilevel"/>
    <w:tmpl w:val="5FBAC212"/>
    <w:lvl w:ilvl="0" w:tplc="8108B348">
      <w:start w:val="1"/>
      <w:numFmt w:val="bullet"/>
      <w:lvlText w:val=""/>
      <w:lvlJc w:val="left"/>
      <w:pPr>
        <w:ind w:left="502" w:hanging="360"/>
      </w:pPr>
      <w:rPr>
        <w:rFonts w:ascii="Wingdings" w:hAnsi="Wingdings" w:hint="default"/>
        <w:sz w:val="24"/>
        <w:szCs w:val="24"/>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4" w15:restartNumberingAfterBreak="0">
    <w:nsid w:val="545A4B17"/>
    <w:multiLevelType w:val="hybridMultilevel"/>
    <w:tmpl w:val="599E6C8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545F79DB"/>
    <w:multiLevelType w:val="hybridMultilevel"/>
    <w:tmpl w:val="8F3C6586"/>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64" w:hanging="360"/>
      </w:pPr>
      <w:rPr>
        <w:rFonts w:ascii="Courier New" w:hAnsi="Courier New" w:cs="Courier New" w:hint="default"/>
      </w:rPr>
    </w:lvl>
    <w:lvl w:ilvl="2" w:tplc="040C0005" w:tentative="1">
      <w:start w:val="1"/>
      <w:numFmt w:val="bullet"/>
      <w:lvlText w:val=""/>
      <w:lvlJc w:val="left"/>
      <w:pPr>
        <w:ind w:left="884" w:hanging="360"/>
      </w:pPr>
      <w:rPr>
        <w:rFonts w:ascii="Wingdings" w:hAnsi="Wingdings" w:hint="default"/>
      </w:rPr>
    </w:lvl>
    <w:lvl w:ilvl="3" w:tplc="040C0001" w:tentative="1">
      <w:start w:val="1"/>
      <w:numFmt w:val="bullet"/>
      <w:lvlText w:val=""/>
      <w:lvlJc w:val="left"/>
      <w:pPr>
        <w:ind w:left="1604" w:hanging="360"/>
      </w:pPr>
      <w:rPr>
        <w:rFonts w:ascii="Symbol" w:hAnsi="Symbol" w:hint="default"/>
      </w:rPr>
    </w:lvl>
    <w:lvl w:ilvl="4" w:tplc="040C0003" w:tentative="1">
      <w:start w:val="1"/>
      <w:numFmt w:val="bullet"/>
      <w:lvlText w:val="o"/>
      <w:lvlJc w:val="left"/>
      <w:pPr>
        <w:ind w:left="2324" w:hanging="360"/>
      </w:pPr>
      <w:rPr>
        <w:rFonts w:ascii="Courier New" w:hAnsi="Courier New" w:cs="Courier New" w:hint="default"/>
      </w:rPr>
    </w:lvl>
    <w:lvl w:ilvl="5" w:tplc="040C0005" w:tentative="1">
      <w:start w:val="1"/>
      <w:numFmt w:val="bullet"/>
      <w:lvlText w:val=""/>
      <w:lvlJc w:val="left"/>
      <w:pPr>
        <w:ind w:left="3044" w:hanging="360"/>
      </w:pPr>
      <w:rPr>
        <w:rFonts w:ascii="Wingdings" w:hAnsi="Wingdings" w:hint="default"/>
      </w:rPr>
    </w:lvl>
    <w:lvl w:ilvl="6" w:tplc="040C0001" w:tentative="1">
      <w:start w:val="1"/>
      <w:numFmt w:val="bullet"/>
      <w:lvlText w:val=""/>
      <w:lvlJc w:val="left"/>
      <w:pPr>
        <w:ind w:left="3764" w:hanging="360"/>
      </w:pPr>
      <w:rPr>
        <w:rFonts w:ascii="Symbol" w:hAnsi="Symbol" w:hint="default"/>
      </w:rPr>
    </w:lvl>
    <w:lvl w:ilvl="7" w:tplc="040C0003" w:tentative="1">
      <w:start w:val="1"/>
      <w:numFmt w:val="bullet"/>
      <w:lvlText w:val="o"/>
      <w:lvlJc w:val="left"/>
      <w:pPr>
        <w:ind w:left="4484" w:hanging="360"/>
      </w:pPr>
      <w:rPr>
        <w:rFonts w:ascii="Courier New" w:hAnsi="Courier New" w:cs="Courier New" w:hint="default"/>
      </w:rPr>
    </w:lvl>
    <w:lvl w:ilvl="8" w:tplc="040C0005" w:tentative="1">
      <w:start w:val="1"/>
      <w:numFmt w:val="bullet"/>
      <w:lvlText w:val=""/>
      <w:lvlJc w:val="left"/>
      <w:pPr>
        <w:ind w:left="5204" w:hanging="360"/>
      </w:pPr>
      <w:rPr>
        <w:rFonts w:ascii="Wingdings" w:hAnsi="Wingdings" w:hint="default"/>
      </w:rPr>
    </w:lvl>
  </w:abstractNum>
  <w:abstractNum w:abstractNumId="56" w15:restartNumberingAfterBreak="0">
    <w:nsid w:val="5805099A"/>
    <w:multiLevelType w:val="hybridMultilevel"/>
    <w:tmpl w:val="5D98FF42"/>
    <w:lvl w:ilvl="0" w:tplc="F4A294EE">
      <w:start w:val="1"/>
      <w:numFmt w:val="bullet"/>
      <w:lvlText w:val=""/>
      <w:lvlJc w:val="left"/>
      <w:pPr>
        <w:ind w:left="1636" w:hanging="360"/>
      </w:pPr>
      <w:rPr>
        <w:rFonts w:ascii="Wingdings" w:hAnsi="Wingdings" w:hint="default"/>
      </w:rPr>
    </w:lvl>
    <w:lvl w:ilvl="1" w:tplc="040C0003" w:tentative="1">
      <w:start w:val="1"/>
      <w:numFmt w:val="bullet"/>
      <w:lvlText w:val="o"/>
      <w:lvlJc w:val="left"/>
      <w:pPr>
        <w:ind w:left="2356" w:hanging="360"/>
      </w:pPr>
      <w:rPr>
        <w:rFonts w:ascii="Courier New" w:hAnsi="Courier New" w:cs="Courier New" w:hint="default"/>
      </w:rPr>
    </w:lvl>
    <w:lvl w:ilvl="2" w:tplc="040C0005" w:tentative="1">
      <w:start w:val="1"/>
      <w:numFmt w:val="bullet"/>
      <w:lvlText w:val=""/>
      <w:lvlJc w:val="left"/>
      <w:pPr>
        <w:ind w:left="3076" w:hanging="360"/>
      </w:pPr>
      <w:rPr>
        <w:rFonts w:ascii="Wingdings" w:hAnsi="Wingdings" w:hint="default"/>
      </w:rPr>
    </w:lvl>
    <w:lvl w:ilvl="3" w:tplc="040C0001" w:tentative="1">
      <w:start w:val="1"/>
      <w:numFmt w:val="bullet"/>
      <w:lvlText w:val=""/>
      <w:lvlJc w:val="left"/>
      <w:pPr>
        <w:ind w:left="3796" w:hanging="360"/>
      </w:pPr>
      <w:rPr>
        <w:rFonts w:ascii="Symbol" w:hAnsi="Symbol" w:hint="default"/>
      </w:rPr>
    </w:lvl>
    <w:lvl w:ilvl="4" w:tplc="040C0003" w:tentative="1">
      <w:start w:val="1"/>
      <w:numFmt w:val="bullet"/>
      <w:lvlText w:val="o"/>
      <w:lvlJc w:val="left"/>
      <w:pPr>
        <w:ind w:left="4516" w:hanging="360"/>
      </w:pPr>
      <w:rPr>
        <w:rFonts w:ascii="Courier New" w:hAnsi="Courier New" w:cs="Courier New" w:hint="default"/>
      </w:rPr>
    </w:lvl>
    <w:lvl w:ilvl="5" w:tplc="040C0005" w:tentative="1">
      <w:start w:val="1"/>
      <w:numFmt w:val="bullet"/>
      <w:lvlText w:val=""/>
      <w:lvlJc w:val="left"/>
      <w:pPr>
        <w:ind w:left="5236" w:hanging="360"/>
      </w:pPr>
      <w:rPr>
        <w:rFonts w:ascii="Wingdings" w:hAnsi="Wingdings" w:hint="default"/>
      </w:rPr>
    </w:lvl>
    <w:lvl w:ilvl="6" w:tplc="040C0001" w:tentative="1">
      <w:start w:val="1"/>
      <w:numFmt w:val="bullet"/>
      <w:lvlText w:val=""/>
      <w:lvlJc w:val="left"/>
      <w:pPr>
        <w:ind w:left="5956" w:hanging="360"/>
      </w:pPr>
      <w:rPr>
        <w:rFonts w:ascii="Symbol" w:hAnsi="Symbol" w:hint="default"/>
      </w:rPr>
    </w:lvl>
    <w:lvl w:ilvl="7" w:tplc="040C0003" w:tentative="1">
      <w:start w:val="1"/>
      <w:numFmt w:val="bullet"/>
      <w:lvlText w:val="o"/>
      <w:lvlJc w:val="left"/>
      <w:pPr>
        <w:ind w:left="6676" w:hanging="360"/>
      </w:pPr>
      <w:rPr>
        <w:rFonts w:ascii="Courier New" w:hAnsi="Courier New" w:cs="Courier New" w:hint="default"/>
      </w:rPr>
    </w:lvl>
    <w:lvl w:ilvl="8" w:tplc="040C0005" w:tentative="1">
      <w:start w:val="1"/>
      <w:numFmt w:val="bullet"/>
      <w:lvlText w:val=""/>
      <w:lvlJc w:val="left"/>
      <w:pPr>
        <w:ind w:left="7396" w:hanging="360"/>
      </w:pPr>
      <w:rPr>
        <w:rFonts w:ascii="Wingdings" w:hAnsi="Wingdings" w:hint="default"/>
      </w:rPr>
    </w:lvl>
  </w:abstractNum>
  <w:abstractNum w:abstractNumId="57" w15:restartNumberingAfterBreak="0">
    <w:nsid w:val="58421757"/>
    <w:multiLevelType w:val="hybridMultilevel"/>
    <w:tmpl w:val="4D90E394"/>
    <w:lvl w:ilvl="0" w:tplc="F4A294EE">
      <w:start w:val="1"/>
      <w:numFmt w:val="bullet"/>
      <w:lvlText w:val=""/>
      <w:lvlJc w:val="left"/>
      <w:pPr>
        <w:ind w:left="1778" w:hanging="360"/>
      </w:pPr>
      <w:rPr>
        <w:rFonts w:ascii="Wingdings" w:hAnsi="Wingdings"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58" w15:restartNumberingAfterBreak="0">
    <w:nsid w:val="59A970BB"/>
    <w:multiLevelType w:val="hybridMultilevel"/>
    <w:tmpl w:val="236C680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5B656B9B"/>
    <w:multiLevelType w:val="hybridMultilevel"/>
    <w:tmpl w:val="EEBC68EE"/>
    <w:lvl w:ilvl="0" w:tplc="F4A294EE">
      <w:start w:val="1"/>
      <w:numFmt w:val="bullet"/>
      <w:lvlText w:val=""/>
      <w:lvlJc w:val="left"/>
      <w:pPr>
        <w:ind w:left="1636"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5D09598C"/>
    <w:multiLevelType w:val="hybridMultilevel"/>
    <w:tmpl w:val="38FA289A"/>
    <w:lvl w:ilvl="0" w:tplc="040C000D">
      <w:start w:val="1"/>
      <w:numFmt w:val="bullet"/>
      <w:lvlText w:val=""/>
      <w:lvlJc w:val="left"/>
      <w:pPr>
        <w:ind w:left="1020" w:hanging="360"/>
      </w:pPr>
      <w:rPr>
        <w:rFonts w:ascii="Wingdings" w:hAnsi="Wingdings" w:hint="default"/>
      </w:rPr>
    </w:lvl>
    <w:lvl w:ilvl="1" w:tplc="040C0003" w:tentative="1">
      <w:start w:val="1"/>
      <w:numFmt w:val="bullet"/>
      <w:lvlText w:val="o"/>
      <w:lvlJc w:val="left"/>
      <w:pPr>
        <w:ind w:left="1740" w:hanging="360"/>
      </w:pPr>
      <w:rPr>
        <w:rFonts w:ascii="Courier New" w:hAnsi="Courier New" w:cs="Courier New" w:hint="default"/>
      </w:rPr>
    </w:lvl>
    <w:lvl w:ilvl="2" w:tplc="040C0005" w:tentative="1">
      <w:start w:val="1"/>
      <w:numFmt w:val="bullet"/>
      <w:lvlText w:val=""/>
      <w:lvlJc w:val="left"/>
      <w:pPr>
        <w:ind w:left="2460" w:hanging="360"/>
      </w:pPr>
      <w:rPr>
        <w:rFonts w:ascii="Wingdings" w:hAnsi="Wingdings" w:hint="default"/>
      </w:rPr>
    </w:lvl>
    <w:lvl w:ilvl="3" w:tplc="040C0001" w:tentative="1">
      <w:start w:val="1"/>
      <w:numFmt w:val="bullet"/>
      <w:lvlText w:val=""/>
      <w:lvlJc w:val="left"/>
      <w:pPr>
        <w:ind w:left="3180" w:hanging="360"/>
      </w:pPr>
      <w:rPr>
        <w:rFonts w:ascii="Symbol" w:hAnsi="Symbol" w:hint="default"/>
      </w:rPr>
    </w:lvl>
    <w:lvl w:ilvl="4" w:tplc="040C0003" w:tentative="1">
      <w:start w:val="1"/>
      <w:numFmt w:val="bullet"/>
      <w:lvlText w:val="o"/>
      <w:lvlJc w:val="left"/>
      <w:pPr>
        <w:ind w:left="3900" w:hanging="360"/>
      </w:pPr>
      <w:rPr>
        <w:rFonts w:ascii="Courier New" w:hAnsi="Courier New" w:cs="Courier New" w:hint="default"/>
      </w:rPr>
    </w:lvl>
    <w:lvl w:ilvl="5" w:tplc="040C0005" w:tentative="1">
      <w:start w:val="1"/>
      <w:numFmt w:val="bullet"/>
      <w:lvlText w:val=""/>
      <w:lvlJc w:val="left"/>
      <w:pPr>
        <w:ind w:left="4620" w:hanging="360"/>
      </w:pPr>
      <w:rPr>
        <w:rFonts w:ascii="Wingdings" w:hAnsi="Wingdings" w:hint="default"/>
      </w:rPr>
    </w:lvl>
    <w:lvl w:ilvl="6" w:tplc="040C0001" w:tentative="1">
      <w:start w:val="1"/>
      <w:numFmt w:val="bullet"/>
      <w:lvlText w:val=""/>
      <w:lvlJc w:val="left"/>
      <w:pPr>
        <w:ind w:left="5340" w:hanging="360"/>
      </w:pPr>
      <w:rPr>
        <w:rFonts w:ascii="Symbol" w:hAnsi="Symbol" w:hint="default"/>
      </w:rPr>
    </w:lvl>
    <w:lvl w:ilvl="7" w:tplc="040C0003" w:tentative="1">
      <w:start w:val="1"/>
      <w:numFmt w:val="bullet"/>
      <w:lvlText w:val="o"/>
      <w:lvlJc w:val="left"/>
      <w:pPr>
        <w:ind w:left="6060" w:hanging="360"/>
      </w:pPr>
      <w:rPr>
        <w:rFonts w:ascii="Courier New" w:hAnsi="Courier New" w:cs="Courier New" w:hint="default"/>
      </w:rPr>
    </w:lvl>
    <w:lvl w:ilvl="8" w:tplc="040C0005" w:tentative="1">
      <w:start w:val="1"/>
      <w:numFmt w:val="bullet"/>
      <w:lvlText w:val=""/>
      <w:lvlJc w:val="left"/>
      <w:pPr>
        <w:ind w:left="6780" w:hanging="360"/>
      </w:pPr>
      <w:rPr>
        <w:rFonts w:ascii="Wingdings" w:hAnsi="Wingdings" w:hint="default"/>
      </w:rPr>
    </w:lvl>
  </w:abstractNum>
  <w:abstractNum w:abstractNumId="61" w15:restartNumberingAfterBreak="0">
    <w:nsid w:val="5DDD3CA0"/>
    <w:multiLevelType w:val="hybridMultilevel"/>
    <w:tmpl w:val="01486862"/>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2" w15:restartNumberingAfterBreak="0">
    <w:nsid w:val="5EC91B7C"/>
    <w:multiLevelType w:val="hybridMultilevel"/>
    <w:tmpl w:val="5002D69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0E92751"/>
    <w:multiLevelType w:val="hybridMultilevel"/>
    <w:tmpl w:val="C4B29DC0"/>
    <w:lvl w:ilvl="0" w:tplc="8108B348">
      <w:start w:val="1"/>
      <w:numFmt w:val="bullet"/>
      <w:lvlText w:val=""/>
      <w:lvlJc w:val="left"/>
      <w:pPr>
        <w:ind w:left="502" w:hanging="360"/>
      </w:pPr>
      <w:rPr>
        <w:rFonts w:ascii="Wingdings" w:hAnsi="Wingdings" w:hint="default"/>
        <w:sz w:val="24"/>
        <w:szCs w:val="24"/>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64" w15:restartNumberingAfterBreak="0">
    <w:nsid w:val="61DC0822"/>
    <w:multiLevelType w:val="hybridMultilevel"/>
    <w:tmpl w:val="9AAC4F7C"/>
    <w:lvl w:ilvl="0" w:tplc="040C0009">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63812A96"/>
    <w:multiLevelType w:val="hybridMultilevel"/>
    <w:tmpl w:val="0CF677C4"/>
    <w:lvl w:ilvl="0" w:tplc="040C0007">
      <w:start w:val="1"/>
      <w:numFmt w:val="bullet"/>
      <w:lvlText w:val=""/>
      <w:lvlPicBulletId w:val="0"/>
      <w:lvlJc w:val="left"/>
      <w:pPr>
        <w:ind w:left="78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9B5ED9B8">
      <w:start w:val="1"/>
      <w:numFmt w:val="bullet"/>
      <w:lvlText w:val="o"/>
      <w:lvlJc w:val="left"/>
      <w:pPr>
        <w:ind w:left="12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B24A5E">
      <w:start w:val="1"/>
      <w:numFmt w:val="bullet"/>
      <w:lvlText w:val="▪"/>
      <w:lvlJc w:val="left"/>
      <w:pPr>
        <w:ind w:left="20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C890B8">
      <w:start w:val="1"/>
      <w:numFmt w:val="bullet"/>
      <w:lvlText w:val="•"/>
      <w:lvlJc w:val="left"/>
      <w:pPr>
        <w:ind w:left="27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D0259E">
      <w:start w:val="1"/>
      <w:numFmt w:val="bullet"/>
      <w:lvlText w:val="o"/>
      <w:lvlJc w:val="left"/>
      <w:pPr>
        <w:ind w:left="34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161078">
      <w:start w:val="1"/>
      <w:numFmt w:val="bullet"/>
      <w:lvlText w:val="▪"/>
      <w:lvlJc w:val="left"/>
      <w:pPr>
        <w:ind w:left="4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341A66">
      <w:start w:val="1"/>
      <w:numFmt w:val="bullet"/>
      <w:lvlText w:val="•"/>
      <w:lvlJc w:val="left"/>
      <w:pPr>
        <w:ind w:left="48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884076">
      <w:start w:val="1"/>
      <w:numFmt w:val="bullet"/>
      <w:lvlText w:val="o"/>
      <w:lvlJc w:val="left"/>
      <w:pPr>
        <w:ind w:left="56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F87ACE">
      <w:start w:val="1"/>
      <w:numFmt w:val="bullet"/>
      <w:lvlText w:val="▪"/>
      <w:lvlJc w:val="left"/>
      <w:pPr>
        <w:ind w:left="6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668B2451"/>
    <w:multiLevelType w:val="hybridMultilevel"/>
    <w:tmpl w:val="CD8272FA"/>
    <w:lvl w:ilvl="0" w:tplc="040C000D">
      <w:start w:val="1"/>
      <w:numFmt w:val="bullet"/>
      <w:lvlText w:val=""/>
      <w:lvlJc w:val="left"/>
      <w:pPr>
        <w:ind w:left="1260" w:hanging="360"/>
      </w:pPr>
      <w:rPr>
        <w:rFonts w:ascii="Wingdings" w:hAnsi="Wingdings" w:hint="default"/>
      </w:rPr>
    </w:lvl>
    <w:lvl w:ilvl="1" w:tplc="040C0003" w:tentative="1">
      <w:start w:val="1"/>
      <w:numFmt w:val="bullet"/>
      <w:lvlText w:val="o"/>
      <w:lvlJc w:val="left"/>
      <w:pPr>
        <w:ind w:left="1980" w:hanging="360"/>
      </w:pPr>
      <w:rPr>
        <w:rFonts w:ascii="Courier New" w:hAnsi="Courier New" w:cs="Courier New" w:hint="default"/>
      </w:rPr>
    </w:lvl>
    <w:lvl w:ilvl="2" w:tplc="040C0005" w:tentative="1">
      <w:start w:val="1"/>
      <w:numFmt w:val="bullet"/>
      <w:lvlText w:val=""/>
      <w:lvlJc w:val="left"/>
      <w:pPr>
        <w:ind w:left="2700" w:hanging="360"/>
      </w:pPr>
      <w:rPr>
        <w:rFonts w:ascii="Wingdings" w:hAnsi="Wingdings" w:hint="default"/>
      </w:rPr>
    </w:lvl>
    <w:lvl w:ilvl="3" w:tplc="040C0001" w:tentative="1">
      <w:start w:val="1"/>
      <w:numFmt w:val="bullet"/>
      <w:lvlText w:val=""/>
      <w:lvlJc w:val="left"/>
      <w:pPr>
        <w:ind w:left="3420" w:hanging="360"/>
      </w:pPr>
      <w:rPr>
        <w:rFonts w:ascii="Symbol" w:hAnsi="Symbol" w:hint="default"/>
      </w:rPr>
    </w:lvl>
    <w:lvl w:ilvl="4" w:tplc="040C0003" w:tentative="1">
      <w:start w:val="1"/>
      <w:numFmt w:val="bullet"/>
      <w:lvlText w:val="o"/>
      <w:lvlJc w:val="left"/>
      <w:pPr>
        <w:ind w:left="4140" w:hanging="360"/>
      </w:pPr>
      <w:rPr>
        <w:rFonts w:ascii="Courier New" w:hAnsi="Courier New" w:cs="Courier New" w:hint="default"/>
      </w:rPr>
    </w:lvl>
    <w:lvl w:ilvl="5" w:tplc="040C0005" w:tentative="1">
      <w:start w:val="1"/>
      <w:numFmt w:val="bullet"/>
      <w:lvlText w:val=""/>
      <w:lvlJc w:val="left"/>
      <w:pPr>
        <w:ind w:left="4860" w:hanging="360"/>
      </w:pPr>
      <w:rPr>
        <w:rFonts w:ascii="Wingdings" w:hAnsi="Wingdings" w:hint="default"/>
      </w:rPr>
    </w:lvl>
    <w:lvl w:ilvl="6" w:tplc="040C0001" w:tentative="1">
      <w:start w:val="1"/>
      <w:numFmt w:val="bullet"/>
      <w:lvlText w:val=""/>
      <w:lvlJc w:val="left"/>
      <w:pPr>
        <w:ind w:left="5580" w:hanging="360"/>
      </w:pPr>
      <w:rPr>
        <w:rFonts w:ascii="Symbol" w:hAnsi="Symbol" w:hint="default"/>
      </w:rPr>
    </w:lvl>
    <w:lvl w:ilvl="7" w:tplc="040C0003" w:tentative="1">
      <w:start w:val="1"/>
      <w:numFmt w:val="bullet"/>
      <w:lvlText w:val="o"/>
      <w:lvlJc w:val="left"/>
      <w:pPr>
        <w:ind w:left="6300" w:hanging="360"/>
      </w:pPr>
      <w:rPr>
        <w:rFonts w:ascii="Courier New" w:hAnsi="Courier New" w:cs="Courier New" w:hint="default"/>
      </w:rPr>
    </w:lvl>
    <w:lvl w:ilvl="8" w:tplc="040C0005" w:tentative="1">
      <w:start w:val="1"/>
      <w:numFmt w:val="bullet"/>
      <w:lvlText w:val=""/>
      <w:lvlJc w:val="left"/>
      <w:pPr>
        <w:ind w:left="7020" w:hanging="360"/>
      </w:pPr>
      <w:rPr>
        <w:rFonts w:ascii="Wingdings" w:hAnsi="Wingdings" w:hint="default"/>
      </w:rPr>
    </w:lvl>
  </w:abstractNum>
  <w:abstractNum w:abstractNumId="67" w15:restartNumberingAfterBreak="0">
    <w:nsid w:val="66D66484"/>
    <w:multiLevelType w:val="hybridMultilevel"/>
    <w:tmpl w:val="BF58368E"/>
    <w:lvl w:ilvl="0" w:tplc="040C000D">
      <w:start w:val="1"/>
      <w:numFmt w:val="bullet"/>
      <w:lvlText w:val=""/>
      <w:lvlJc w:val="left"/>
      <w:pPr>
        <w:ind w:left="787" w:hanging="360"/>
      </w:pPr>
      <w:rPr>
        <w:rFonts w:ascii="Wingdings" w:hAnsi="Wingdings" w:hint="default"/>
        <w:sz w:val="24"/>
        <w:szCs w:val="24"/>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68" w15:restartNumberingAfterBreak="0">
    <w:nsid w:val="67586716"/>
    <w:multiLevelType w:val="hybridMultilevel"/>
    <w:tmpl w:val="9FC82310"/>
    <w:lvl w:ilvl="0" w:tplc="639CEC30">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9361482"/>
    <w:multiLevelType w:val="hybridMultilevel"/>
    <w:tmpl w:val="D910F09A"/>
    <w:lvl w:ilvl="0" w:tplc="8108B348">
      <w:start w:val="1"/>
      <w:numFmt w:val="bullet"/>
      <w:lvlText w:val=""/>
      <w:lvlJc w:val="left"/>
      <w:pPr>
        <w:ind w:left="1494"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70" w15:restartNumberingAfterBreak="0">
    <w:nsid w:val="6C137530"/>
    <w:multiLevelType w:val="hybridMultilevel"/>
    <w:tmpl w:val="0BD8BC78"/>
    <w:lvl w:ilvl="0" w:tplc="B65EA3F8">
      <w:start w:val="1"/>
      <w:numFmt w:val="bullet"/>
      <w:lvlText w:val=""/>
      <w:lvlJc w:val="left"/>
      <w:pPr>
        <w:ind w:left="720" w:hanging="360"/>
      </w:pPr>
      <w:rPr>
        <w:rFonts w:ascii="Wingdings" w:hAnsi="Wingdings" w:hint="default"/>
      </w:rPr>
    </w:lvl>
    <w:lvl w:ilvl="1" w:tplc="0F967066">
      <w:start w:val="1"/>
      <w:numFmt w:val="bullet"/>
      <w:lvlText w:val="o"/>
      <w:lvlJc w:val="left"/>
      <w:pPr>
        <w:ind w:left="1440" w:hanging="360"/>
      </w:pPr>
      <w:rPr>
        <w:rFonts w:ascii="Courier New" w:hAnsi="Courier New" w:hint="default"/>
      </w:rPr>
    </w:lvl>
    <w:lvl w:ilvl="2" w:tplc="62BAE4D0">
      <w:start w:val="1"/>
      <w:numFmt w:val="bullet"/>
      <w:lvlText w:val=""/>
      <w:lvlJc w:val="left"/>
      <w:pPr>
        <w:ind w:left="2160" w:hanging="360"/>
      </w:pPr>
      <w:rPr>
        <w:rFonts w:ascii="Wingdings" w:hAnsi="Wingdings" w:hint="default"/>
      </w:rPr>
    </w:lvl>
    <w:lvl w:ilvl="3" w:tplc="9558F964">
      <w:start w:val="1"/>
      <w:numFmt w:val="bullet"/>
      <w:lvlText w:val=""/>
      <w:lvlJc w:val="left"/>
      <w:pPr>
        <w:ind w:left="2880" w:hanging="360"/>
      </w:pPr>
      <w:rPr>
        <w:rFonts w:ascii="Symbol" w:hAnsi="Symbol" w:hint="default"/>
      </w:rPr>
    </w:lvl>
    <w:lvl w:ilvl="4" w:tplc="2620E4B0">
      <w:start w:val="1"/>
      <w:numFmt w:val="bullet"/>
      <w:lvlText w:val="o"/>
      <w:lvlJc w:val="left"/>
      <w:pPr>
        <w:ind w:left="3600" w:hanging="360"/>
      </w:pPr>
      <w:rPr>
        <w:rFonts w:ascii="Courier New" w:hAnsi="Courier New" w:hint="default"/>
      </w:rPr>
    </w:lvl>
    <w:lvl w:ilvl="5" w:tplc="CDD4C290">
      <w:start w:val="1"/>
      <w:numFmt w:val="bullet"/>
      <w:lvlText w:val=""/>
      <w:lvlJc w:val="left"/>
      <w:pPr>
        <w:ind w:left="4320" w:hanging="360"/>
      </w:pPr>
      <w:rPr>
        <w:rFonts w:ascii="Wingdings" w:hAnsi="Wingdings" w:hint="default"/>
      </w:rPr>
    </w:lvl>
    <w:lvl w:ilvl="6" w:tplc="848214B8">
      <w:start w:val="1"/>
      <w:numFmt w:val="bullet"/>
      <w:lvlText w:val=""/>
      <w:lvlJc w:val="left"/>
      <w:pPr>
        <w:ind w:left="5040" w:hanging="360"/>
      </w:pPr>
      <w:rPr>
        <w:rFonts w:ascii="Symbol" w:hAnsi="Symbol" w:hint="default"/>
      </w:rPr>
    </w:lvl>
    <w:lvl w:ilvl="7" w:tplc="4012732A">
      <w:start w:val="1"/>
      <w:numFmt w:val="bullet"/>
      <w:lvlText w:val="o"/>
      <w:lvlJc w:val="left"/>
      <w:pPr>
        <w:ind w:left="5760" w:hanging="360"/>
      </w:pPr>
      <w:rPr>
        <w:rFonts w:ascii="Courier New" w:hAnsi="Courier New" w:hint="default"/>
      </w:rPr>
    </w:lvl>
    <w:lvl w:ilvl="8" w:tplc="B39ABED2">
      <w:start w:val="1"/>
      <w:numFmt w:val="bullet"/>
      <w:lvlText w:val=""/>
      <w:lvlJc w:val="left"/>
      <w:pPr>
        <w:ind w:left="6480" w:hanging="360"/>
      </w:pPr>
      <w:rPr>
        <w:rFonts w:ascii="Wingdings" w:hAnsi="Wingdings" w:hint="default"/>
      </w:rPr>
    </w:lvl>
  </w:abstractNum>
  <w:abstractNum w:abstractNumId="71" w15:restartNumberingAfterBreak="0">
    <w:nsid w:val="6D313B59"/>
    <w:multiLevelType w:val="hybridMultilevel"/>
    <w:tmpl w:val="017C474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6DA76A9A"/>
    <w:multiLevelType w:val="hybridMultilevel"/>
    <w:tmpl w:val="E192604E"/>
    <w:lvl w:ilvl="0" w:tplc="8108B348">
      <w:start w:val="1"/>
      <w:numFmt w:val="bullet"/>
      <w:lvlText w:val=""/>
      <w:lvlJc w:val="left"/>
      <w:pPr>
        <w:ind w:left="786" w:hanging="360"/>
      </w:pPr>
      <w:rPr>
        <w:rFonts w:ascii="Wingdings" w:hAnsi="Wingdings" w:hint="default"/>
        <w:sz w:val="24"/>
        <w:szCs w:val="24"/>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73" w15:restartNumberingAfterBreak="0">
    <w:nsid w:val="6DBC1599"/>
    <w:multiLevelType w:val="hybridMultilevel"/>
    <w:tmpl w:val="470E590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719B146A"/>
    <w:multiLevelType w:val="hybridMultilevel"/>
    <w:tmpl w:val="44FAB61A"/>
    <w:lvl w:ilvl="0" w:tplc="8108B348">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71D133FE"/>
    <w:multiLevelType w:val="hybridMultilevel"/>
    <w:tmpl w:val="38A2FF9A"/>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64" w:hanging="360"/>
      </w:pPr>
      <w:rPr>
        <w:rFonts w:ascii="Courier New" w:hAnsi="Courier New" w:cs="Courier New" w:hint="default"/>
      </w:rPr>
    </w:lvl>
    <w:lvl w:ilvl="2" w:tplc="040C0005" w:tentative="1">
      <w:start w:val="1"/>
      <w:numFmt w:val="bullet"/>
      <w:lvlText w:val=""/>
      <w:lvlJc w:val="left"/>
      <w:pPr>
        <w:ind w:left="884" w:hanging="360"/>
      </w:pPr>
      <w:rPr>
        <w:rFonts w:ascii="Wingdings" w:hAnsi="Wingdings" w:hint="default"/>
      </w:rPr>
    </w:lvl>
    <w:lvl w:ilvl="3" w:tplc="040C0001" w:tentative="1">
      <w:start w:val="1"/>
      <w:numFmt w:val="bullet"/>
      <w:lvlText w:val=""/>
      <w:lvlJc w:val="left"/>
      <w:pPr>
        <w:ind w:left="1604" w:hanging="360"/>
      </w:pPr>
      <w:rPr>
        <w:rFonts w:ascii="Symbol" w:hAnsi="Symbol" w:hint="default"/>
      </w:rPr>
    </w:lvl>
    <w:lvl w:ilvl="4" w:tplc="040C0003" w:tentative="1">
      <w:start w:val="1"/>
      <w:numFmt w:val="bullet"/>
      <w:lvlText w:val="o"/>
      <w:lvlJc w:val="left"/>
      <w:pPr>
        <w:ind w:left="2324" w:hanging="360"/>
      </w:pPr>
      <w:rPr>
        <w:rFonts w:ascii="Courier New" w:hAnsi="Courier New" w:cs="Courier New" w:hint="default"/>
      </w:rPr>
    </w:lvl>
    <w:lvl w:ilvl="5" w:tplc="040C0005" w:tentative="1">
      <w:start w:val="1"/>
      <w:numFmt w:val="bullet"/>
      <w:lvlText w:val=""/>
      <w:lvlJc w:val="left"/>
      <w:pPr>
        <w:ind w:left="3044" w:hanging="360"/>
      </w:pPr>
      <w:rPr>
        <w:rFonts w:ascii="Wingdings" w:hAnsi="Wingdings" w:hint="default"/>
      </w:rPr>
    </w:lvl>
    <w:lvl w:ilvl="6" w:tplc="040C0001" w:tentative="1">
      <w:start w:val="1"/>
      <w:numFmt w:val="bullet"/>
      <w:lvlText w:val=""/>
      <w:lvlJc w:val="left"/>
      <w:pPr>
        <w:ind w:left="3764" w:hanging="360"/>
      </w:pPr>
      <w:rPr>
        <w:rFonts w:ascii="Symbol" w:hAnsi="Symbol" w:hint="default"/>
      </w:rPr>
    </w:lvl>
    <w:lvl w:ilvl="7" w:tplc="040C0003" w:tentative="1">
      <w:start w:val="1"/>
      <w:numFmt w:val="bullet"/>
      <w:lvlText w:val="o"/>
      <w:lvlJc w:val="left"/>
      <w:pPr>
        <w:ind w:left="4484" w:hanging="360"/>
      </w:pPr>
      <w:rPr>
        <w:rFonts w:ascii="Courier New" w:hAnsi="Courier New" w:cs="Courier New" w:hint="default"/>
      </w:rPr>
    </w:lvl>
    <w:lvl w:ilvl="8" w:tplc="040C0005" w:tentative="1">
      <w:start w:val="1"/>
      <w:numFmt w:val="bullet"/>
      <w:lvlText w:val=""/>
      <w:lvlJc w:val="left"/>
      <w:pPr>
        <w:ind w:left="5204" w:hanging="360"/>
      </w:pPr>
      <w:rPr>
        <w:rFonts w:ascii="Wingdings" w:hAnsi="Wingdings" w:hint="default"/>
      </w:rPr>
    </w:lvl>
  </w:abstractNum>
  <w:abstractNum w:abstractNumId="76" w15:restartNumberingAfterBreak="0">
    <w:nsid w:val="74FA7E9E"/>
    <w:multiLevelType w:val="hybridMultilevel"/>
    <w:tmpl w:val="A3CC5E8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78F0704F"/>
    <w:multiLevelType w:val="multilevel"/>
    <w:tmpl w:val="A15A9732"/>
    <w:lvl w:ilvl="0">
      <w:start w:val="3"/>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8" w15:restartNumberingAfterBreak="0">
    <w:nsid w:val="7C85439A"/>
    <w:multiLevelType w:val="hybridMultilevel"/>
    <w:tmpl w:val="39CCBCA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15:restartNumberingAfterBreak="0">
    <w:nsid w:val="7E1F4FC1"/>
    <w:multiLevelType w:val="multilevel"/>
    <w:tmpl w:val="85F6C20C"/>
    <w:lvl w:ilvl="0">
      <w:start w:val="3"/>
      <w:numFmt w:val="decimal"/>
      <w:lvlText w:val="%1"/>
      <w:lvlJc w:val="left"/>
      <w:pPr>
        <w:ind w:left="435" w:hanging="435"/>
      </w:pPr>
      <w:rPr>
        <w:rFonts w:hint="default"/>
      </w:rPr>
    </w:lvl>
    <w:lvl w:ilvl="1">
      <w:start w:val="1"/>
      <w:numFmt w:val="decimal"/>
      <w:pStyle w:val="Style2"/>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0" w15:restartNumberingAfterBreak="0">
    <w:nsid w:val="7E2D49C0"/>
    <w:multiLevelType w:val="hybridMultilevel"/>
    <w:tmpl w:val="9E3E51E0"/>
    <w:lvl w:ilvl="0" w:tplc="7194D7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7F7869AB"/>
    <w:multiLevelType w:val="multilevel"/>
    <w:tmpl w:val="10B68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9876635">
    <w:abstractNumId w:val="34"/>
  </w:num>
  <w:num w:numId="2" w16cid:durableId="587814527">
    <w:abstractNumId w:val="70"/>
  </w:num>
  <w:num w:numId="3" w16cid:durableId="1210533457">
    <w:abstractNumId w:val="7"/>
  </w:num>
  <w:num w:numId="4" w16cid:durableId="939220083">
    <w:abstractNumId w:val="19"/>
  </w:num>
  <w:num w:numId="5" w16cid:durableId="1509906009">
    <w:abstractNumId w:val="77"/>
  </w:num>
  <w:num w:numId="6" w16cid:durableId="1027829026">
    <w:abstractNumId w:val="29"/>
  </w:num>
  <w:num w:numId="7" w16cid:durableId="365519997">
    <w:abstractNumId w:val="23"/>
  </w:num>
  <w:num w:numId="8" w16cid:durableId="1577714077">
    <w:abstractNumId w:val="68"/>
  </w:num>
  <w:num w:numId="9" w16cid:durableId="1601907890">
    <w:abstractNumId w:val="26"/>
  </w:num>
  <w:num w:numId="10" w16cid:durableId="1119646071">
    <w:abstractNumId w:val="46"/>
  </w:num>
  <w:num w:numId="11" w16cid:durableId="1756977014">
    <w:abstractNumId w:val="42"/>
  </w:num>
  <w:num w:numId="12" w16cid:durableId="1601600005">
    <w:abstractNumId w:val="67"/>
  </w:num>
  <w:num w:numId="13" w16cid:durableId="1111439062">
    <w:abstractNumId w:val="72"/>
  </w:num>
  <w:num w:numId="14" w16cid:durableId="1984384883">
    <w:abstractNumId w:val="79"/>
  </w:num>
  <w:num w:numId="15" w16cid:durableId="77607147">
    <w:abstractNumId w:val="25"/>
  </w:num>
  <w:num w:numId="16" w16cid:durableId="69735940">
    <w:abstractNumId w:val="63"/>
  </w:num>
  <w:num w:numId="17" w16cid:durableId="47070019">
    <w:abstractNumId w:val="2"/>
  </w:num>
  <w:num w:numId="18" w16cid:durableId="429594535">
    <w:abstractNumId w:val="37"/>
  </w:num>
  <w:num w:numId="19" w16cid:durableId="605305928">
    <w:abstractNumId w:val="4"/>
  </w:num>
  <w:num w:numId="20" w16cid:durableId="335426036">
    <w:abstractNumId w:val="80"/>
  </w:num>
  <w:num w:numId="21" w16cid:durableId="1370186177">
    <w:abstractNumId w:val="74"/>
  </w:num>
  <w:num w:numId="22" w16cid:durableId="1627348740">
    <w:abstractNumId w:val="48"/>
  </w:num>
  <w:num w:numId="23" w16cid:durableId="1820727244">
    <w:abstractNumId w:val="35"/>
  </w:num>
  <w:num w:numId="24" w16cid:durableId="1530408711">
    <w:abstractNumId w:val="50"/>
  </w:num>
  <w:num w:numId="25" w16cid:durableId="1740057302">
    <w:abstractNumId w:val="56"/>
  </w:num>
  <w:num w:numId="26" w16cid:durableId="1137841783">
    <w:abstractNumId w:val="11"/>
  </w:num>
  <w:num w:numId="27" w16cid:durableId="1993096688">
    <w:abstractNumId w:val="17"/>
  </w:num>
  <w:num w:numId="28" w16cid:durableId="865291267">
    <w:abstractNumId w:val="58"/>
  </w:num>
  <w:num w:numId="29" w16cid:durableId="532767997">
    <w:abstractNumId w:val="64"/>
  </w:num>
  <w:num w:numId="30" w16cid:durableId="1036154656">
    <w:abstractNumId w:val="59"/>
  </w:num>
  <w:num w:numId="31" w16cid:durableId="652294107">
    <w:abstractNumId w:val="60"/>
  </w:num>
  <w:num w:numId="32" w16cid:durableId="21518983">
    <w:abstractNumId w:val="27"/>
  </w:num>
  <w:num w:numId="33" w16cid:durableId="60102392">
    <w:abstractNumId w:val="5"/>
  </w:num>
  <w:num w:numId="34" w16cid:durableId="261763073">
    <w:abstractNumId w:val="57"/>
  </w:num>
  <w:num w:numId="35" w16cid:durableId="2086223425">
    <w:abstractNumId w:val="45"/>
  </w:num>
  <w:num w:numId="36" w16cid:durableId="1783068750">
    <w:abstractNumId w:val="22"/>
  </w:num>
  <w:num w:numId="37" w16cid:durableId="1792481134">
    <w:abstractNumId w:val="16"/>
  </w:num>
  <w:num w:numId="38" w16cid:durableId="1463503645">
    <w:abstractNumId w:val="62"/>
  </w:num>
  <w:num w:numId="39" w16cid:durableId="1132098210">
    <w:abstractNumId w:val="66"/>
  </w:num>
  <w:num w:numId="40" w16cid:durableId="1261570104">
    <w:abstractNumId w:val="36"/>
  </w:num>
  <w:num w:numId="41" w16cid:durableId="1881241286">
    <w:abstractNumId w:val="73"/>
  </w:num>
  <w:num w:numId="42" w16cid:durableId="605769256">
    <w:abstractNumId w:val="15"/>
  </w:num>
  <w:num w:numId="43" w16cid:durableId="1199003956">
    <w:abstractNumId w:val="71"/>
  </w:num>
  <w:num w:numId="44" w16cid:durableId="1379472253">
    <w:abstractNumId w:val="21"/>
  </w:num>
  <w:num w:numId="45" w16cid:durableId="477768966">
    <w:abstractNumId w:val="12"/>
  </w:num>
  <w:num w:numId="46" w16cid:durableId="406538017">
    <w:abstractNumId w:val="40"/>
  </w:num>
  <w:num w:numId="47" w16cid:durableId="1543250668">
    <w:abstractNumId w:val="76"/>
  </w:num>
  <w:num w:numId="48" w16cid:durableId="997804387">
    <w:abstractNumId w:val="28"/>
  </w:num>
  <w:num w:numId="49" w16cid:durableId="588393601">
    <w:abstractNumId w:val="52"/>
  </w:num>
  <w:num w:numId="50" w16cid:durableId="340471345">
    <w:abstractNumId w:val="0"/>
  </w:num>
  <w:num w:numId="51" w16cid:durableId="213809425">
    <w:abstractNumId w:val="3"/>
  </w:num>
  <w:num w:numId="52" w16cid:durableId="2052072477">
    <w:abstractNumId w:val="13"/>
  </w:num>
  <w:num w:numId="53" w16cid:durableId="2033073033">
    <w:abstractNumId w:val="1"/>
  </w:num>
  <w:num w:numId="54" w16cid:durableId="813453464">
    <w:abstractNumId w:val="65"/>
  </w:num>
  <w:num w:numId="55" w16cid:durableId="1835218436">
    <w:abstractNumId w:val="78"/>
  </w:num>
  <w:num w:numId="56" w16cid:durableId="834955616">
    <w:abstractNumId w:val="43"/>
  </w:num>
  <w:num w:numId="57" w16cid:durableId="1366715406">
    <w:abstractNumId w:val="51"/>
  </w:num>
  <w:num w:numId="58" w16cid:durableId="515733326">
    <w:abstractNumId w:val="24"/>
  </w:num>
  <w:num w:numId="59" w16cid:durableId="1929728290">
    <w:abstractNumId w:val="14"/>
  </w:num>
  <w:num w:numId="60" w16cid:durableId="495649940">
    <w:abstractNumId w:val="54"/>
  </w:num>
  <w:num w:numId="61" w16cid:durableId="2119057015">
    <w:abstractNumId w:val="10"/>
  </w:num>
  <w:num w:numId="62" w16cid:durableId="2061053891">
    <w:abstractNumId w:val="32"/>
  </w:num>
  <w:num w:numId="63" w16cid:durableId="2135516177">
    <w:abstractNumId w:val="41"/>
  </w:num>
  <w:num w:numId="64" w16cid:durableId="1236890105">
    <w:abstractNumId w:val="30"/>
  </w:num>
  <w:num w:numId="65" w16cid:durableId="731199162">
    <w:abstractNumId w:val="6"/>
  </w:num>
  <w:num w:numId="66" w16cid:durableId="209191976">
    <w:abstractNumId w:val="53"/>
  </w:num>
  <w:num w:numId="67" w16cid:durableId="1954171526">
    <w:abstractNumId w:val="31"/>
  </w:num>
  <w:num w:numId="68" w16cid:durableId="1231505469">
    <w:abstractNumId w:val="38"/>
  </w:num>
  <w:num w:numId="69" w16cid:durableId="1736507565">
    <w:abstractNumId w:val="8"/>
  </w:num>
  <w:num w:numId="70" w16cid:durableId="572156721">
    <w:abstractNumId w:val="69"/>
  </w:num>
  <w:num w:numId="71" w16cid:durableId="528298481">
    <w:abstractNumId w:val="81"/>
  </w:num>
  <w:num w:numId="72" w16cid:durableId="96565187">
    <w:abstractNumId w:val="47"/>
  </w:num>
  <w:num w:numId="73" w16cid:durableId="496573175">
    <w:abstractNumId w:val="9"/>
  </w:num>
  <w:num w:numId="74" w16cid:durableId="182593751">
    <w:abstractNumId w:val="75"/>
  </w:num>
  <w:num w:numId="75" w16cid:durableId="1624965294">
    <w:abstractNumId w:val="49"/>
  </w:num>
  <w:num w:numId="76" w16cid:durableId="1456758228">
    <w:abstractNumId w:val="55"/>
  </w:num>
  <w:num w:numId="77" w16cid:durableId="1522429721">
    <w:abstractNumId w:val="33"/>
  </w:num>
  <w:num w:numId="78" w16cid:durableId="1175336803">
    <w:abstractNumId w:val="18"/>
  </w:num>
  <w:num w:numId="79" w16cid:durableId="1337001745">
    <w:abstractNumId w:val="20"/>
  </w:num>
  <w:num w:numId="80" w16cid:durableId="220872833">
    <w:abstractNumId w:val="61"/>
  </w:num>
  <w:num w:numId="81" w16cid:durableId="1337229246">
    <w:abstractNumId w:val="44"/>
  </w:num>
  <w:num w:numId="82" w16cid:durableId="251664717">
    <w:abstractNumId w:val="39"/>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jdi Rhim">
    <w15:presenceInfo w15:providerId="Windows Live" w15:userId="9484dcc5f4139e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088"/>
    <w:rsid w:val="00001709"/>
    <w:rsid w:val="00004C52"/>
    <w:rsid w:val="00010AC7"/>
    <w:rsid w:val="000150D3"/>
    <w:rsid w:val="0006242A"/>
    <w:rsid w:val="00070E99"/>
    <w:rsid w:val="000847BD"/>
    <w:rsid w:val="000873FD"/>
    <w:rsid w:val="00092AEC"/>
    <w:rsid w:val="000C730F"/>
    <w:rsid w:val="000E3760"/>
    <w:rsid w:val="000F23C7"/>
    <w:rsid w:val="00127082"/>
    <w:rsid w:val="0015275D"/>
    <w:rsid w:val="0015581C"/>
    <w:rsid w:val="00161801"/>
    <w:rsid w:val="001719EE"/>
    <w:rsid w:val="0018277F"/>
    <w:rsid w:val="001A63A7"/>
    <w:rsid w:val="001C3B03"/>
    <w:rsid w:val="001C71D4"/>
    <w:rsid w:val="001F4612"/>
    <w:rsid w:val="00225217"/>
    <w:rsid w:val="002538D2"/>
    <w:rsid w:val="002A7A5A"/>
    <w:rsid w:val="002B4851"/>
    <w:rsid w:val="002B70C7"/>
    <w:rsid w:val="002D427F"/>
    <w:rsid w:val="002E0A41"/>
    <w:rsid w:val="002F0C40"/>
    <w:rsid w:val="002F4015"/>
    <w:rsid w:val="00313908"/>
    <w:rsid w:val="00316E2B"/>
    <w:rsid w:val="00385054"/>
    <w:rsid w:val="00387B93"/>
    <w:rsid w:val="003D48B1"/>
    <w:rsid w:val="003F12EE"/>
    <w:rsid w:val="0042229A"/>
    <w:rsid w:val="004230F5"/>
    <w:rsid w:val="004372E1"/>
    <w:rsid w:val="00440CDC"/>
    <w:rsid w:val="004558A1"/>
    <w:rsid w:val="00465949"/>
    <w:rsid w:val="004817A3"/>
    <w:rsid w:val="00484F49"/>
    <w:rsid w:val="00497CAE"/>
    <w:rsid w:val="004C0567"/>
    <w:rsid w:val="004C2F39"/>
    <w:rsid w:val="004E4297"/>
    <w:rsid w:val="00505430"/>
    <w:rsid w:val="005236DD"/>
    <w:rsid w:val="00544639"/>
    <w:rsid w:val="00545C24"/>
    <w:rsid w:val="00545FBE"/>
    <w:rsid w:val="005466A5"/>
    <w:rsid w:val="0056512C"/>
    <w:rsid w:val="00593A52"/>
    <w:rsid w:val="005A182E"/>
    <w:rsid w:val="00625905"/>
    <w:rsid w:val="006326D4"/>
    <w:rsid w:val="00660449"/>
    <w:rsid w:val="00666922"/>
    <w:rsid w:val="00692C72"/>
    <w:rsid w:val="006A39AB"/>
    <w:rsid w:val="006C64A6"/>
    <w:rsid w:val="006E4A4C"/>
    <w:rsid w:val="006E500A"/>
    <w:rsid w:val="00710555"/>
    <w:rsid w:val="00725088"/>
    <w:rsid w:val="00731627"/>
    <w:rsid w:val="00741DAD"/>
    <w:rsid w:val="00771906"/>
    <w:rsid w:val="00795001"/>
    <w:rsid w:val="007C386C"/>
    <w:rsid w:val="007D2F9D"/>
    <w:rsid w:val="007E3C23"/>
    <w:rsid w:val="007F3BEA"/>
    <w:rsid w:val="0081603E"/>
    <w:rsid w:val="00827509"/>
    <w:rsid w:val="00870A73"/>
    <w:rsid w:val="00893A0F"/>
    <w:rsid w:val="008B563D"/>
    <w:rsid w:val="00903463"/>
    <w:rsid w:val="00960D6E"/>
    <w:rsid w:val="00967695"/>
    <w:rsid w:val="00975448"/>
    <w:rsid w:val="009760A0"/>
    <w:rsid w:val="009B1DAC"/>
    <w:rsid w:val="009C1051"/>
    <w:rsid w:val="009C7FA8"/>
    <w:rsid w:val="009F05B7"/>
    <w:rsid w:val="009F7A1F"/>
    <w:rsid w:val="00A104D4"/>
    <w:rsid w:val="00A23C66"/>
    <w:rsid w:val="00A33C1A"/>
    <w:rsid w:val="00A41F3B"/>
    <w:rsid w:val="00A743EC"/>
    <w:rsid w:val="00A91BEF"/>
    <w:rsid w:val="00A93FCE"/>
    <w:rsid w:val="00AA7741"/>
    <w:rsid w:val="00AB176F"/>
    <w:rsid w:val="00AB6AFB"/>
    <w:rsid w:val="00AD708B"/>
    <w:rsid w:val="00AE2BCB"/>
    <w:rsid w:val="00AE717B"/>
    <w:rsid w:val="00B07B2B"/>
    <w:rsid w:val="00B1770D"/>
    <w:rsid w:val="00B47BCD"/>
    <w:rsid w:val="00B550AE"/>
    <w:rsid w:val="00B55A88"/>
    <w:rsid w:val="00B65976"/>
    <w:rsid w:val="00B7079A"/>
    <w:rsid w:val="00B72CB8"/>
    <w:rsid w:val="00B74AE2"/>
    <w:rsid w:val="00B76B66"/>
    <w:rsid w:val="00BB396B"/>
    <w:rsid w:val="00BD726B"/>
    <w:rsid w:val="00BE29DC"/>
    <w:rsid w:val="00C30C09"/>
    <w:rsid w:val="00C36EB8"/>
    <w:rsid w:val="00C52E40"/>
    <w:rsid w:val="00C7028C"/>
    <w:rsid w:val="00C902D5"/>
    <w:rsid w:val="00CB4075"/>
    <w:rsid w:val="00CC1E95"/>
    <w:rsid w:val="00CF404F"/>
    <w:rsid w:val="00D03162"/>
    <w:rsid w:val="00D2233A"/>
    <w:rsid w:val="00D53E1D"/>
    <w:rsid w:val="00D64045"/>
    <w:rsid w:val="00DA1DA8"/>
    <w:rsid w:val="00DA725E"/>
    <w:rsid w:val="00DC67D9"/>
    <w:rsid w:val="00DF194D"/>
    <w:rsid w:val="00DF7B0F"/>
    <w:rsid w:val="00E205A3"/>
    <w:rsid w:val="00E43889"/>
    <w:rsid w:val="00E73A1F"/>
    <w:rsid w:val="00E7688C"/>
    <w:rsid w:val="00E778B4"/>
    <w:rsid w:val="00E800AC"/>
    <w:rsid w:val="00E94740"/>
    <w:rsid w:val="00E9483B"/>
    <w:rsid w:val="00E9763A"/>
    <w:rsid w:val="00EA5C00"/>
    <w:rsid w:val="00EE5957"/>
    <w:rsid w:val="00EF662E"/>
    <w:rsid w:val="00F06CD9"/>
    <w:rsid w:val="00F147BC"/>
    <w:rsid w:val="00FE6965"/>
    <w:rsid w:val="0C492962"/>
    <w:rsid w:val="1884F599"/>
    <w:rsid w:val="18AFD3F6"/>
    <w:rsid w:val="22FEF866"/>
    <w:rsid w:val="4699C30A"/>
    <w:rsid w:val="4FBC27EA"/>
    <w:rsid w:val="53863600"/>
    <w:rsid w:val="6C470DB7"/>
    <w:rsid w:val="74FBCD6A"/>
    <w:rsid w:val="7A6FE1E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DC9CF"/>
  <w15:chartTrackingRefBased/>
  <w15:docId w15:val="{0F0D8CE2-EA53-4F27-A1D4-493A90106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250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0">
    <w:name w:val="heading 2"/>
    <w:basedOn w:val="Normal"/>
    <w:next w:val="Normal"/>
    <w:link w:val="Titre2Car"/>
    <w:uiPriority w:val="9"/>
    <w:unhideWhenUsed/>
    <w:qFormat/>
    <w:rsid w:val="007250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250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52E4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D53E1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25088"/>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25088"/>
    <w:pPr>
      <w:outlineLvl w:val="9"/>
    </w:pPr>
    <w:rPr>
      <w:lang w:eastAsia="fr-FR"/>
    </w:rPr>
  </w:style>
  <w:style w:type="paragraph" w:styleId="TM1">
    <w:name w:val="toc 1"/>
    <w:basedOn w:val="Normal"/>
    <w:next w:val="Normal"/>
    <w:autoRedefine/>
    <w:uiPriority w:val="39"/>
    <w:unhideWhenUsed/>
    <w:rsid w:val="00725088"/>
    <w:pPr>
      <w:spacing w:after="100"/>
    </w:pPr>
  </w:style>
  <w:style w:type="character" w:styleId="Lienhypertexte">
    <w:name w:val="Hyperlink"/>
    <w:basedOn w:val="Policepardfaut"/>
    <w:uiPriority w:val="99"/>
    <w:unhideWhenUsed/>
    <w:rsid w:val="00725088"/>
    <w:rPr>
      <w:color w:val="0563C1" w:themeColor="hyperlink"/>
      <w:u w:val="single"/>
    </w:rPr>
  </w:style>
  <w:style w:type="character" w:customStyle="1" w:styleId="Titre2Car">
    <w:name w:val="Titre 2 Car"/>
    <w:basedOn w:val="Policepardfaut"/>
    <w:link w:val="Titre20"/>
    <w:uiPriority w:val="9"/>
    <w:rsid w:val="00725088"/>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25088"/>
    <w:rPr>
      <w:rFonts w:asciiTheme="majorHAnsi" w:eastAsiaTheme="majorEastAsia" w:hAnsiTheme="majorHAnsi" w:cstheme="majorBidi"/>
      <w:color w:val="1F4D78" w:themeColor="accent1" w:themeShade="7F"/>
      <w:sz w:val="24"/>
      <w:szCs w:val="24"/>
    </w:rPr>
  </w:style>
  <w:style w:type="table" w:styleId="Grilledutableau">
    <w:name w:val="Table Grid"/>
    <w:basedOn w:val="TableauNormal"/>
    <w:uiPriority w:val="39"/>
    <w:rsid w:val="007250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6604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iPriority w:val="35"/>
    <w:unhideWhenUsed/>
    <w:qFormat/>
    <w:rsid w:val="00660449"/>
    <w:pPr>
      <w:spacing w:after="200" w:line="240" w:lineRule="auto"/>
    </w:pPr>
    <w:rPr>
      <w:i/>
      <w:iCs/>
      <w:color w:val="44546A" w:themeColor="text2"/>
      <w:sz w:val="18"/>
      <w:szCs w:val="18"/>
    </w:rPr>
  </w:style>
  <w:style w:type="paragraph" w:styleId="Paragraphedeliste">
    <w:name w:val="List Paragraph"/>
    <w:basedOn w:val="Normal"/>
    <w:uiPriority w:val="34"/>
    <w:qFormat/>
    <w:rsid w:val="00660449"/>
    <w:pPr>
      <w:ind w:left="720"/>
      <w:contextualSpacing/>
    </w:pPr>
  </w:style>
  <w:style w:type="character" w:customStyle="1" w:styleId="Titre4Car">
    <w:name w:val="Titre 4 Car"/>
    <w:basedOn w:val="Policepardfaut"/>
    <w:link w:val="Titre4"/>
    <w:uiPriority w:val="9"/>
    <w:rsid w:val="00C52E40"/>
    <w:rPr>
      <w:rFonts w:asciiTheme="majorHAnsi" w:eastAsiaTheme="majorEastAsia" w:hAnsiTheme="majorHAnsi" w:cstheme="majorBidi"/>
      <w:i/>
      <w:iCs/>
      <w:color w:val="2E74B5" w:themeColor="accent1" w:themeShade="BF"/>
    </w:rPr>
  </w:style>
  <w:style w:type="paragraph" w:styleId="Tabledesillustrations">
    <w:name w:val="table of figures"/>
    <w:basedOn w:val="Normal"/>
    <w:next w:val="Normal"/>
    <w:uiPriority w:val="99"/>
    <w:unhideWhenUsed/>
    <w:rsid w:val="00771906"/>
    <w:pPr>
      <w:spacing w:after="0"/>
    </w:pPr>
  </w:style>
  <w:style w:type="paragraph" w:styleId="Titre">
    <w:name w:val="Title"/>
    <w:basedOn w:val="Normal"/>
    <w:next w:val="Normal"/>
    <w:link w:val="TitreCar"/>
    <w:uiPriority w:val="10"/>
    <w:qFormat/>
    <w:rsid w:val="007719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71906"/>
    <w:rPr>
      <w:rFonts w:asciiTheme="majorHAnsi" w:eastAsiaTheme="majorEastAsia" w:hAnsiTheme="majorHAnsi" w:cstheme="majorBidi"/>
      <w:spacing w:val="-10"/>
      <w:kern w:val="28"/>
      <w:sz w:val="56"/>
      <w:szCs w:val="56"/>
    </w:rPr>
  </w:style>
  <w:style w:type="paragraph" w:styleId="TM2">
    <w:name w:val="toc 2"/>
    <w:basedOn w:val="Normal"/>
    <w:next w:val="Normal"/>
    <w:autoRedefine/>
    <w:uiPriority w:val="39"/>
    <w:unhideWhenUsed/>
    <w:rsid w:val="00771906"/>
    <w:pPr>
      <w:spacing w:after="100"/>
      <w:ind w:left="220"/>
    </w:pPr>
  </w:style>
  <w:style w:type="paragraph" w:styleId="TM3">
    <w:name w:val="toc 3"/>
    <w:basedOn w:val="Normal"/>
    <w:next w:val="Normal"/>
    <w:autoRedefine/>
    <w:uiPriority w:val="39"/>
    <w:unhideWhenUsed/>
    <w:rsid w:val="00771906"/>
    <w:pPr>
      <w:spacing w:after="100"/>
      <w:ind w:left="440"/>
    </w:pPr>
  </w:style>
  <w:style w:type="character" w:customStyle="1" w:styleId="Titre5Car">
    <w:name w:val="Titre 5 Car"/>
    <w:basedOn w:val="Policepardfaut"/>
    <w:link w:val="Titre5"/>
    <w:uiPriority w:val="9"/>
    <w:rsid w:val="00D53E1D"/>
    <w:rPr>
      <w:rFonts w:asciiTheme="majorHAnsi" w:eastAsiaTheme="majorEastAsia" w:hAnsiTheme="majorHAnsi" w:cstheme="majorBidi"/>
      <w:color w:val="2E74B5" w:themeColor="accent1" w:themeShade="BF"/>
    </w:rPr>
  </w:style>
  <w:style w:type="paragraph" w:styleId="En-tte">
    <w:name w:val="header"/>
    <w:basedOn w:val="Normal"/>
    <w:link w:val="En-tteCar"/>
    <w:uiPriority w:val="99"/>
    <w:unhideWhenUsed/>
    <w:rsid w:val="00E9483B"/>
    <w:pPr>
      <w:tabs>
        <w:tab w:val="center" w:pos="4536"/>
        <w:tab w:val="right" w:pos="9072"/>
      </w:tabs>
      <w:spacing w:after="0" w:line="240" w:lineRule="auto"/>
    </w:pPr>
  </w:style>
  <w:style w:type="character" w:customStyle="1" w:styleId="En-tteCar">
    <w:name w:val="En-tête Car"/>
    <w:basedOn w:val="Policepardfaut"/>
    <w:link w:val="En-tte"/>
    <w:uiPriority w:val="99"/>
    <w:rsid w:val="00E9483B"/>
  </w:style>
  <w:style w:type="paragraph" w:styleId="Pieddepage">
    <w:name w:val="footer"/>
    <w:basedOn w:val="Normal"/>
    <w:link w:val="PieddepageCar"/>
    <w:uiPriority w:val="99"/>
    <w:unhideWhenUsed/>
    <w:rsid w:val="00E9483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483B"/>
  </w:style>
  <w:style w:type="paragraph" w:styleId="Corpsdetexte">
    <w:name w:val="Body Text"/>
    <w:basedOn w:val="Normal"/>
    <w:link w:val="CorpsdetexteCar"/>
    <w:uiPriority w:val="1"/>
    <w:unhideWhenUsed/>
    <w:qFormat/>
    <w:rsid w:val="00B65976"/>
    <w:pPr>
      <w:widowControl w:val="0"/>
      <w:autoSpaceDE w:val="0"/>
      <w:autoSpaceDN w:val="0"/>
      <w:spacing w:after="0" w:line="240" w:lineRule="auto"/>
      <w:ind w:left="113"/>
    </w:pPr>
    <w:rPr>
      <w:rFonts w:ascii="Tahoma" w:eastAsia="Tahoma" w:hAnsi="Tahoma" w:cs="Tahoma"/>
    </w:rPr>
  </w:style>
  <w:style w:type="character" w:customStyle="1" w:styleId="CorpsdetexteCar">
    <w:name w:val="Corps de texte Car"/>
    <w:basedOn w:val="Policepardfaut"/>
    <w:link w:val="Corpsdetexte"/>
    <w:uiPriority w:val="1"/>
    <w:rsid w:val="00B65976"/>
    <w:rPr>
      <w:rFonts w:ascii="Tahoma" w:eastAsia="Tahoma" w:hAnsi="Tahoma" w:cs="Tahoma"/>
    </w:rPr>
  </w:style>
  <w:style w:type="paragraph" w:customStyle="1" w:styleId="Style1">
    <w:name w:val="Style1"/>
    <w:basedOn w:val="Normal"/>
    <w:link w:val="Style1Car"/>
    <w:qFormat/>
    <w:rsid w:val="002E0A41"/>
    <w:pPr>
      <w:spacing w:line="360" w:lineRule="auto"/>
    </w:pPr>
    <w:rPr>
      <w:rFonts w:asciiTheme="majorBidi" w:eastAsiaTheme="minorEastAsia" w:hAnsiTheme="majorBidi" w:cstheme="majorBidi"/>
      <w:sz w:val="24"/>
      <w:szCs w:val="24"/>
    </w:rPr>
  </w:style>
  <w:style w:type="paragraph" w:customStyle="1" w:styleId="Style2">
    <w:name w:val="Style2"/>
    <w:basedOn w:val="Titre3"/>
    <w:link w:val="Style2Car"/>
    <w:rsid w:val="00E800AC"/>
    <w:pPr>
      <w:numPr>
        <w:ilvl w:val="1"/>
        <w:numId w:val="14"/>
      </w:numPr>
    </w:pPr>
    <w:rPr>
      <w:rFonts w:asciiTheme="majorBidi" w:eastAsia="Microsoft JhengHei" w:hAnsiTheme="majorBidi"/>
      <w:b/>
      <w:bCs/>
      <w:color w:val="auto"/>
      <w:sz w:val="32"/>
      <w:szCs w:val="32"/>
    </w:rPr>
  </w:style>
  <w:style w:type="character" w:customStyle="1" w:styleId="Style1Car">
    <w:name w:val="Style1 Car"/>
    <w:basedOn w:val="Policepardfaut"/>
    <w:link w:val="Style1"/>
    <w:rsid w:val="002E0A41"/>
    <w:rPr>
      <w:rFonts w:asciiTheme="majorBidi" w:eastAsiaTheme="minorEastAsia" w:hAnsiTheme="majorBidi" w:cstheme="majorBidi"/>
      <w:sz w:val="24"/>
      <w:szCs w:val="24"/>
    </w:rPr>
  </w:style>
  <w:style w:type="character" w:customStyle="1" w:styleId="Style2Car">
    <w:name w:val="Style2 Car"/>
    <w:basedOn w:val="Titre3Car"/>
    <w:link w:val="Style2"/>
    <w:rsid w:val="00E800AC"/>
    <w:rPr>
      <w:rFonts w:asciiTheme="majorBidi" w:eastAsia="Microsoft JhengHei" w:hAnsiTheme="majorBidi" w:cstheme="majorBidi"/>
      <w:b/>
      <w:bCs/>
      <w:color w:val="1F4D78" w:themeColor="accent1" w:themeShade="7F"/>
      <w:sz w:val="32"/>
      <w:szCs w:val="32"/>
    </w:rPr>
  </w:style>
  <w:style w:type="paragraph" w:customStyle="1" w:styleId="titre2">
    <w:name w:val="titre2"/>
    <w:basedOn w:val="Titre20"/>
    <w:link w:val="titre2Car0"/>
    <w:rsid w:val="007F3BEA"/>
    <w:pPr>
      <w:numPr>
        <w:numId w:val="8"/>
      </w:numPr>
    </w:pPr>
    <w:rPr>
      <w:rFonts w:asciiTheme="majorBidi" w:eastAsia="Microsoft JhengHei" w:hAnsiTheme="majorBidi"/>
      <w:b/>
      <w:bCs/>
      <w:color w:val="auto"/>
      <w:sz w:val="36"/>
      <w:szCs w:val="36"/>
    </w:rPr>
  </w:style>
  <w:style w:type="character" w:styleId="lev">
    <w:name w:val="Strong"/>
    <w:basedOn w:val="Policepardfaut"/>
    <w:uiPriority w:val="22"/>
    <w:qFormat/>
    <w:rsid w:val="007F3BEA"/>
    <w:rPr>
      <w:b/>
      <w:bCs/>
    </w:rPr>
  </w:style>
  <w:style w:type="character" w:customStyle="1" w:styleId="titre2Car0">
    <w:name w:val="titre2 Car"/>
    <w:basedOn w:val="Titre2Car"/>
    <w:link w:val="titre2"/>
    <w:rsid w:val="007F3BEA"/>
    <w:rPr>
      <w:rFonts w:asciiTheme="majorBidi" w:eastAsia="Microsoft JhengHei" w:hAnsiTheme="majorBidi" w:cstheme="majorBidi"/>
      <w:b/>
      <w:bCs/>
      <w:color w:val="2E74B5" w:themeColor="accent1" w:themeShade="BF"/>
      <w:sz w:val="36"/>
      <w:szCs w:val="36"/>
    </w:rPr>
  </w:style>
  <w:style w:type="paragraph" w:styleId="NormalWeb">
    <w:name w:val="Normal (Web)"/>
    <w:basedOn w:val="Normal"/>
    <w:uiPriority w:val="99"/>
    <w:unhideWhenUsed/>
    <w:rsid w:val="00A104D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t-line-clampline">
    <w:name w:val="lt-line-clamp__line"/>
    <w:basedOn w:val="Policepardfaut"/>
    <w:rsid w:val="004C2F39"/>
  </w:style>
  <w:style w:type="character" w:customStyle="1" w:styleId="Mentionnonrsolue1">
    <w:name w:val="Mention non résolue1"/>
    <w:basedOn w:val="Policepardfaut"/>
    <w:uiPriority w:val="99"/>
    <w:semiHidden/>
    <w:unhideWhenUsed/>
    <w:rsid w:val="004C2F39"/>
    <w:rPr>
      <w:color w:val="605E5C"/>
      <w:shd w:val="clear" w:color="auto" w:fill="E1DFDD"/>
    </w:rPr>
  </w:style>
  <w:style w:type="character" w:styleId="CodeHTML">
    <w:name w:val="HTML Code"/>
    <w:basedOn w:val="Policepardfaut"/>
    <w:uiPriority w:val="99"/>
    <w:semiHidden/>
    <w:unhideWhenUsed/>
    <w:rsid w:val="006326D4"/>
    <w:rPr>
      <w:rFonts w:ascii="Courier New" w:eastAsia="Times New Roman" w:hAnsi="Courier New" w:cs="Courier New"/>
      <w:sz w:val="20"/>
      <w:szCs w:val="20"/>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customStyle="1" w:styleId="style20">
    <w:name w:val="style2"/>
    <w:basedOn w:val="Titre1"/>
    <w:link w:val="style2Car0"/>
    <w:qFormat/>
    <w:rsid w:val="002E0A41"/>
    <w:pPr>
      <w:spacing w:line="360" w:lineRule="auto"/>
    </w:pPr>
    <w:rPr>
      <w:rFonts w:asciiTheme="majorBidi" w:hAnsiTheme="majorBidi"/>
      <w:b/>
      <w:color w:val="auto"/>
      <w:sz w:val="40"/>
    </w:rPr>
  </w:style>
  <w:style w:type="paragraph" w:customStyle="1" w:styleId="Style3">
    <w:name w:val="Style3"/>
    <w:basedOn w:val="Titre20"/>
    <w:link w:val="Style3Car"/>
    <w:qFormat/>
    <w:rsid w:val="002E0A41"/>
    <w:pPr>
      <w:spacing w:line="360" w:lineRule="auto"/>
    </w:pPr>
    <w:rPr>
      <w:rFonts w:asciiTheme="majorBidi" w:hAnsiTheme="majorBidi"/>
      <w:b/>
      <w:color w:val="auto"/>
      <w:sz w:val="36"/>
    </w:rPr>
  </w:style>
  <w:style w:type="character" w:customStyle="1" w:styleId="style2Car0">
    <w:name w:val="style2 Car"/>
    <w:basedOn w:val="Titre1Car"/>
    <w:link w:val="style20"/>
    <w:rsid w:val="002E0A41"/>
    <w:rPr>
      <w:rFonts w:asciiTheme="majorBidi" w:eastAsiaTheme="majorEastAsia" w:hAnsiTheme="majorBidi" w:cstheme="majorBidi"/>
      <w:b/>
      <w:color w:val="2E74B5" w:themeColor="accent1" w:themeShade="BF"/>
      <w:sz w:val="40"/>
      <w:szCs w:val="32"/>
    </w:rPr>
  </w:style>
  <w:style w:type="paragraph" w:customStyle="1" w:styleId="Style4">
    <w:name w:val="Style4"/>
    <w:basedOn w:val="Titre3"/>
    <w:link w:val="Style4Car"/>
    <w:qFormat/>
    <w:rsid w:val="002E0A41"/>
    <w:pPr>
      <w:spacing w:line="360" w:lineRule="auto"/>
    </w:pPr>
    <w:rPr>
      <w:rFonts w:asciiTheme="majorBidi" w:hAnsiTheme="majorBidi"/>
      <w:b/>
      <w:color w:val="auto"/>
      <w:sz w:val="32"/>
    </w:rPr>
  </w:style>
  <w:style w:type="character" w:customStyle="1" w:styleId="Style3Car">
    <w:name w:val="Style3 Car"/>
    <w:basedOn w:val="Titre2Car"/>
    <w:link w:val="Style3"/>
    <w:rsid w:val="002E0A41"/>
    <w:rPr>
      <w:rFonts w:asciiTheme="majorBidi" w:eastAsiaTheme="majorEastAsia" w:hAnsiTheme="majorBidi" w:cstheme="majorBidi"/>
      <w:b/>
      <w:color w:val="2E74B5" w:themeColor="accent1" w:themeShade="BF"/>
      <w:sz w:val="36"/>
      <w:szCs w:val="26"/>
    </w:rPr>
  </w:style>
  <w:style w:type="paragraph" w:customStyle="1" w:styleId="Style5">
    <w:name w:val="Style5"/>
    <w:basedOn w:val="Titre4"/>
    <w:link w:val="Style5Car"/>
    <w:qFormat/>
    <w:rsid w:val="002E0A41"/>
    <w:pPr>
      <w:spacing w:line="360" w:lineRule="auto"/>
    </w:pPr>
    <w:rPr>
      <w:rFonts w:asciiTheme="majorBidi" w:hAnsiTheme="majorBidi"/>
      <w:b/>
      <w:color w:val="auto"/>
      <w:sz w:val="28"/>
    </w:rPr>
  </w:style>
  <w:style w:type="character" w:customStyle="1" w:styleId="Style4Car">
    <w:name w:val="Style4 Car"/>
    <w:basedOn w:val="Titre3Car"/>
    <w:link w:val="Style4"/>
    <w:rsid w:val="002E0A41"/>
    <w:rPr>
      <w:rFonts w:asciiTheme="majorBidi" w:eastAsiaTheme="majorEastAsia" w:hAnsiTheme="majorBidi" w:cstheme="majorBidi"/>
      <w:b/>
      <w:color w:val="1F4D78" w:themeColor="accent1" w:themeShade="7F"/>
      <w:sz w:val="32"/>
      <w:szCs w:val="24"/>
    </w:rPr>
  </w:style>
  <w:style w:type="table" w:styleId="TableauGrille1Clair-Accentuation1">
    <w:name w:val="Grid Table 1 Light Accent 1"/>
    <w:basedOn w:val="TableauNormal"/>
    <w:uiPriority w:val="46"/>
    <w:rsid w:val="00387B9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Style5Car">
    <w:name w:val="Style5 Car"/>
    <w:basedOn w:val="Titre4Car"/>
    <w:link w:val="Style5"/>
    <w:rsid w:val="002E0A41"/>
    <w:rPr>
      <w:rFonts w:asciiTheme="majorBidi" w:eastAsiaTheme="majorEastAsia" w:hAnsiTheme="majorBidi" w:cstheme="majorBidi"/>
      <w:b/>
      <w:i/>
      <w:iCs/>
      <w:color w:val="2E74B5" w:themeColor="accent1" w:themeShade="BF"/>
      <w:sz w:val="28"/>
    </w:rPr>
  </w:style>
  <w:style w:type="table" w:styleId="TableauGrille1Clair-Accentuation5">
    <w:name w:val="Grid Table 1 Light Accent 5"/>
    <w:basedOn w:val="TableauNormal"/>
    <w:uiPriority w:val="46"/>
    <w:rsid w:val="00387B9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extedebulles">
    <w:name w:val="Balloon Text"/>
    <w:basedOn w:val="Normal"/>
    <w:link w:val="TextedebullesCar"/>
    <w:uiPriority w:val="99"/>
    <w:semiHidden/>
    <w:unhideWhenUsed/>
    <w:rsid w:val="00893A0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93A0F"/>
    <w:rPr>
      <w:rFonts w:ascii="Segoe UI" w:hAnsi="Segoe UI" w:cs="Segoe UI"/>
      <w:sz w:val="18"/>
      <w:szCs w:val="18"/>
    </w:rPr>
  </w:style>
  <w:style w:type="character" w:styleId="Rfrenceintense">
    <w:name w:val="Intense Reference"/>
    <w:basedOn w:val="Policepardfaut"/>
    <w:uiPriority w:val="32"/>
    <w:qFormat/>
    <w:rsid w:val="00893A0F"/>
    <w:rPr>
      <w:b/>
      <w:bCs/>
      <w:smallCaps/>
      <w:color w:val="auto"/>
      <w:spacing w:val="5"/>
      <w:u w:val="single"/>
    </w:rPr>
  </w:style>
  <w:style w:type="table" w:styleId="TableauGrille2-Accentuation3">
    <w:name w:val="Grid Table 2 Accent 3"/>
    <w:basedOn w:val="TableauNormal"/>
    <w:uiPriority w:val="47"/>
    <w:rsid w:val="00DA725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3">
    <w:name w:val="Grid Table 1 Light Accent 3"/>
    <w:basedOn w:val="TableauNormal"/>
    <w:uiPriority w:val="46"/>
    <w:rsid w:val="00DA725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AA7741"/>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6Couleur-Accentuation1">
    <w:name w:val="Grid Table 6 Colorful Accent 1"/>
    <w:basedOn w:val="TableauNormal"/>
    <w:uiPriority w:val="51"/>
    <w:rsid w:val="00AA7741"/>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95217">
      <w:bodyDiv w:val="1"/>
      <w:marLeft w:val="0"/>
      <w:marRight w:val="0"/>
      <w:marTop w:val="0"/>
      <w:marBottom w:val="0"/>
      <w:divBdr>
        <w:top w:val="none" w:sz="0" w:space="0" w:color="auto"/>
        <w:left w:val="none" w:sz="0" w:space="0" w:color="auto"/>
        <w:bottom w:val="none" w:sz="0" w:space="0" w:color="auto"/>
        <w:right w:val="none" w:sz="0" w:space="0" w:color="auto"/>
      </w:divBdr>
    </w:div>
    <w:div w:id="236669626">
      <w:bodyDiv w:val="1"/>
      <w:marLeft w:val="0"/>
      <w:marRight w:val="0"/>
      <w:marTop w:val="0"/>
      <w:marBottom w:val="0"/>
      <w:divBdr>
        <w:top w:val="none" w:sz="0" w:space="0" w:color="auto"/>
        <w:left w:val="none" w:sz="0" w:space="0" w:color="auto"/>
        <w:bottom w:val="none" w:sz="0" w:space="0" w:color="auto"/>
        <w:right w:val="none" w:sz="0" w:space="0" w:color="auto"/>
      </w:divBdr>
    </w:div>
    <w:div w:id="300506674">
      <w:bodyDiv w:val="1"/>
      <w:marLeft w:val="0"/>
      <w:marRight w:val="0"/>
      <w:marTop w:val="0"/>
      <w:marBottom w:val="0"/>
      <w:divBdr>
        <w:top w:val="none" w:sz="0" w:space="0" w:color="auto"/>
        <w:left w:val="none" w:sz="0" w:space="0" w:color="auto"/>
        <w:bottom w:val="none" w:sz="0" w:space="0" w:color="auto"/>
        <w:right w:val="none" w:sz="0" w:space="0" w:color="auto"/>
      </w:divBdr>
    </w:div>
    <w:div w:id="342901492">
      <w:bodyDiv w:val="1"/>
      <w:marLeft w:val="0"/>
      <w:marRight w:val="0"/>
      <w:marTop w:val="0"/>
      <w:marBottom w:val="0"/>
      <w:divBdr>
        <w:top w:val="none" w:sz="0" w:space="0" w:color="auto"/>
        <w:left w:val="none" w:sz="0" w:space="0" w:color="auto"/>
        <w:bottom w:val="none" w:sz="0" w:space="0" w:color="auto"/>
        <w:right w:val="none" w:sz="0" w:space="0" w:color="auto"/>
      </w:divBdr>
    </w:div>
    <w:div w:id="357128205">
      <w:bodyDiv w:val="1"/>
      <w:marLeft w:val="0"/>
      <w:marRight w:val="0"/>
      <w:marTop w:val="0"/>
      <w:marBottom w:val="0"/>
      <w:divBdr>
        <w:top w:val="none" w:sz="0" w:space="0" w:color="auto"/>
        <w:left w:val="none" w:sz="0" w:space="0" w:color="auto"/>
        <w:bottom w:val="none" w:sz="0" w:space="0" w:color="auto"/>
        <w:right w:val="none" w:sz="0" w:space="0" w:color="auto"/>
      </w:divBdr>
    </w:div>
    <w:div w:id="501093550">
      <w:bodyDiv w:val="1"/>
      <w:marLeft w:val="0"/>
      <w:marRight w:val="0"/>
      <w:marTop w:val="0"/>
      <w:marBottom w:val="0"/>
      <w:divBdr>
        <w:top w:val="none" w:sz="0" w:space="0" w:color="auto"/>
        <w:left w:val="none" w:sz="0" w:space="0" w:color="auto"/>
        <w:bottom w:val="none" w:sz="0" w:space="0" w:color="auto"/>
        <w:right w:val="none" w:sz="0" w:space="0" w:color="auto"/>
      </w:divBdr>
    </w:div>
    <w:div w:id="621037400">
      <w:bodyDiv w:val="1"/>
      <w:marLeft w:val="0"/>
      <w:marRight w:val="0"/>
      <w:marTop w:val="0"/>
      <w:marBottom w:val="0"/>
      <w:divBdr>
        <w:top w:val="none" w:sz="0" w:space="0" w:color="auto"/>
        <w:left w:val="none" w:sz="0" w:space="0" w:color="auto"/>
        <w:bottom w:val="none" w:sz="0" w:space="0" w:color="auto"/>
        <w:right w:val="none" w:sz="0" w:space="0" w:color="auto"/>
      </w:divBdr>
    </w:div>
    <w:div w:id="1056051559">
      <w:bodyDiv w:val="1"/>
      <w:marLeft w:val="0"/>
      <w:marRight w:val="0"/>
      <w:marTop w:val="0"/>
      <w:marBottom w:val="0"/>
      <w:divBdr>
        <w:top w:val="none" w:sz="0" w:space="0" w:color="auto"/>
        <w:left w:val="none" w:sz="0" w:space="0" w:color="auto"/>
        <w:bottom w:val="none" w:sz="0" w:space="0" w:color="auto"/>
        <w:right w:val="none" w:sz="0" w:space="0" w:color="auto"/>
      </w:divBdr>
    </w:div>
    <w:div w:id="1081565435">
      <w:bodyDiv w:val="1"/>
      <w:marLeft w:val="0"/>
      <w:marRight w:val="0"/>
      <w:marTop w:val="0"/>
      <w:marBottom w:val="0"/>
      <w:divBdr>
        <w:top w:val="none" w:sz="0" w:space="0" w:color="auto"/>
        <w:left w:val="none" w:sz="0" w:space="0" w:color="auto"/>
        <w:bottom w:val="none" w:sz="0" w:space="0" w:color="auto"/>
        <w:right w:val="none" w:sz="0" w:space="0" w:color="auto"/>
      </w:divBdr>
    </w:div>
    <w:div w:id="1244412643">
      <w:bodyDiv w:val="1"/>
      <w:marLeft w:val="0"/>
      <w:marRight w:val="0"/>
      <w:marTop w:val="0"/>
      <w:marBottom w:val="0"/>
      <w:divBdr>
        <w:top w:val="none" w:sz="0" w:space="0" w:color="auto"/>
        <w:left w:val="none" w:sz="0" w:space="0" w:color="auto"/>
        <w:bottom w:val="none" w:sz="0" w:space="0" w:color="auto"/>
        <w:right w:val="none" w:sz="0" w:space="0" w:color="auto"/>
      </w:divBdr>
    </w:div>
    <w:div w:id="1454789849">
      <w:bodyDiv w:val="1"/>
      <w:marLeft w:val="0"/>
      <w:marRight w:val="0"/>
      <w:marTop w:val="0"/>
      <w:marBottom w:val="0"/>
      <w:divBdr>
        <w:top w:val="none" w:sz="0" w:space="0" w:color="auto"/>
        <w:left w:val="none" w:sz="0" w:space="0" w:color="auto"/>
        <w:bottom w:val="none" w:sz="0" w:space="0" w:color="auto"/>
        <w:right w:val="none" w:sz="0" w:space="0" w:color="auto"/>
      </w:divBdr>
    </w:div>
    <w:div w:id="1516456691">
      <w:bodyDiv w:val="1"/>
      <w:marLeft w:val="0"/>
      <w:marRight w:val="0"/>
      <w:marTop w:val="0"/>
      <w:marBottom w:val="0"/>
      <w:divBdr>
        <w:top w:val="none" w:sz="0" w:space="0" w:color="auto"/>
        <w:left w:val="none" w:sz="0" w:space="0" w:color="auto"/>
        <w:bottom w:val="none" w:sz="0" w:space="0" w:color="auto"/>
        <w:right w:val="none" w:sz="0" w:space="0" w:color="auto"/>
      </w:divBdr>
    </w:div>
    <w:div w:id="1609968112">
      <w:bodyDiv w:val="1"/>
      <w:marLeft w:val="0"/>
      <w:marRight w:val="0"/>
      <w:marTop w:val="0"/>
      <w:marBottom w:val="0"/>
      <w:divBdr>
        <w:top w:val="none" w:sz="0" w:space="0" w:color="auto"/>
        <w:left w:val="none" w:sz="0" w:space="0" w:color="auto"/>
        <w:bottom w:val="none" w:sz="0" w:space="0" w:color="auto"/>
        <w:right w:val="none" w:sz="0" w:space="0" w:color="auto"/>
      </w:divBdr>
    </w:div>
    <w:div w:id="1862863719">
      <w:bodyDiv w:val="1"/>
      <w:marLeft w:val="0"/>
      <w:marRight w:val="0"/>
      <w:marTop w:val="0"/>
      <w:marBottom w:val="0"/>
      <w:divBdr>
        <w:top w:val="none" w:sz="0" w:space="0" w:color="auto"/>
        <w:left w:val="none" w:sz="0" w:space="0" w:color="auto"/>
        <w:bottom w:val="none" w:sz="0" w:space="0" w:color="auto"/>
        <w:right w:val="none" w:sz="0" w:space="0" w:color="auto"/>
      </w:divBdr>
    </w:div>
    <w:div w:id="213983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SUS-MSi\Desktop\aziz%20majdi\rapppfe%20aziz_maj.docx" TargetMode="External"/><Relationship Id="rId21" Type="http://schemas.openxmlformats.org/officeDocument/2006/relationships/hyperlink" Target="file:///C:\Users\ASUS-MSi\Desktop\aziz%20majdi\rapppfe%20aziz_maj.docx" TargetMode="External"/><Relationship Id="rId42" Type="http://schemas.openxmlformats.org/officeDocument/2006/relationships/image" Target="media/image9.png"/><Relationship Id="rId47" Type="http://schemas.openxmlformats.org/officeDocument/2006/relationships/image" Target="media/image12.jpg"/><Relationship Id="rId63" Type="http://schemas.openxmlformats.org/officeDocument/2006/relationships/header" Target="header7.xml"/><Relationship Id="rId68" Type="http://schemas.openxmlformats.org/officeDocument/2006/relationships/image" Target="media/image31.jpeg"/><Relationship Id="rId84" Type="http://schemas.openxmlformats.org/officeDocument/2006/relationships/image" Target="media/image47.jpg"/><Relationship Id="rId89"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34.png"/><Relationship Id="rId92"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yperlink" Target="file:///C:\Users\ASUS-MSi\Desktop\aziz%20majdi\rapppfe%20aziz_maj.docx" TargetMode="External"/><Relationship Id="rId29" Type="http://schemas.openxmlformats.org/officeDocument/2006/relationships/hyperlink" Target="file:///C:\Users\ASUS-MSi\Desktop\aziz%20majdi\rapppfe%20aziz_maj.docx" TargetMode="External"/><Relationship Id="rId107" Type="http://schemas.openxmlformats.org/officeDocument/2006/relationships/theme" Target="theme/theme1.xml"/><Relationship Id="rId11" Type="http://schemas.openxmlformats.org/officeDocument/2006/relationships/footer" Target="footer1.xml"/><Relationship Id="rId24" Type="http://schemas.openxmlformats.org/officeDocument/2006/relationships/hyperlink" Target="file:///C:\Users\ASUS-MSi\Desktop\aziz%20majdi\rapppfe%20aziz_maj.docx" TargetMode="External"/><Relationship Id="rId32" Type="http://schemas.openxmlformats.org/officeDocument/2006/relationships/header" Target="header3.xml"/><Relationship Id="rId37" Type="http://schemas.openxmlformats.org/officeDocument/2006/relationships/image" Target="media/image5.png"/><Relationship Id="rId40" Type="http://schemas.openxmlformats.org/officeDocument/2006/relationships/footer" Target="footer5.xml"/><Relationship Id="rId45" Type="http://schemas.openxmlformats.org/officeDocument/2006/relationships/image" Target="media/image10.PNG"/><Relationship Id="rId53" Type="http://schemas.openxmlformats.org/officeDocument/2006/relationships/image" Target="media/image18.jfif"/><Relationship Id="rId58" Type="http://schemas.openxmlformats.org/officeDocument/2006/relationships/image" Target="media/image23.jfif"/><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image" Target="media/image50.png"/><Relationship Id="rId102"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45.png"/><Relationship Id="rId90" Type="http://schemas.openxmlformats.org/officeDocument/2006/relationships/comments" Target="comments.xml"/><Relationship Id="rId95" Type="http://schemas.openxmlformats.org/officeDocument/2006/relationships/image" Target="media/image54.png"/><Relationship Id="rId19" Type="http://schemas.openxmlformats.org/officeDocument/2006/relationships/hyperlink" Target="file:///C:\Users\ASUS-MSi\Desktop\aziz%20majdi\rapppfe%20aziz_maj.docx" TargetMode="External"/><Relationship Id="rId14" Type="http://schemas.openxmlformats.org/officeDocument/2006/relationships/hyperlink" Target="file:///C:\Users\ASUS-MSi\Desktop\aziz%20majdi\rapppfe%20aziz_maj.docx" TargetMode="External"/><Relationship Id="rId22" Type="http://schemas.openxmlformats.org/officeDocument/2006/relationships/hyperlink" Target="file:///C:\Users\ASUS-MSi\Desktop\aziz%20majdi\rapppfe%20aziz_maj.docx" TargetMode="External"/><Relationship Id="rId27" Type="http://schemas.openxmlformats.org/officeDocument/2006/relationships/hyperlink" Target="file:///C:\Users\ASUS-MSi\Desktop\aziz%20majdi\rapppfe%20aziz_maj.docx" TargetMode="External"/><Relationship Id="rId30" Type="http://schemas.openxmlformats.org/officeDocument/2006/relationships/header" Target="header2.xml"/><Relationship Id="rId35" Type="http://schemas.openxmlformats.org/officeDocument/2006/relationships/footer" Target="footer4.xml"/><Relationship Id="rId43" Type="http://schemas.openxmlformats.org/officeDocument/2006/relationships/header" Target="header6.xml"/><Relationship Id="rId48" Type="http://schemas.openxmlformats.org/officeDocument/2006/relationships/image" Target="media/image13.jpg"/><Relationship Id="rId56" Type="http://schemas.openxmlformats.org/officeDocument/2006/relationships/image" Target="media/image21.webp"/><Relationship Id="rId64" Type="http://schemas.openxmlformats.org/officeDocument/2006/relationships/footer" Target="footer7.xml"/><Relationship Id="rId69" Type="http://schemas.openxmlformats.org/officeDocument/2006/relationships/image" Target="media/image32.jpg"/><Relationship Id="rId77" Type="http://schemas.openxmlformats.org/officeDocument/2006/relationships/image" Target="media/image40.png"/><Relationship Id="rId100" Type="http://schemas.openxmlformats.org/officeDocument/2006/relationships/image" Target="media/image59.png"/><Relationship Id="rId105"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16.jp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jpg"/><Relationship Id="rId93" Type="http://schemas.microsoft.com/office/2018/08/relationships/commentsExtensible" Target="commentsExtensible.xml"/><Relationship Id="rId98"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yperlink" Target="file:///C:\Users\ASUS-MSi\Desktop\aziz%20majdi\rapppfe%20aziz_maj.docx" TargetMode="External"/><Relationship Id="rId17" Type="http://schemas.openxmlformats.org/officeDocument/2006/relationships/hyperlink" Target="file:///C:\Users\ASUS-MSi\Desktop\aziz%20majdi\rapppfe%20aziz_maj.docx" TargetMode="External"/><Relationship Id="rId25" Type="http://schemas.openxmlformats.org/officeDocument/2006/relationships/hyperlink" Target="file:///C:\Users\ASUS-MSi\Desktop\aziz%20majdi\rapppfe%20aziz_maj.docx" TargetMode="External"/><Relationship Id="rId33" Type="http://schemas.openxmlformats.org/officeDocument/2006/relationships/footer" Target="footer3.xml"/><Relationship Id="rId38" Type="http://schemas.openxmlformats.org/officeDocument/2006/relationships/image" Target="media/image6.png"/><Relationship Id="rId46" Type="http://schemas.openxmlformats.org/officeDocument/2006/relationships/image" Target="media/image11.jpg"/><Relationship Id="rId59" Type="http://schemas.openxmlformats.org/officeDocument/2006/relationships/image" Target="media/image24.jpeg"/><Relationship Id="rId67" Type="http://schemas.openxmlformats.org/officeDocument/2006/relationships/image" Target="media/image30.png"/><Relationship Id="rId103" Type="http://schemas.openxmlformats.org/officeDocument/2006/relationships/header" Target="header8.xml"/><Relationship Id="rId108" Type="http://schemas.microsoft.com/office/2020/10/relationships/intelligence" Target="intelligence2.xml"/><Relationship Id="rId20" Type="http://schemas.openxmlformats.org/officeDocument/2006/relationships/hyperlink" Target="file:///C:\Users\ASUS-MSi\Desktop\aziz%20majdi\rapppfe%20aziz_maj.docx" TargetMode="External"/><Relationship Id="rId41" Type="http://schemas.openxmlformats.org/officeDocument/2006/relationships/image" Target="media/image8.png"/><Relationship Id="rId54" Type="http://schemas.openxmlformats.org/officeDocument/2006/relationships/image" Target="media/image19.jpg"/><Relationship Id="rId62" Type="http://schemas.openxmlformats.org/officeDocument/2006/relationships/image" Target="media/image27.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microsoft.com/office/2011/relationships/commentsExtended" Target="commentsExtended.xml"/><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SUS-MSi\Desktop\aziz%20majdi\rapppfe%20aziz_maj.docx" TargetMode="External"/><Relationship Id="rId23" Type="http://schemas.openxmlformats.org/officeDocument/2006/relationships/hyperlink" Target="file:///C:\Users\ASUS-MSi\Desktop\aziz%20majdi\rapppfe%20aziz_maj.docx" TargetMode="External"/><Relationship Id="rId28" Type="http://schemas.openxmlformats.org/officeDocument/2006/relationships/hyperlink" Target="file:///C:\Users\ASUS-MSi\Desktop\aziz%20majdi\rapppfe%20aziz_maj.docx" TargetMode="External"/><Relationship Id="rId36" Type="http://schemas.openxmlformats.org/officeDocument/2006/relationships/image" Target="media/image4.jpeg"/><Relationship Id="rId49" Type="http://schemas.openxmlformats.org/officeDocument/2006/relationships/image" Target="media/image14.png"/><Relationship Id="rId57" Type="http://schemas.openxmlformats.org/officeDocument/2006/relationships/image" Target="media/image22.jpg"/><Relationship Id="rId106" Type="http://schemas.microsoft.com/office/2011/relationships/people" Target="people.xml"/><Relationship Id="rId10" Type="http://schemas.openxmlformats.org/officeDocument/2006/relationships/header" Target="header1.xml"/><Relationship Id="rId31" Type="http://schemas.openxmlformats.org/officeDocument/2006/relationships/footer" Target="footer2.xml"/><Relationship Id="rId44" Type="http://schemas.openxmlformats.org/officeDocument/2006/relationships/footer" Target="footer6.xml"/><Relationship Id="rId52" Type="http://schemas.openxmlformats.org/officeDocument/2006/relationships/image" Target="media/image17.jpeg"/><Relationship Id="rId60" Type="http://schemas.openxmlformats.org/officeDocument/2006/relationships/image" Target="media/image25.jpg"/><Relationship Id="rId65" Type="http://schemas.openxmlformats.org/officeDocument/2006/relationships/image" Target="media/image28.jpe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file:///C:\Users\ASUS-MSi\Desktop\aziz%20majdi\rapppfe%20aziz_maj.docx" TargetMode="External"/><Relationship Id="rId18" Type="http://schemas.openxmlformats.org/officeDocument/2006/relationships/hyperlink" Target="file:///C:\Users\ASUS-MSi\Desktop\aziz%20majdi\rapppfe%20aziz_maj.docx" TargetMode="External"/><Relationship Id="rId39" Type="http://schemas.openxmlformats.org/officeDocument/2006/relationships/header" Target="header5.xml"/><Relationship Id="rId34" Type="http://schemas.openxmlformats.org/officeDocument/2006/relationships/header" Target="header4.xml"/><Relationship Id="rId50" Type="http://schemas.openxmlformats.org/officeDocument/2006/relationships/image" Target="media/image15.jpeg"/><Relationship Id="rId55" Type="http://schemas.openxmlformats.org/officeDocument/2006/relationships/image" Target="media/image20.jpg"/><Relationship Id="rId76" Type="http://schemas.openxmlformats.org/officeDocument/2006/relationships/image" Target="media/image39.png"/><Relationship Id="rId97" Type="http://schemas.openxmlformats.org/officeDocument/2006/relationships/image" Target="media/image56.png"/><Relationship Id="rId104" Type="http://schemas.openxmlformats.org/officeDocument/2006/relationships/footer" Target="footer8.xml"/></Relationships>
</file>

<file path=word/_rels/footer5.xml.rels><?xml version="1.0" encoding="UTF-8" standalone="yes"?>
<Relationships xmlns="http://schemas.openxmlformats.org/package/2006/relationships"><Relationship Id="rId1" Type="http://schemas.openxmlformats.org/officeDocument/2006/relationships/image" Target="media/image7.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419B6-ED45-4C59-9BA2-151F9EC4C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61</Pages>
  <Words>9753</Words>
  <Characters>53642</Characters>
  <Application>Microsoft Office Word</Application>
  <DocSecurity>0</DocSecurity>
  <Lines>447</Lines>
  <Paragraphs>126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HP</cp:lastModifiedBy>
  <cp:revision>7</cp:revision>
  <dcterms:created xsi:type="dcterms:W3CDTF">2022-05-26T16:00:00Z</dcterms:created>
  <dcterms:modified xsi:type="dcterms:W3CDTF">2022-05-28T12:36:00Z</dcterms:modified>
</cp:coreProperties>
</file>