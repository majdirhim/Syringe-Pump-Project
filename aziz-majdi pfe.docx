
<file path=[Content_Types].xml><?xml version="1.0" encoding="utf-8"?>
<Types xmlns="http://schemas.openxmlformats.org/package/2006/content-types">
  <Default Extension="png" ContentType="image/png"/>
  <Default Extension="jfif" ContentType="image/jpeg"/>
  <Default Extension="jpeg" ContentType="image/jpeg"/>
  <Default Extension="webp" ContentType="image/webp"/>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sdt>
      <w:sdtPr>
        <w:rPr>
          <w:rFonts w:asciiTheme="minorHAnsi" w:hAnsiTheme="minorHAnsi" w:eastAsiaTheme="minorHAnsi" w:cstheme="minorBidi"/>
          <w:color w:val="auto"/>
          <w:sz w:val="22"/>
          <w:szCs w:val="22"/>
          <w:lang w:eastAsia="en-US"/>
        </w:rPr>
        <w:id w:val="703596055"/>
        <w:docPartObj>
          <w:docPartGallery w:val="Table of Contents"/>
          <w:docPartUnique/>
        </w:docPartObj>
      </w:sdtPr>
      <w:sdtContent>
        <w:p w:rsidRPr="00B47BCD" w:rsidR="00725088" w:rsidRDefault="0C492962" w14:paraId="4FC84494" w14:textId="77777777">
          <w:pPr>
            <w:pStyle w:val="En-ttedetabledesmatires"/>
          </w:pPr>
          <w:r>
            <w:t>Table des matières</w:t>
          </w:r>
        </w:p>
        <w:p w:rsidR="0056512C" w:rsidRDefault="0C492962" w14:paraId="0B9A0604" w14:textId="77777777">
          <w:pPr>
            <w:pStyle w:val="TM1"/>
            <w:tabs>
              <w:tab w:val="right" w:leader="dot" w:pos="9062"/>
            </w:tabs>
            <w:rPr>
              <w:rFonts w:eastAsiaTheme="minorEastAsia"/>
              <w:noProof/>
              <w:lang w:eastAsia="fr-FR"/>
            </w:rPr>
          </w:pPr>
          <w:r>
            <w:fldChar w:fldCharType="begin"/>
          </w:r>
          <w:r w:rsidR="00725088">
            <w:instrText>TOC \o "1-3" \h \z \u</w:instrText>
          </w:r>
          <w:r>
            <w:fldChar w:fldCharType="separate"/>
          </w:r>
          <w:hyperlink w:history="1" w:anchor="_Toc104480424">
            <w:r w:rsidRPr="004A1685" w:rsidR="0056512C">
              <w:rPr>
                <w:rStyle w:val="Lienhypertexte"/>
                <w:noProof/>
              </w:rPr>
              <w:t>Introduction Générale</w:t>
            </w:r>
            <w:r w:rsidR="0056512C">
              <w:rPr>
                <w:noProof/>
                <w:webHidden/>
              </w:rPr>
              <w:tab/>
            </w:r>
            <w:r w:rsidR="0056512C">
              <w:rPr>
                <w:noProof/>
                <w:webHidden/>
              </w:rPr>
              <w:fldChar w:fldCharType="begin"/>
            </w:r>
            <w:r w:rsidR="0056512C">
              <w:rPr>
                <w:noProof/>
                <w:webHidden/>
              </w:rPr>
              <w:instrText xml:space="preserve"> PAGEREF _Toc104480424 \h </w:instrText>
            </w:r>
            <w:r w:rsidR="0056512C">
              <w:rPr>
                <w:noProof/>
                <w:webHidden/>
              </w:rPr>
            </w:r>
            <w:r w:rsidR="0056512C">
              <w:rPr>
                <w:noProof/>
                <w:webHidden/>
              </w:rPr>
              <w:fldChar w:fldCharType="separate"/>
            </w:r>
            <w:r w:rsidR="0056512C">
              <w:rPr>
                <w:noProof/>
                <w:webHidden/>
              </w:rPr>
              <w:t>6</w:t>
            </w:r>
            <w:r w:rsidR="0056512C">
              <w:rPr>
                <w:noProof/>
                <w:webHidden/>
              </w:rPr>
              <w:fldChar w:fldCharType="end"/>
            </w:r>
          </w:hyperlink>
        </w:p>
        <w:p w:rsidR="0056512C" w:rsidRDefault="0056512C" w14:paraId="2EE57A1B" w14:textId="77777777">
          <w:pPr>
            <w:pStyle w:val="TM2"/>
            <w:tabs>
              <w:tab w:val="right" w:leader="dot" w:pos="9062"/>
            </w:tabs>
            <w:rPr>
              <w:rFonts w:eastAsiaTheme="minorEastAsia"/>
              <w:noProof/>
              <w:lang w:eastAsia="fr-FR"/>
            </w:rPr>
          </w:pPr>
          <w:hyperlink w:history="1" w:anchor="_Toc104480425">
            <w:r w:rsidRPr="004A1685">
              <w:rPr>
                <w:rStyle w:val="Lienhypertexte"/>
                <w:noProof/>
              </w:rPr>
              <w:t xml:space="preserve">Chapitre 1 : CONCEPT GENERALE DE PROJET : </w:t>
            </w:r>
            <w:r w:rsidRPr="004A1685">
              <w:rPr>
                <w:rStyle w:val="Lienhypertexte"/>
                <w:bCs/>
                <w:noProof/>
              </w:rPr>
              <w:t>Introduction :</w:t>
            </w:r>
            <w:r>
              <w:rPr>
                <w:noProof/>
                <w:webHidden/>
              </w:rPr>
              <w:tab/>
            </w:r>
            <w:r>
              <w:rPr>
                <w:noProof/>
                <w:webHidden/>
              </w:rPr>
              <w:fldChar w:fldCharType="begin"/>
            </w:r>
            <w:r>
              <w:rPr>
                <w:noProof/>
                <w:webHidden/>
              </w:rPr>
              <w:instrText xml:space="preserve"> PAGEREF _Toc104480425 \h </w:instrText>
            </w:r>
            <w:r>
              <w:rPr>
                <w:noProof/>
                <w:webHidden/>
              </w:rPr>
            </w:r>
            <w:r>
              <w:rPr>
                <w:noProof/>
                <w:webHidden/>
              </w:rPr>
              <w:fldChar w:fldCharType="separate"/>
            </w:r>
            <w:r>
              <w:rPr>
                <w:noProof/>
                <w:webHidden/>
              </w:rPr>
              <w:t>7</w:t>
            </w:r>
            <w:r>
              <w:rPr>
                <w:noProof/>
                <w:webHidden/>
              </w:rPr>
              <w:fldChar w:fldCharType="end"/>
            </w:r>
          </w:hyperlink>
        </w:p>
        <w:p w:rsidR="0056512C" w:rsidRDefault="0056512C" w14:paraId="348A2F8E" w14:textId="77777777">
          <w:pPr>
            <w:pStyle w:val="TM2"/>
            <w:tabs>
              <w:tab w:val="left" w:pos="660"/>
              <w:tab w:val="right" w:leader="dot" w:pos="9062"/>
            </w:tabs>
            <w:rPr>
              <w:rFonts w:eastAsiaTheme="minorEastAsia"/>
              <w:noProof/>
              <w:lang w:eastAsia="fr-FR"/>
            </w:rPr>
          </w:pPr>
          <w:hyperlink w:history="1" w:anchor="_Toc104480426">
            <w:r w:rsidRPr="004A1685">
              <w:rPr>
                <w:rStyle w:val="Lienhypertexte"/>
                <w:noProof/>
              </w:rPr>
              <w:t>1-</w:t>
            </w:r>
            <w:r>
              <w:rPr>
                <w:rFonts w:eastAsiaTheme="minorEastAsia"/>
                <w:noProof/>
                <w:lang w:eastAsia="fr-FR"/>
              </w:rPr>
              <w:tab/>
            </w:r>
            <w:r w:rsidRPr="004A1685">
              <w:rPr>
                <w:rStyle w:val="Lienhypertexte"/>
                <w:rFonts w:cstheme="minorHAnsi"/>
                <w:bCs/>
                <w:noProof/>
              </w:rPr>
              <w:t>Présentation de la société d’accueil : MEDIWAVE</w:t>
            </w:r>
            <w:r>
              <w:rPr>
                <w:noProof/>
                <w:webHidden/>
              </w:rPr>
              <w:tab/>
            </w:r>
            <w:r>
              <w:rPr>
                <w:noProof/>
                <w:webHidden/>
              </w:rPr>
              <w:fldChar w:fldCharType="begin"/>
            </w:r>
            <w:r>
              <w:rPr>
                <w:noProof/>
                <w:webHidden/>
              </w:rPr>
              <w:instrText xml:space="preserve"> PAGEREF _Toc104480426 \h </w:instrText>
            </w:r>
            <w:r>
              <w:rPr>
                <w:noProof/>
                <w:webHidden/>
              </w:rPr>
            </w:r>
            <w:r>
              <w:rPr>
                <w:noProof/>
                <w:webHidden/>
              </w:rPr>
              <w:fldChar w:fldCharType="separate"/>
            </w:r>
            <w:r>
              <w:rPr>
                <w:noProof/>
                <w:webHidden/>
              </w:rPr>
              <w:t>7</w:t>
            </w:r>
            <w:r>
              <w:rPr>
                <w:noProof/>
                <w:webHidden/>
              </w:rPr>
              <w:fldChar w:fldCharType="end"/>
            </w:r>
          </w:hyperlink>
        </w:p>
        <w:p w:rsidR="0056512C" w:rsidRDefault="0056512C" w14:paraId="344F3AF2" w14:textId="77777777">
          <w:pPr>
            <w:pStyle w:val="TM2"/>
            <w:tabs>
              <w:tab w:val="left" w:pos="660"/>
              <w:tab w:val="right" w:leader="dot" w:pos="9062"/>
            </w:tabs>
            <w:rPr>
              <w:rFonts w:eastAsiaTheme="minorEastAsia"/>
              <w:noProof/>
              <w:lang w:eastAsia="fr-FR"/>
            </w:rPr>
          </w:pPr>
          <w:hyperlink w:history="1" w:anchor="_Toc104480427">
            <w:r w:rsidRPr="004A1685">
              <w:rPr>
                <w:rStyle w:val="Lienhypertexte"/>
                <w:noProof/>
              </w:rPr>
              <w:t>2-</w:t>
            </w:r>
            <w:r>
              <w:rPr>
                <w:rFonts w:eastAsiaTheme="minorEastAsia"/>
                <w:noProof/>
                <w:lang w:eastAsia="fr-FR"/>
              </w:rPr>
              <w:tab/>
            </w:r>
            <w:r w:rsidRPr="004A1685">
              <w:rPr>
                <w:rStyle w:val="Lienhypertexte"/>
                <w:rFonts w:cstheme="minorHAnsi"/>
                <w:bCs/>
                <w:noProof/>
              </w:rPr>
              <w:t>Différents services</w:t>
            </w:r>
            <w:r>
              <w:rPr>
                <w:noProof/>
                <w:webHidden/>
              </w:rPr>
              <w:tab/>
            </w:r>
            <w:r>
              <w:rPr>
                <w:noProof/>
                <w:webHidden/>
              </w:rPr>
              <w:fldChar w:fldCharType="begin"/>
            </w:r>
            <w:r>
              <w:rPr>
                <w:noProof/>
                <w:webHidden/>
              </w:rPr>
              <w:instrText xml:space="preserve"> PAGEREF _Toc104480427 \h </w:instrText>
            </w:r>
            <w:r>
              <w:rPr>
                <w:noProof/>
                <w:webHidden/>
              </w:rPr>
            </w:r>
            <w:r>
              <w:rPr>
                <w:noProof/>
                <w:webHidden/>
              </w:rPr>
              <w:fldChar w:fldCharType="separate"/>
            </w:r>
            <w:r>
              <w:rPr>
                <w:noProof/>
                <w:webHidden/>
              </w:rPr>
              <w:t>7</w:t>
            </w:r>
            <w:r>
              <w:rPr>
                <w:noProof/>
                <w:webHidden/>
              </w:rPr>
              <w:fldChar w:fldCharType="end"/>
            </w:r>
          </w:hyperlink>
        </w:p>
        <w:p w:rsidR="0056512C" w:rsidRDefault="0056512C" w14:paraId="5E952004" w14:textId="77777777">
          <w:pPr>
            <w:pStyle w:val="TM2"/>
            <w:tabs>
              <w:tab w:val="left" w:pos="660"/>
              <w:tab w:val="right" w:leader="dot" w:pos="9062"/>
            </w:tabs>
            <w:rPr>
              <w:rFonts w:eastAsiaTheme="minorEastAsia"/>
              <w:noProof/>
              <w:lang w:eastAsia="fr-FR"/>
            </w:rPr>
          </w:pPr>
          <w:hyperlink w:history="1" w:anchor="_Toc104480428">
            <w:r w:rsidRPr="004A1685">
              <w:rPr>
                <w:rStyle w:val="Lienhypertexte"/>
                <w:noProof/>
              </w:rPr>
              <w:t>3-</w:t>
            </w:r>
            <w:r>
              <w:rPr>
                <w:rFonts w:eastAsiaTheme="minorEastAsia"/>
                <w:noProof/>
                <w:lang w:eastAsia="fr-FR"/>
              </w:rPr>
              <w:tab/>
            </w:r>
            <w:r w:rsidRPr="004A1685">
              <w:rPr>
                <w:rStyle w:val="Lienhypertexte"/>
                <w:noProof/>
              </w:rPr>
              <w:t>Cadre générale :</w:t>
            </w:r>
            <w:r>
              <w:rPr>
                <w:noProof/>
                <w:webHidden/>
              </w:rPr>
              <w:tab/>
            </w:r>
            <w:r>
              <w:rPr>
                <w:noProof/>
                <w:webHidden/>
              </w:rPr>
              <w:fldChar w:fldCharType="begin"/>
            </w:r>
            <w:r>
              <w:rPr>
                <w:noProof/>
                <w:webHidden/>
              </w:rPr>
              <w:instrText xml:space="preserve"> PAGEREF _Toc104480428 \h </w:instrText>
            </w:r>
            <w:r>
              <w:rPr>
                <w:noProof/>
                <w:webHidden/>
              </w:rPr>
            </w:r>
            <w:r>
              <w:rPr>
                <w:noProof/>
                <w:webHidden/>
              </w:rPr>
              <w:fldChar w:fldCharType="separate"/>
            </w:r>
            <w:r>
              <w:rPr>
                <w:noProof/>
                <w:webHidden/>
              </w:rPr>
              <w:t>8</w:t>
            </w:r>
            <w:r>
              <w:rPr>
                <w:noProof/>
                <w:webHidden/>
              </w:rPr>
              <w:fldChar w:fldCharType="end"/>
            </w:r>
          </w:hyperlink>
        </w:p>
        <w:p w:rsidR="0056512C" w:rsidRDefault="0056512C" w14:paraId="19FA2BF2" w14:textId="77777777">
          <w:pPr>
            <w:pStyle w:val="TM3"/>
            <w:tabs>
              <w:tab w:val="right" w:leader="dot" w:pos="9062"/>
            </w:tabs>
            <w:rPr>
              <w:rFonts w:eastAsiaTheme="minorEastAsia"/>
              <w:noProof/>
              <w:lang w:eastAsia="fr-FR"/>
            </w:rPr>
          </w:pPr>
          <w:hyperlink w:history="1" w:anchor="_Toc104480429">
            <w:r w:rsidRPr="004A1685">
              <w:rPr>
                <w:rStyle w:val="Lienhypertexte"/>
                <w:noProof/>
              </w:rPr>
              <w:t>3-1 Définition de la pousse seringue électrique</w:t>
            </w:r>
            <w:r>
              <w:rPr>
                <w:noProof/>
                <w:webHidden/>
              </w:rPr>
              <w:tab/>
            </w:r>
            <w:r>
              <w:rPr>
                <w:noProof/>
                <w:webHidden/>
              </w:rPr>
              <w:fldChar w:fldCharType="begin"/>
            </w:r>
            <w:r>
              <w:rPr>
                <w:noProof/>
                <w:webHidden/>
              </w:rPr>
              <w:instrText xml:space="preserve"> PAGEREF _Toc104480429 \h </w:instrText>
            </w:r>
            <w:r>
              <w:rPr>
                <w:noProof/>
                <w:webHidden/>
              </w:rPr>
            </w:r>
            <w:r>
              <w:rPr>
                <w:noProof/>
                <w:webHidden/>
              </w:rPr>
              <w:fldChar w:fldCharType="separate"/>
            </w:r>
            <w:r>
              <w:rPr>
                <w:noProof/>
                <w:webHidden/>
              </w:rPr>
              <w:t>8</w:t>
            </w:r>
            <w:r>
              <w:rPr>
                <w:noProof/>
                <w:webHidden/>
              </w:rPr>
              <w:fldChar w:fldCharType="end"/>
            </w:r>
          </w:hyperlink>
        </w:p>
        <w:p w:rsidR="0056512C" w:rsidRDefault="0056512C" w14:paraId="2D74AB5F" w14:textId="77777777">
          <w:pPr>
            <w:pStyle w:val="TM3"/>
            <w:tabs>
              <w:tab w:val="right" w:leader="dot" w:pos="9062"/>
            </w:tabs>
            <w:rPr>
              <w:rFonts w:eastAsiaTheme="minorEastAsia"/>
              <w:noProof/>
              <w:lang w:eastAsia="fr-FR"/>
            </w:rPr>
          </w:pPr>
          <w:hyperlink w:history="1" w:anchor="_Toc104480430">
            <w:r w:rsidRPr="004A1685">
              <w:rPr>
                <w:rStyle w:val="Lienhypertexte"/>
                <w:rFonts w:eastAsia="Calibri Light"/>
                <w:noProof/>
              </w:rPr>
              <w:t>3-2 Le principe de fonctionnement</w:t>
            </w:r>
            <w:r>
              <w:rPr>
                <w:noProof/>
                <w:webHidden/>
              </w:rPr>
              <w:tab/>
            </w:r>
            <w:r>
              <w:rPr>
                <w:noProof/>
                <w:webHidden/>
              </w:rPr>
              <w:fldChar w:fldCharType="begin"/>
            </w:r>
            <w:r>
              <w:rPr>
                <w:noProof/>
                <w:webHidden/>
              </w:rPr>
              <w:instrText xml:space="preserve"> PAGEREF _Toc104480430 \h </w:instrText>
            </w:r>
            <w:r>
              <w:rPr>
                <w:noProof/>
                <w:webHidden/>
              </w:rPr>
            </w:r>
            <w:r>
              <w:rPr>
                <w:noProof/>
                <w:webHidden/>
              </w:rPr>
              <w:fldChar w:fldCharType="separate"/>
            </w:r>
            <w:r>
              <w:rPr>
                <w:noProof/>
                <w:webHidden/>
              </w:rPr>
              <w:t>9</w:t>
            </w:r>
            <w:r>
              <w:rPr>
                <w:noProof/>
                <w:webHidden/>
              </w:rPr>
              <w:fldChar w:fldCharType="end"/>
            </w:r>
          </w:hyperlink>
        </w:p>
        <w:p w:rsidR="0056512C" w:rsidRDefault="0056512C" w14:paraId="6FDF27C9" w14:textId="77777777">
          <w:pPr>
            <w:pStyle w:val="TM3"/>
            <w:tabs>
              <w:tab w:val="right" w:leader="dot" w:pos="9062"/>
            </w:tabs>
            <w:rPr>
              <w:rFonts w:eastAsiaTheme="minorEastAsia"/>
              <w:noProof/>
              <w:lang w:eastAsia="fr-FR"/>
            </w:rPr>
          </w:pPr>
          <w:hyperlink w:history="1" w:anchor="_Toc104480431">
            <w:r w:rsidRPr="004A1685">
              <w:rPr>
                <w:rStyle w:val="Lienhypertexte"/>
                <w:rFonts w:eastAsia="Calibri Light"/>
                <w:noProof/>
              </w:rPr>
              <w:t xml:space="preserve">3-3 </w:t>
            </w:r>
            <w:r w:rsidRPr="004A1685">
              <w:rPr>
                <w:rStyle w:val="Lienhypertexte"/>
                <w:noProof/>
              </w:rPr>
              <w:t>Les déférents types des Pousse seringue électrique</w:t>
            </w:r>
            <w:r>
              <w:rPr>
                <w:noProof/>
                <w:webHidden/>
              </w:rPr>
              <w:tab/>
            </w:r>
            <w:r>
              <w:rPr>
                <w:noProof/>
                <w:webHidden/>
              </w:rPr>
              <w:fldChar w:fldCharType="begin"/>
            </w:r>
            <w:r>
              <w:rPr>
                <w:noProof/>
                <w:webHidden/>
              </w:rPr>
              <w:instrText xml:space="preserve"> PAGEREF _Toc104480431 \h </w:instrText>
            </w:r>
            <w:r>
              <w:rPr>
                <w:noProof/>
                <w:webHidden/>
              </w:rPr>
            </w:r>
            <w:r>
              <w:rPr>
                <w:noProof/>
                <w:webHidden/>
              </w:rPr>
              <w:fldChar w:fldCharType="separate"/>
            </w:r>
            <w:r>
              <w:rPr>
                <w:noProof/>
                <w:webHidden/>
              </w:rPr>
              <w:t>10</w:t>
            </w:r>
            <w:r>
              <w:rPr>
                <w:noProof/>
                <w:webHidden/>
              </w:rPr>
              <w:fldChar w:fldCharType="end"/>
            </w:r>
          </w:hyperlink>
        </w:p>
        <w:p w:rsidR="0056512C" w:rsidRDefault="0056512C" w14:paraId="5F0646C6" w14:textId="77777777">
          <w:pPr>
            <w:pStyle w:val="TM3"/>
            <w:tabs>
              <w:tab w:val="right" w:leader="dot" w:pos="9062"/>
            </w:tabs>
            <w:rPr>
              <w:rFonts w:eastAsiaTheme="minorEastAsia"/>
              <w:noProof/>
              <w:lang w:eastAsia="fr-FR"/>
            </w:rPr>
          </w:pPr>
          <w:hyperlink w:history="1" w:anchor="_Toc104480432">
            <w:r w:rsidRPr="004A1685">
              <w:rPr>
                <w:rStyle w:val="Lienhypertexte"/>
                <w:rFonts w:eastAsia="Calibri Light"/>
                <w:noProof/>
              </w:rPr>
              <w:t xml:space="preserve">3-4 </w:t>
            </w:r>
            <w:r w:rsidRPr="004A1685">
              <w:rPr>
                <w:rStyle w:val="Lienhypertexte"/>
                <w:rFonts w:ascii="Times New Roman" w:hAnsi="Times New Roman" w:cs="Times New Roman"/>
                <w:bCs/>
                <w:noProof/>
              </w:rPr>
              <w:t>Les Différents modes d’administration des Pousse Seringue connecté</w:t>
            </w:r>
            <w:r>
              <w:rPr>
                <w:noProof/>
                <w:webHidden/>
              </w:rPr>
              <w:tab/>
            </w:r>
            <w:r>
              <w:rPr>
                <w:noProof/>
                <w:webHidden/>
              </w:rPr>
              <w:fldChar w:fldCharType="begin"/>
            </w:r>
            <w:r>
              <w:rPr>
                <w:noProof/>
                <w:webHidden/>
              </w:rPr>
              <w:instrText xml:space="preserve"> PAGEREF _Toc104480432 \h </w:instrText>
            </w:r>
            <w:r>
              <w:rPr>
                <w:noProof/>
                <w:webHidden/>
              </w:rPr>
            </w:r>
            <w:r>
              <w:rPr>
                <w:noProof/>
                <w:webHidden/>
              </w:rPr>
              <w:fldChar w:fldCharType="separate"/>
            </w:r>
            <w:r>
              <w:rPr>
                <w:noProof/>
                <w:webHidden/>
              </w:rPr>
              <w:t>10</w:t>
            </w:r>
            <w:r>
              <w:rPr>
                <w:noProof/>
                <w:webHidden/>
              </w:rPr>
              <w:fldChar w:fldCharType="end"/>
            </w:r>
          </w:hyperlink>
        </w:p>
        <w:p w:rsidR="0056512C" w:rsidRDefault="0056512C" w14:paraId="0ED60468" w14:textId="77777777">
          <w:pPr>
            <w:pStyle w:val="TM3"/>
            <w:tabs>
              <w:tab w:val="right" w:leader="dot" w:pos="9062"/>
            </w:tabs>
            <w:rPr>
              <w:rFonts w:eastAsiaTheme="minorEastAsia"/>
              <w:noProof/>
              <w:lang w:eastAsia="fr-FR"/>
            </w:rPr>
          </w:pPr>
          <w:hyperlink w:history="1" w:anchor="_Toc104480433">
            <w:r w:rsidRPr="004A1685">
              <w:rPr>
                <w:rStyle w:val="Lienhypertexte"/>
                <w:noProof/>
              </w:rPr>
              <w:t>3-5 Applications médicales des Pousse seringue électrique</w:t>
            </w:r>
            <w:r>
              <w:rPr>
                <w:noProof/>
                <w:webHidden/>
              </w:rPr>
              <w:tab/>
            </w:r>
            <w:r>
              <w:rPr>
                <w:noProof/>
                <w:webHidden/>
              </w:rPr>
              <w:fldChar w:fldCharType="begin"/>
            </w:r>
            <w:r>
              <w:rPr>
                <w:noProof/>
                <w:webHidden/>
              </w:rPr>
              <w:instrText xml:space="preserve"> PAGEREF _Toc104480433 \h </w:instrText>
            </w:r>
            <w:r>
              <w:rPr>
                <w:noProof/>
                <w:webHidden/>
              </w:rPr>
            </w:r>
            <w:r>
              <w:rPr>
                <w:noProof/>
                <w:webHidden/>
              </w:rPr>
              <w:fldChar w:fldCharType="separate"/>
            </w:r>
            <w:r>
              <w:rPr>
                <w:noProof/>
                <w:webHidden/>
              </w:rPr>
              <w:t>11</w:t>
            </w:r>
            <w:r>
              <w:rPr>
                <w:noProof/>
                <w:webHidden/>
              </w:rPr>
              <w:fldChar w:fldCharType="end"/>
            </w:r>
          </w:hyperlink>
        </w:p>
        <w:p w:rsidR="0056512C" w:rsidRDefault="0056512C" w14:paraId="4373C187" w14:textId="77777777">
          <w:pPr>
            <w:pStyle w:val="TM3"/>
            <w:tabs>
              <w:tab w:val="right" w:leader="dot" w:pos="9062"/>
            </w:tabs>
            <w:rPr>
              <w:rFonts w:eastAsiaTheme="minorEastAsia"/>
              <w:noProof/>
              <w:lang w:eastAsia="fr-FR"/>
            </w:rPr>
          </w:pPr>
          <w:hyperlink w:history="1" w:anchor="_Toc104480434">
            <w:r w:rsidRPr="004A1685">
              <w:rPr>
                <w:rStyle w:val="Lienhypertexte"/>
                <w:noProof/>
              </w:rPr>
              <w:t>3-6 Avantages et inconvénient d’un pousse seringue connecte</w:t>
            </w:r>
            <w:r>
              <w:rPr>
                <w:noProof/>
                <w:webHidden/>
              </w:rPr>
              <w:tab/>
            </w:r>
            <w:r>
              <w:rPr>
                <w:noProof/>
                <w:webHidden/>
              </w:rPr>
              <w:fldChar w:fldCharType="begin"/>
            </w:r>
            <w:r>
              <w:rPr>
                <w:noProof/>
                <w:webHidden/>
              </w:rPr>
              <w:instrText xml:space="preserve"> PAGEREF _Toc104480434 \h </w:instrText>
            </w:r>
            <w:r>
              <w:rPr>
                <w:noProof/>
                <w:webHidden/>
              </w:rPr>
            </w:r>
            <w:r>
              <w:rPr>
                <w:noProof/>
                <w:webHidden/>
              </w:rPr>
              <w:fldChar w:fldCharType="separate"/>
            </w:r>
            <w:r>
              <w:rPr>
                <w:noProof/>
                <w:webHidden/>
              </w:rPr>
              <w:t>12</w:t>
            </w:r>
            <w:r>
              <w:rPr>
                <w:noProof/>
                <w:webHidden/>
              </w:rPr>
              <w:fldChar w:fldCharType="end"/>
            </w:r>
          </w:hyperlink>
        </w:p>
        <w:p w:rsidR="0056512C" w:rsidRDefault="0056512C" w14:paraId="4AD43747" w14:textId="77777777">
          <w:pPr>
            <w:pStyle w:val="TM3"/>
            <w:tabs>
              <w:tab w:val="left" w:pos="880"/>
              <w:tab w:val="right" w:leader="dot" w:pos="9062"/>
            </w:tabs>
            <w:rPr>
              <w:rFonts w:eastAsiaTheme="minorEastAsia"/>
              <w:noProof/>
              <w:lang w:eastAsia="fr-FR"/>
            </w:rPr>
          </w:pPr>
          <w:hyperlink w:history="1" w:anchor="_Toc104480435">
            <w:r w:rsidRPr="004A1685">
              <w:rPr>
                <w:rStyle w:val="Lienhypertexte"/>
                <w:rFonts w:eastAsiaTheme="majorBidi"/>
                <w:bCs/>
                <w:noProof/>
              </w:rPr>
              <w:t>1-</w:t>
            </w:r>
            <w:r>
              <w:rPr>
                <w:rFonts w:eastAsiaTheme="minorEastAsia"/>
                <w:noProof/>
                <w:lang w:eastAsia="fr-FR"/>
              </w:rPr>
              <w:tab/>
            </w:r>
            <w:r w:rsidRPr="004A1685">
              <w:rPr>
                <w:rStyle w:val="Lienhypertexte"/>
                <w:noProof/>
              </w:rPr>
              <w:t>3-7 Conclusion</w:t>
            </w:r>
            <w:r>
              <w:rPr>
                <w:noProof/>
                <w:webHidden/>
              </w:rPr>
              <w:tab/>
            </w:r>
            <w:r>
              <w:rPr>
                <w:noProof/>
                <w:webHidden/>
              </w:rPr>
              <w:fldChar w:fldCharType="begin"/>
            </w:r>
            <w:r>
              <w:rPr>
                <w:noProof/>
                <w:webHidden/>
              </w:rPr>
              <w:instrText xml:space="preserve"> PAGEREF _Toc104480435 \h </w:instrText>
            </w:r>
            <w:r>
              <w:rPr>
                <w:noProof/>
                <w:webHidden/>
              </w:rPr>
            </w:r>
            <w:r>
              <w:rPr>
                <w:noProof/>
                <w:webHidden/>
              </w:rPr>
              <w:fldChar w:fldCharType="separate"/>
            </w:r>
            <w:r>
              <w:rPr>
                <w:noProof/>
                <w:webHidden/>
              </w:rPr>
              <w:t>12</w:t>
            </w:r>
            <w:r>
              <w:rPr>
                <w:noProof/>
                <w:webHidden/>
              </w:rPr>
              <w:fldChar w:fldCharType="end"/>
            </w:r>
          </w:hyperlink>
        </w:p>
        <w:p w:rsidR="0056512C" w:rsidRDefault="0056512C" w14:paraId="4A597376" w14:textId="77777777">
          <w:pPr>
            <w:pStyle w:val="TM1"/>
            <w:tabs>
              <w:tab w:val="right" w:leader="dot" w:pos="9062"/>
            </w:tabs>
            <w:rPr>
              <w:rFonts w:eastAsiaTheme="minorEastAsia"/>
              <w:noProof/>
              <w:lang w:eastAsia="fr-FR"/>
            </w:rPr>
          </w:pPr>
          <w:hyperlink w:history="1" w:anchor="_Toc104480436">
            <w:r w:rsidRPr="004A1685">
              <w:rPr>
                <w:rStyle w:val="Lienhypertexte"/>
                <w:noProof/>
              </w:rPr>
              <w:t>Chapitre 2 :</w:t>
            </w:r>
            <w:r>
              <w:rPr>
                <w:noProof/>
                <w:webHidden/>
              </w:rPr>
              <w:tab/>
            </w:r>
            <w:r>
              <w:rPr>
                <w:noProof/>
                <w:webHidden/>
              </w:rPr>
              <w:fldChar w:fldCharType="begin"/>
            </w:r>
            <w:r>
              <w:rPr>
                <w:noProof/>
                <w:webHidden/>
              </w:rPr>
              <w:instrText xml:space="preserve"> PAGEREF _Toc104480436 \h </w:instrText>
            </w:r>
            <w:r>
              <w:rPr>
                <w:noProof/>
                <w:webHidden/>
              </w:rPr>
            </w:r>
            <w:r>
              <w:rPr>
                <w:noProof/>
                <w:webHidden/>
              </w:rPr>
              <w:fldChar w:fldCharType="separate"/>
            </w:r>
            <w:r>
              <w:rPr>
                <w:noProof/>
                <w:webHidden/>
              </w:rPr>
              <w:t>14</w:t>
            </w:r>
            <w:r>
              <w:rPr>
                <w:noProof/>
                <w:webHidden/>
              </w:rPr>
              <w:fldChar w:fldCharType="end"/>
            </w:r>
          </w:hyperlink>
        </w:p>
        <w:p w:rsidR="0056512C" w:rsidRDefault="0056512C" w14:paraId="64AF5972" w14:textId="77777777">
          <w:pPr>
            <w:pStyle w:val="TM2"/>
            <w:tabs>
              <w:tab w:val="right" w:leader="dot" w:pos="9062"/>
            </w:tabs>
            <w:rPr>
              <w:rFonts w:eastAsiaTheme="minorEastAsia"/>
              <w:noProof/>
              <w:lang w:eastAsia="fr-FR"/>
            </w:rPr>
          </w:pPr>
          <w:hyperlink w:history="1" w:anchor="_Toc104480437">
            <w:r w:rsidRPr="004A1685">
              <w:rPr>
                <w:rStyle w:val="Lienhypertexte"/>
                <w:rFonts w:eastAsia="Microsoft JhengHei"/>
                <w:noProof/>
              </w:rPr>
              <w:t>Introduction</w:t>
            </w:r>
            <w:r>
              <w:rPr>
                <w:noProof/>
                <w:webHidden/>
              </w:rPr>
              <w:tab/>
            </w:r>
            <w:r>
              <w:rPr>
                <w:noProof/>
                <w:webHidden/>
              </w:rPr>
              <w:fldChar w:fldCharType="begin"/>
            </w:r>
            <w:r>
              <w:rPr>
                <w:noProof/>
                <w:webHidden/>
              </w:rPr>
              <w:instrText xml:space="preserve"> PAGEREF _Toc104480437 \h </w:instrText>
            </w:r>
            <w:r>
              <w:rPr>
                <w:noProof/>
                <w:webHidden/>
              </w:rPr>
            </w:r>
            <w:r>
              <w:rPr>
                <w:noProof/>
                <w:webHidden/>
              </w:rPr>
              <w:fldChar w:fldCharType="separate"/>
            </w:r>
            <w:r>
              <w:rPr>
                <w:noProof/>
                <w:webHidden/>
              </w:rPr>
              <w:t>14</w:t>
            </w:r>
            <w:r>
              <w:rPr>
                <w:noProof/>
                <w:webHidden/>
              </w:rPr>
              <w:fldChar w:fldCharType="end"/>
            </w:r>
          </w:hyperlink>
        </w:p>
        <w:p w:rsidR="0056512C" w:rsidRDefault="0056512C" w14:paraId="3607539D" w14:textId="77777777">
          <w:pPr>
            <w:pStyle w:val="TM2"/>
            <w:tabs>
              <w:tab w:val="right" w:leader="dot" w:pos="9062"/>
            </w:tabs>
            <w:rPr>
              <w:rFonts w:eastAsiaTheme="minorEastAsia"/>
              <w:noProof/>
              <w:lang w:eastAsia="fr-FR"/>
            </w:rPr>
          </w:pPr>
          <w:hyperlink w:history="1" w:anchor="_Toc104480438">
            <w:r w:rsidRPr="004A1685">
              <w:rPr>
                <w:rStyle w:val="Lienhypertexte"/>
                <w:rFonts w:eastAsia="Microsoft JhengHei"/>
                <w:noProof/>
              </w:rPr>
              <w:t>Norme IEC-62 304</w:t>
            </w:r>
            <w:r>
              <w:rPr>
                <w:noProof/>
                <w:webHidden/>
              </w:rPr>
              <w:tab/>
            </w:r>
            <w:r>
              <w:rPr>
                <w:noProof/>
                <w:webHidden/>
              </w:rPr>
              <w:fldChar w:fldCharType="begin"/>
            </w:r>
            <w:r>
              <w:rPr>
                <w:noProof/>
                <w:webHidden/>
              </w:rPr>
              <w:instrText xml:space="preserve"> PAGEREF _Toc104480438 \h </w:instrText>
            </w:r>
            <w:r>
              <w:rPr>
                <w:noProof/>
                <w:webHidden/>
              </w:rPr>
            </w:r>
            <w:r>
              <w:rPr>
                <w:noProof/>
                <w:webHidden/>
              </w:rPr>
              <w:fldChar w:fldCharType="separate"/>
            </w:r>
            <w:r>
              <w:rPr>
                <w:noProof/>
                <w:webHidden/>
              </w:rPr>
              <w:t>14</w:t>
            </w:r>
            <w:r>
              <w:rPr>
                <w:noProof/>
                <w:webHidden/>
              </w:rPr>
              <w:fldChar w:fldCharType="end"/>
            </w:r>
          </w:hyperlink>
        </w:p>
        <w:p w:rsidR="0056512C" w:rsidRDefault="0056512C" w14:paraId="521F88C6" w14:textId="77777777">
          <w:pPr>
            <w:pStyle w:val="TM3"/>
            <w:tabs>
              <w:tab w:val="left" w:pos="880"/>
              <w:tab w:val="right" w:leader="dot" w:pos="9062"/>
            </w:tabs>
            <w:rPr>
              <w:rFonts w:eastAsiaTheme="minorEastAsia"/>
              <w:noProof/>
              <w:lang w:eastAsia="fr-FR"/>
            </w:rPr>
          </w:pPr>
          <w:hyperlink w:history="1" w:anchor="_Toc104480439">
            <w:r w:rsidRPr="004A1685">
              <w:rPr>
                <w:rStyle w:val="Lienhypertexte"/>
                <w:rFonts w:eastAsia="Times New Roman"/>
                <w:noProof/>
              </w:rPr>
              <w:t>1-</w:t>
            </w:r>
            <w:r>
              <w:rPr>
                <w:rFonts w:eastAsiaTheme="minorEastAsia"/>
                <w:noProof/>
                <w:lang w:eastAsia="fr-FR"/>
              </w:rPr>
              <w:tab/>
            </w:r>
            <w:r w:rsidRPr="004A1685">
              <w:rPr>
                <w:rStyle w:val="Lienhypertexte"/>
                <w:rFonts w:eastAsia="Times New Roman"/>
                <w:noProof/>
              </w:rPr>
              <w:t>Exigence générale</w:t>
            </w:r>
            <w:r>
              <w:rPr>
                <w:noProof/>
                <w:webHidden/>
              </w:rPr>
              <w:tab/>
            </w:r>
            <w:r>
              <w:rPr>
                <w:noProof/>
                <w:webHidden/>
              </w:rPr>
              <w:fldChar w:fldCharType="begin"/>
            </w:r>
            <w:r>
              <w:rPr>
                <w:noProof/>
                <w:webHidden/>
              </w:rPr>
              <w:instrText xml:space="preserve"> PAGEREF _Toc104480439 \h </w:instrText>
            </w:r>
            <w:r>
              <w:rPr>
                <w:noProof/>
                <w:webHidden/>
              </w:rPr>
            </w:r>
            <w:r>
              <w:rPr>
                <w:noProof/>
                <w:webHidden/>
              </w:rPr>
              <w:fldChar w:fldCharType="separate"/>
            </w:r>
            <w:r>
              <w:rPr>
                <w:noProof/>
                <w:webHidden/>
              </w:rPr>
              <w:t>14</w:t>
            </w:r>
            <w:r>
              <w:rPr>
                <w:noProof/>
                <w:webHidden/>
              </w:rPr>
              <w:fldChar w:fldCharType="end"/>
            </w:r>
          </w:hyperlink>
        </w:p>
        <w:p w:rsidR="0056512C" w:rsidRDefault="0056512C" w14:paraId="1ECEEC7F" w14:textId="77777777">
          <w:pPr>
            <w:pStyle w:val="TM3"/>
            <w:tabs>
              <w:tab w:val="left" w:pos="880"/>
              <w:tab w:val="right" w:leader="dot" w:pos="9062"/>
            </w:tabs>
            <w:rPr>
              <w:rFonts w:eastAsiaTheme="minorEastAsia"/>
              <w:noProof/>
              <w:lang w:eastAsia="fr-FR"/>
            </w:rPr>
          </w:pPr>
          <w:hyperlink w:history="1" w:anchor="_Toc104480440">
            <w:r w:rsidRPr="004A1685">
              <w:rPr>
                <w:rStyle w:val="Lienhypertexte"/>
                <w:rFonts w:eastAsia="Times New Roman"/>
                <w:noProof/>
              </w:rPr>
              <w:t>2-</w:t>
            </w:r>
            <w:r>
              <w:rPr>
                <w:rFonts w:eastAsiaTheme="minorEastAsia"/>
                <w:noProof/>
                <w:lang w:eastAsia="fr-FR"/>
              </w:rPr>
              <w:tab/>
            </w:r>
            <w:r w:rsidRPr="004A1685">
              <w:rPr>
                <w:rStyle w:val="Lienhypertexte"/>
                <w:rFonts w:eastAsia="Times New Roman"/>
                <w:noProof/>
              </w:rPr>
              <w:t>Processus de développement logiciel</w:t>
            </w:r>
            <w:r>
              <w:rPr>
                <w:noProof/>
                <w:webHidden/>
              </w:rPr>
              <w:tab/>
            </w:r>
            <w:r>
              <w:rPr>
                <w:noProof/>
                <w:webHidden/>
              </w:rPr>
              <w:fldChar w:fldCharType="begin"/>
            </w:r>
            <w:r>
              <w:rPr>
                <w:noProof/>
                <w:webHidden/>
              </w:rPr>
              <w:instrText xml:space="preserve"> PAGEREF _Toc104480440 \h </w:instrText>
            </w:r>
            <w:r>
              <w:rPr>
                <w:noProof/>
                <w:webHidden/>
              </w:rPr>
            </w:r>
            <w:r>
              <w:rPr>
                <w:noProof/>
                <w:webHidden/>
              </w:rPr>
              <w:fldChar w:fldCharType="separate"/>
            </w:r>
            <w:r>
              <w:rPr>
                <w:noProof/>
                <w:webHidden/>
              </w:rPr>
              <w:t>15</w:t>
            </w:r>
            <w:r>
              <w:rPr>
                <w:noProof/>
                <w:webHidden/>
              </w:rPr>
              <w:fldChar w:fldCharType="end"/>
            </w:r>
          </w:hyperlink>
        </w:p>
        <w:p w:rsidR="0056512C" w:rsidRDefault="0056512C" w14:paraId="03539271" w14:textId="77777777">
          <w:pPr>
            <w:pStyle w:val="TM2"/>
            <w:tabs>
              <w:tab w:val="right" w:leader="dot" w:pos="9062"/>
            </w:tabs>
            <w:rPr>
              <w:rFonts w:eastAsiaTheme="minorEastAsia"/>
              <w:noProof/>
              <w:lang w:eastAsia="fr-FR"/>
            </w:rPr>
          </w:pPr>
          <w:hyperlink w:history="1" w:anchor="_Toc104480441">
            <w:r w:rsidRPr="004A1685">
              <w:rPr>
                <w:rStyle w:val="Lienhypertexte"/>
                <w:rFonts w:eastAsia="Microsoft JhengHei"/>
                <w:noProof/>
              </w:rPr>
              <w:t>Méthodologie de travail git (push pull commit)</w:t>
            </w:r>
            <w:r>
              <w:rPr>
                <w:noProof/>
                <w:webHidden/>
              </w:rPr>
              <w:tab/>
            </w:r>
            <w:r>
              <w:rPr>
                <w:noProof/>
                <w:webHidden/>
              </w:rPr>
              <w:fldChar w:fldCharType="begin"/>
            </w:r>
            <w:r>
              <w:rPr>
                <w:noProof/>
                <w:webHidden/>
              </w:rPr>
              <w:instrText xml:space="preserve"> PAGEREF _Toc104480441 \h </w:instrText>
            </w:r>
            <w:r>
              <w:rPr>
                <w:noProof/>
                <w:webHidden/>
              </w:rPr>
            </w:r>
            <w:r>
              <w:rPr>
                <w:noProof/>
                <w:webHidden/>
              </w:rPr>
              <w:fldChar w:fldCharType="separate"/>
            </w:r>
            <w:r>
              <w:rPr>
                <w:noProof/>
                <w:webHidden/>
              </w:rPr>
              <w:t>15</w:t>
            </w:r>
            <w:r>
              <w:rPr>
                <w:noProof/>
                <w:webHidden/>
              </w:rPr>
              <w:fldChar w:fldCharType="end"/>
            </w:r>
          </w:hyperlink>
        </w:p>
        <w:p w:rsidR="0056512C" w:rsidRDefault="0056512C" w14:paraId="3825A569" w14:textId="77777777">
          <w:pPr>
            <w:pStyle w:val="TM3"/>
            <w:tabs>
              <w:tab w:val="left" w:pos="880"/>
              <w:tab w:val="right" w:leader="dot" w:pos="9062"/>
            </w:tabs>
            <w:rPr>
              <w:rFonts w:eastAsiaTheme="minorEastAsia"/>
              <w:noProof/>
              <w:lang w:eastAsia="fr-FR"/>
            </w:rPr>
          </w:pPr>
          <w:hyperlink w:history="1" w:anchor="_Toc104480442">
            <w:r w:rsidRPr="004A1685">
              <w:rPr>
                <w:rStyle w:val="Lienhypertexte"/>
                <w:noProof/>
              </w:rPr>
              <w:t>1-</w:t>
            </w:r>
            <w:r>
              <w:rPr>
                <w:rFonts w:eastAsiaTheme="minorEastAsia"/>
                <w:noProof/>
                <w:lang w:eastAsia="fr-FR"/>
              </w:rPr>
              <w:tab/>
            </w:r>
            <w:r w:rsidRPr="004A1685">
              <w:rPr>
                <w:rStyle w:val="Lienhypertexte"/>
                <w:noProof/>
              </w:rPr>
              <w:t>Problématique</w:t>
            </w:r>
            <w:r>
              <w:rPr>
                <w:noProof/>
                <w:webHidden/>
              </w:rPr>
              <w:tab/>
            </w:r>
            <w:r>
              <w:rPr>
                <w:noProof/>
                <w:webHidden/>
              </w:rPr>
              <w:fldChar w:fldCharType="begin"/>
            </w:r>
            <w:r>
              <w:rPr>
                <w:noProof/>
                <w:webHidden/>
              </w:rPr>
              <w:instrText xml:space="preserve"> PAGEREF _Toc104480442 \h </w:instrText>
            </w:r>
            <w:r>
              <w:rPr>
                <w:noProof/>
                <w:webHidden/>
              </w:rPr>
            </w:r>
            <w:r>
              <w:rPr>
                <w:noProof/>
                <w:webHidden/>
              </w:rPr>
              <w:fldChar w:fldCharType="separate"/>
            </w:r>
            <w:r>
              <w:rPr>
                <w:noProof/>
                <w:webHidden/>
              </w:rPr>
              <w:t>15</w:t>
            </w:r>
            <w:r>
              <w:rPr>
                <w:noProof/>
                <w:webHidden/>
              </w:rPr>
              <w:fldChar w:fldCharType="end"/>
            </w:r>
          </w:hyperlink>
        </w:p>
        <w:p w:rsidR="0056512C" w:rsidRDefault="0056512C" w14:paraId="17477502" w14:textId="77777777">
          <w:pPr>
            <w:pStyle w:val="TM3"/>
            <w:tabs>
              <w:tab w:val="left" w:pos="880"/>
              <w:tab w:val="right" w:leader="dot" w:pos="9062"/>
            </w:tabs>
            <w:rPr>
              <w:rFonts w:eastAsiaTheme="minorEastAsia"/>
              <w:noProof/>
              <w:lang w:eastAsia="fr-FR"/>
            </w:rPr>
          </w:pPr>
          <w:hyperlink w:history="1" w:anchor="_Toc104480443">
            <w:r w:rsidRPr="004A1685">
              <w:rPr>
                <w:rStyle w:val="Lienhypertexte"/>
                <w:noProof/>
              </w:rPr>
              <w:t>2-</w:t>
            </w:r>
            <w:r>
              <w:rPr>
                <w:rFonts w:eastAsiaTheme="minorEastAsia"/>
                <w:noProof/>
                <w:lang w:eastAsia="fr-FR"/>
              </w:rPr>
              <w:tab/>
            </w:r>
            <w:r w:rsidRPr="004A1685">
              <w:rPr>
                <w:rStyle w:val="Lienhypertexte"/>
                <w:noProof/>
              </w:rPr>
              <w:t>Solution</w:t>
            </w:r>
            <w:r>
              <w:rPr>
                <w:noProof/>
                <w:webHidden/>
              </w:rPr>
              <w:tab/>
            </w:r>
            <w:r>
              <w:rPr>
                <w:noProof/>
                <w:webHidden/>
              </w:rPr>
              <w:fldChar w:fldCharType="begin"/>
            </w:r>
            <w:r>
              <w:rPr>
                <w:noProof/>
                <w:webHidden/>
              </w:rPr>
              <w:instrText xml:space="preserve"> PAGEREF _Toc104480443 \h </w:instrText>
            </w:r>
            <w:r>
              <w:rPr>
                <w:noProof/>
                <w:webHidden/>
              </w:rPr>
            </w:r>
            <w:r>
              <w:rPr>
                <w:noProof/>
                <w:webHidden/>
              </w:rPr>
              <w:fldChar w:fldCharType="separate"/>
            </w:r>
            <w:r>
              <w:rPr>
                <w:noProof/>
                <w:webHidden/>
              </w:rPr>
              <w:t>15</w:t>
            </w:r>
            <w:r>
              <w:rPr>
                <w:noProof/>
                <w:webHidden/>
              </w:rPr>
              <w:fldChar w:fldCharType="end"/>
            </w:r>
          </w:hyperlink>
        </w:p>
        <w:p w:rsidR="0056512C" w:rsidRDefault="0056512C" w14:paraId="2B607943" w14:textId="77777777">
          <w:pPr>
            <w:pStyle w:val="TM3"/>
            <w:tabs>
              <w:tab w:val="left" w:pos="880"/>
              <w:tab w:val="right" w:leader="dot" w:pos="9062"/>
            </w:tabs>
            <w:rPr>
              <w:rFonts w:eastAsiaTheme="minorEastAsia"/>
              <w:noProof/>
              <w:lang w:eastAsia="fr-FR"/>
            </w:rPr>
          </w:pPr>
          <w:hyperlink w:history="1" w:anchor="_Toc104480444">
            <w:r w:rsidRPr="004A1685">
              <w:rPr>
                <w:rStyle w:val="Lienhypertexte"/>
                <w:noProof/>
              </w:rPr>
              <w:t>3-</w:t>
            </w:r>
            <w:r>
              <w:rPr>
                <w:rFonts w:eastAsiaTheme="minorEastAsia"/>
                <w:noProof/>
                <w:lang w:eastAsia="fr-FR"/>
              </w:rPr>
              <w:tab/>
            </w:r>
            <w:r w:rsidRPr="004A1685">
              <w:rPr>
                <w:rStyle w:val="Lienhypertexte"/>
                <w:noProof/>
              </w:rPr>
              <w:t>Implémentation</w:t>
            </w:r>
            <w:r>
              <w:rPr>
                <w:noProof/>
                <w:webHidden/>
              </w:rPr>
              <w:tab/>
            </w:r>
            <w:r>
              <w:rPr>
                <w:noProof/>
                <w:webHidden/>
              </w:rPr>
              <w:fldChar w:fldCharType="begin"/>
            </w:r>
            <w:r>
              <w:rPr>
                <w:noProof/>
                <w:webHidden/>
              </w:rPr>
              <w:instrText xml:space="preserve"> PAGEREF _Toc104480444 \h </w:instrText>
            </w:r>
            <w:r>
              <w:rPr>
                <w:noProof/>
                <w:webHidden/>
              </w:rPr>
            </w:r>
            <w:r>
              <w:rPr>
                <w:noProof/>
                <w:webHidden/>
              </w:rPr>
              <w:fldChar w:fldCharType="separate"/>
            </w:r>
            <w:r>
              <w:rPr>
                <w:noProof/>
                <w:webHidden/>
              </w:rPr>
              <w:t>16</w:t>
            </w:r>
            <w:r>
              <w:rPr>
                <w:noProof/>
                <w:webHidden/>
              </w:rPr>
              <w:fldChar w:fldCharType="end"/>
            </w:r>
          </w:hyperlink>
        </w:p>
        <w:p w:rsidR="0056512C" w:rsidRDefault="0056512C" w14:paraId="2F18C746" w14:textId="77777777">
          <w:pPr>
            <w:pStyle w:val="TM2"/>
            <w:tabs>
              <w:tab w:val="right" w:leader="dot" w:pos="9062"/>
            </w:tabs>
            <w:rPr>
              <w:rFonts w:eastAsiaTheme="minorEastAsia"/>
              <w:noProof/>
              <w:lang w:eastAsia="fr-FR"/>
            </w:rPr>
          </w:pPr>
          <w:hyperlink w:history="1" w:anchor="_Toc104480445">
            <w:r w:rsidRPr="004A1685">
              <w:rPr>
                <w:rStyle w:val="Lienhypertexte"/>
                <w:rFonts w:eastAsia="Microsoft JhengHei"/>
                <w:noProof/>
              </w:rPr>
              <w:t>Conclusion</w:t>
            </w:r>
            <w:r>
              <w:rPr>
                <w:noProof/>
                <w:webHidden/>
              </w:rPr>
              <w:tab/>
            </w:r>
            <w:r>
              <w:rPr>
                <w:noProof/>
                <w:webHidden/>
              </w:rPr>
              <w:fldChar w:fldCharType="begin"/>
            </w:r>
            <w:r>
              <w:rPr>
                <w:noProof/>
                <w:webHidden/>
              </w:rPr>
              <w:instrText xml:space="preserve"> PAGEREF _Toc104480445 \h </w:instrText>
            </w:r>
            <w:r>
              <w:rPr>
                <w:noProof/>
                <w:webHidden/>
              </w:rPr>
            </w:r>
            <w:r>
              <w:rPr>
                <w:noProof/>
                <w:webHidden/>
              </w:rPr>
              <w:fldChar w:fldCharType="separate"/>
            </w:r>
            <w:r>
              <w:rPr>
                <w:noProof/>
                <w:webHidden/>
              </w:rPr>
              <w:t>17</w:t>
            </w:r>
            <w:r>
              <w:rPr>
                <w:noProof/>
                <w:webHidden/>
              </w:rPr>
              <w:fldChar w:fldCharType="end"/>
            </w:r>
          </w:hyperlink>
        </w:p>
        <w:p w:rsidR="0056512C" w:rsidRDefault="0056512C" w14:paraId="64A18A4A" w14:textId="77777777">
          <w:pPr>
            <w:pStyle w:val="TM1"/>
            <w:tabs>
              <w:tab w:val="right" w:leader="dot" w:pos="9062"/>
            </w:tabs>
            <w:rPr>
              <w:rFonts w:eastAsiaTheme="minorEastAsia"/>
              <w:noProof/>
              <w:lang w:eastAsia="fr-FR"/>
            </w:rPr>
          </w:pPr>
          <w:hyperlink w:history="1" w:anchor="_Toc104480446">
            <w:r w:rsidRPr="004A1685">
              <w:rPr>
                <w:rStyle w:val="Lienhypertexte"/>
                <w:noProof/>
              </w:rPr>
              <w:t>Chapitre 3 : Analyse et spécification de besoins</w:t>
            </w:r>
            <w:r>
              <w:rPr>
                <w:noProof/>
                <w:webHidden/>
              </w:rPr>
              <w:tab/>
            </w:r>
            <w:r>
              <w:rPr>
                <w:noProof/>
                <w:webHidden/>
              </w:rPr>
              <w:fldChar w:fldCharType="begin"/>
            </w:r>
            <w:r>
              <w:rPr>
                <w:noProof/>
                <w:webHidden/>
              </w:rPr>
              <w:instrText xml:space="preserve"> PAGEREF _Toc104480446 \h </w:instrText>
            </w:r>
            <w:r>
              <w:rPr>
                <w:noProof/>
                <w:webHidden/>
              </w:rPr>
            </w:r>
            <w:r>
              <w:rPr>
                <w:noProof/>
                <w:webHidden/>
              </w:rPr>
              <w:fldChar w:fldCharType="separate"/>
            </w:r>
            <w:r>
              <w:rPr>
                <w:noProof/>
                <w:webHidden/>
              </w:rPr>
              <w:t>18</w:t>
            </w:r>
            <w:r>
              <w:rPr>
                <w:noProof/>
                <w:webHidden/>
              </w:rPr>
              <w:fldChar w:fldCharType="end"/>
            </w:r>
          </w:hyperlink>
        </w:p>
        <w:p w:rsidR="0056512C" w:rsidRDefault="0056512C" w14:paraId="24432C20" w14:textId="77777777">
          <w:pPr>
            <w:pStyle w:val="TM2"/>
            <w:tabs>
              <w:tab w:val="left" w:pos="660"/>
              <w:tab w:val="right" w:leader="dot" w:pos="9062"/>
            </w:tabs>
            <w:rPr>
              <w:rFonts w:eastAsiaTheme="minorEastAsia"/>
              <w:noProof/>
              <w:lang w:eastAsia="fr-FR"/>
            </w:rPr>
          </w:pPr>
          <w:hyperlink w:history="1" w:anchor="_Toc104480447">
            <w:r w:rsidRPr="004A1685">
              <w:rPr>
                <w:rStyle w:val="Lienhypertexte"/>
                <w:rFonts w:asciiTheme="majorBidi" w:hAnsiTheme="majorBidi"/>
                <w:b/>
                <w:bCs/>
                <w:noProof/>
              </w:rPr>
              <w:t>1-</w:t>
            </w:r>
            <w:r>
              <w:rPr>
                <w:rFonts w:eastAsiaTheme="minorEastAsia"/>
                <w:noProof/>
                <w:lang w:eastAsia="fr-FR"/>
              </w:rPr>
              <w:tab/>
            </w:r>
            <w:r w:rsidRPr="004A1685">
              <w:rPr>
                <w:rStyle w:val="Lienhypertexte"/>
                <w:rFonts w:asciiTheme="majorBidi" w:hAnsiTheme="majorBidi"/>
                <w:b/>
                <w:bCs/>
                <w:noProof/>
              </w:rPr>
              <w:t>Introduction</w:t>
            </w:r>
            <w:r>
              <w:rPr>
                <w:noProof/>
                <w:webHidden/>
              </w:rPr>
              <w:tab/>
            </w:r>
            <w:r>
              <w:rPr>
                <w:noProof/>
                <w:webHidden/>
              </w:rPr>
              <w:fldChar w:fldCharType="begin"/>
            </w:r>
            <w:r>
              <w:rPr>
                <w:noProof/>
                <w:webHidden/>
              </w:rPr>
              <w:instrText xml:space="preserve"> PAGEREF _Toc104480447 \h </w:instrText>
            </w:r>
            <w:r>
              <w:rPr>
                <w:noProof/>
                <w:webHidden/>
              </w:rPr>
            </w:r>
            <w:r>
              <w:rPr>
                <w:noProof/>
                <w:webHidden/>
              </w:rPr>
              <w:fldChar w:fldCharType="separate"/>
            </w:r>
            <w:r>
              <w:rPr>
                <w:noProof/>
                <w:webHidden/>
              </w:rPr>
              <w:t>18</w:t>
            </w:r>
            <w:r>
              <w:rPr>
                <w:noProof/>
                <w:webHidden/>
              </w:rPr>
              <w:fldChar w:fldCharType="end"/>
            </w:r>
          </w:hyperlink>
        </w:p>
        <w:p w:rsidR="0056512C" w:rsidRDefault="0056512C" w14:paraId="4000890A" w14:textId="77777777">
          <w:pPr>
            <w:pStyle w:val="TM2"/>
            <w:tabs>
              <w:tab w:val="left" w:pos="660"/>
              <w:tab w:val="right" w:leader="dot" w:pos="9062"/>
            </w:tabs>
            <w:rPr>
              <w:rFonts w:eastAsiaTheme="minorEastAsia"/>
              <w:noProof/>
              <w:lang w:eastAsia="fr-FR"/>
            </w:rPr>
          </w:pPr>
          <w:hyperlink w:history="1" w:anchor="_Toc104480448">
            <w:r w:rsidRPr="004A1685">
              <w:rPr>
                <w:rStyle w:val="Lienhypertexte"/>
                <w:rFonts w:asciiTheme="majorBidi" w:hAnsiTheme="majorBidi"/>
                <w:b/>
                <w:bCs/>
                <w:noProof/>
              </w:rPr>
              <w:t>2-</w:t>
            </w:r>
            <w:r>
              <w:rPr>
                <w:rFonts w:eastAsiaTheme="minorEastAsia"/>
                <w:noProof/>
                <w:lang w:eastAsia="fr-FR"/>
              </w:rPr>
              <w:tab/>
            </w:r>
            <w:r w:rsidRPr="004A1685">
              <w:rPr>
                <w:rStyle w:val="Lienhypertexte"/>
                <w:rFonts w:asciiTheme="majorBidi" w:hAnsiTheme="majorBidi"/>
                <w:b/>
                <w:bCs/>
                <w:noProof/>
              </w:rPr>
              <w:t>Spécification des besoins</w:t>
            </w:r>
            <w:r>
              <w:rPr>
                <w:noProof/>
                <w:webHidden/>
              </w:rPr>
              <w:tab/>
            </w:r>
            <w:r>
              <w:rPr>
                <w:noProof/>
                <w:webHidden/>
              </w:rPr>
              <w:fldChar w:fldCharType="begin"/>
            </w:r>
            <w:r>
              <w:rPr>
                <w:noProof/>
                <w:webHidden/>
              </w:rPr>
              <w:instrText xml:space="preserve"> PAGEREF _Toc104480448 \h </w:instrText>
            </w:r>
            <w:r>
              <w:rPr>
                <w:noProof/>
                <w:webHidden/>
              </w:rPr>
            </w:r>
            <w:r>
              <w:rPr>
                <w:noProof/>
                <w:webHidden/>
              </w:rPr>
              <w:fldChar w:fldCharType="separate"/>
            </w:r>
            <w:r>
              <w:rPr>
                <w:noProof/>
                <w:webHidden/>
              </w:rPr>
              <w:t>18</w:t>
            </w:r>
            <w:r>
              <w:rPr>
                <w:noProof/>
                <w:webHidden/>
              </w:rPr>
              <w:fldChar w:fldCharType="end"/>
            </w:r>
          </w:hyperlink>
        </w:p>
        <w:p w:rsidR="0056512C" w:rsidRDefault="0056512C" w14:paraId="6F960E0F" w14:textId="77777777">
          <w:pPr>
            <w:pStyle w:val="TM3"/>
            <w:tabs>
              <w:tab w:val="right" w:leader="dot" w:pos="9062"/>
            </w:tabs>
            <w:rPr>
              <w:rFonts w:eastAsiaTheme="minorEastAsia"/>
              <w:noProof/>
              <w:lang w:eastAsia="fr-FR"/>
            </w:rPr>
          </w:pPr>
          <w:hyperlink w:history="1" w:anchor="_Toc104480449">
            <w:r w:rsidRPr="004A1685">
              <w:rPr>
                <w:rStyle w:val="Lienhypertexte"/>
                <w:noProof/>
              </w:rPr>
              <w:t>Expression du besoin</w:t>
            </w:r>
            <w:r>
              <w:rPr>
                <w:noProof/>
                <w:webHidden/>
              </w:rPr>
              <w:tab/>
            </w:r>
            <w:r>
              <w:rPr>
                <w:noProof/>
                <w:webHidden/>
              </w:rPr>
              <w:fldChar w:fldCharType="begin"/>
            </w:r>
            <w:r>
              <w:rPr>
                <w:noProof/>
                <w:webHidden/>
              </w:rPr>
              <w:instrText xml:space="preserve"> PAGEREF _Toc104480449 \h </w:instrText>
            </w:r>
            <w:r>
              <w:rPr>
                <w:noProof/>
                <w:webHidden/>
              </w:rPr>
            </w:r>
            <w:r>
              <w:rPr>
                <w:noProof/>
                <w:webHidden/>
              </w:rPr>
              <w:fldChar w:fldCharType="separate"/>
            </w:r>
            <w:r>
              <w:rPr>
                <w:noProof/>
                <w:webHidden/>
              </w:rPr>
              <w:t>18</w:t>
            </w:r>
            <w:r>
              <w:rPr>
                <w:noProof/>
                <w:webHidden/>
              </w:rPr>
              <w:fldChar w:fldCharType="end"/>
            </w:r>
          </w:hyperlink>
        </w:p>
        <w:p w:rsidR="0056512C" w:rsidRDefault="0056512C" w14:paraId="6AA655F3" w14:textId="77777777">
          <w:pPr>
            <w:pStyle w:val="TM3"/>
            <w:tabs>
              <w:tab w:val="right" w:leader="dot" w:pos="9062"/>
            </w:tabs>
            <w:rPr>
              <w:rFonts w:eastAsiaTheme="minorEastAsia"/>
              <w:noProof/>
              <w:lang w:eastAsia="fr-FR"/>
            </w:rPr>
          </w:pPr>
          <w:hyperlink w:history="1" w:anchor="_Toc104480450">
            <w:r w:rsidRPr="004A1685">
              <w:rPr>
                <w:rStyle w:val="Lienhypertexte"/>
                <w:noProof/>
              </w:rPr>
              <w:t>3-8 Cahier de charge</w:t>
            </w:r>
            <w:r>
              <w:rPr>
                <w:noProof/>
                <w:webHidden/>
              </w:rPr>
              <w:tab/>
            </w:r>
            <w:r>
              <w:rPr>
                <w:noProof/>
                <w:webHidden/>
              </w:rPr>
              <w:fldChar w:fldCharType="begin"/>
            </w:r>
            <w:r>
              <w:rPr>
                <w:noProof/>
                <w:webHidden/>
              </w:rPr>
              <w:instrText xml:space="preserve"> PAGEREF _Toc104480450 \h </w:instrText>
            </w:r>
            <w:r>
              <w:rPr>
                <w:noProof/>
                <w:webHidden/>
              </w:rPr>
            </w:r>
            <w:r>
              <w:rPr>
                <w:noProof/>
                <w:webHidden/>
              </w:rPr>
              <w:fldChar w:fldCharType="separate"/>
            </w:r>
            <w:r>
              <w:rPr>
                <w:noProof/>
                <w:webHidden/>
              </w:rPr>
              <w:t>19</w:t>
            </w:r>
            <w:r>
              <w:rPr>
                <w:noProof/>
                <w:webHidden/>
              </w:rPr>
              <w:fldChar w:fldCharType="end"/>
            </w:r>
          </w:hyperlink>
        </w:p>
        <w:p w:rsidR="0056512C" w:rsidRDefault="0056512C" w14:paraId="0A3C38E7" w14:textId="77777777">
          <w:pPr>
            <w:pStyle w:val="TM2"/>
            <w:tabs>
              <w:tab w:val="left" w:pos="660"/>
              <w:tab w:val="right" w:leader="dot" w:pos="9062"/>
            </w:tabs>
            <w:rPr>
              <w:rFonts w:eastAsiaTheme="minorEastAsia"/>
              <w:noProof/>
              <w:lang w:eastAsia="fr-FR"/>
            </w:rPr>
          </w:pPr>
          <w:hyperlink w:history="1" w:anchor="_Toc104480451">
            <w:r w:rsidRPr="004A1685">
              <w:rPr>
                <w:rStyle w:val="Lienhypertexte"/>
                <w:rFonts w:eastAsia="Microsoft JhengHei" w:asciiTheme="majorBidi" w:hAnsiTheme="majorBidi"/>
                <w:b/>
                <w:bCs/>
                <w:noProof/>
              </w:rPr>
              <w:t>3-</w:t>
            </w:r>
            <w:r>
              <w:rPr>
                <w:rFonts w:eastAsiaTheme="minorEastAsia"/>
                <w:noProof/>
                <w:lang w:eastAsia="fr-FR"/>
              </w:rPr>
              <w:tab/>
            </w:r>
            <w:r w:rsidRPr="004A1685">
              <w:rPr>
                <w:rStyle w:val="Lienhypertexte"/>
                <w:rFonts w:eastAsia="Microsoft JhengHei" w:asciiTheme="majorBidi" w:hAnsiTheme="majorBidi"/>
                <w:b/>
                <w:bCs/>
                <w:noProof/>
              </w:rPr>
              <w:t>Architecture globale « Software –Hardware »</w:t>
            </w:r>
            <w:r>
              <w:rPr>
                <w:noProof/>
                <w:webHidden/>
              </w:rPr>
              <w:tab/>
            </w:r>
            <w:r>
              <w:rPr>
                <w:noProof/>
                <w:webHidden/>
              </w:rPr>
              <w:fldChar w:fldCharType="begin"/>
            </w:r>
            <w:r>
              <w:rPr>
                <w:noProof/>
                <w:webHidden/>
              </w:rPr>
              <w:instrText xml:space="preserve"> PAGEREF _Toc104480451 \h </w:instrText>
            </w:r>
            <w:r>
              <w:rPr>
                <w:noProof/>
                <w:webHidden/>
              </w:rPr>
            </w:r>
            <w:r>
              <w:rPr>
                <w:noProof/>
                <w:webHidden/>
              </w:rPr>
              <w:fldChar w:fldCharType="separate"/>
            </w:r>
            <w:r>
              <w:rPr>
                <w:noProof/>
                <w:webHidden/>
              </w:rPr>
              <w:t>20</w:t>
            </w:r>
            <w:r>
              <w:rPr>
                <w:noProof/>
                <w:webHidden/>
              </w:rPr>
              <w:fldChar w:fldCharType="end"/>
            </w:r>
          </w:hyperlink>
        </w:p>
        <w:p w:rsidR="0056512C" w:rsidRDefault="0056512C" w14:paraId="435F9F6E" w14:textId="77777777">
          <w:pPr>
            <w:pStyle w:val="TM3"/>
            <w:tabs>
              <w:tab w:val="left" w:pos="1100"/>
              <w:tab w:val="right" w:leader="dot" w:pos="9062"/>
            </w:tabs>
            <w:rPr>
              <w:rFonts w:eastAsiaTheme="minorEastAsia"/>
              <w:noProof/>
              <w:lang w:eastAsia="fr-FR"/>
            </w:rPr>
          </w:pPr>
          <w:hyperlink w:history="1" w:anchor="_Toc104480452">
            <w:r w:rsidRPr="004A1685">
              <w:rPr>
                <w:rStyle w:val="Lienhypertexte"/>
                <w:rFonts w:eastAsia="Microsoft JhengHei" w:asciiTheme="majorBidi" w:hAnsiTheme="majorBidi"/>
                <w:b/>
                <w:bCs/>
                <w:noProof/>
              </w:rPr>
              <w:t>3-1</w:t>
            </w:r>
            <w:r>
              <w:rPr>
                <w:rFonts w:eastAsiaTheme="minorEastAsia"/>
                <w:noProof/>
                <w:lang w:eastAsia="fr-FR"/>
              </w:rPr>
              <w:tab/>
            </w:r>
            <w:r w:rsidRPr="004A1685">
              <w:rPr>
                <w:rStyle w:val="Lienhypertexte"/>
                <w:rFonts w:eastAsia="Microsoft JhengHei" w:asciiTheme="majorBidi" w:hAnsiTheme="majorBidi"/>
                <w:b/>
                <w:bCs/>
                <w:noProof/>
              </w:rPr>
              <w:t>Architecture Hardware :</w:t>
            </w:r>
            <w:r>
              <w:rPr>
                <w:noProof/>
                <w:webHidden/>
              </w:rPr>
              <w:tab/>
            </w:r>
            <w:r>
              <w:rPr>
                <w:noProof/>
                <w:webHidden/>
              </w:rPr>
              <w:fldChar w:fldCharType="begin"/>
            </w:r>
            <w:r>
              <w:rPr>
                <w:noProof/>
                <w:webHidden/>
              </w:rPr>
              <w:instrText xml:space="preserve"> PAGEREF _Toc104480452 \h </w:instrText>
            </w:r>
            <w:r>
              <w:rPr>
                <w:noProof/>
                <w:webHidden/>
              </w:rPr>
            </w:r>
            <w:r>
              <w:rPr>
                <w:noProof/>
                <w:webHidden/>
              </w:rPr>
              <w:fldChar w:fldCharType="separate"/>
            </w:r>
            <w:r>
              <w:rPr>
                <w:noProof/>
                <w:webHidden/>
              </w:rPr>
              <w:t>20</w:t>
            </w:r>
            <w:r>
              <w:rPr>
                <w:noProof/>
                <w:webHidden/>
              </w:rPr>
              <w:fldChar w:fldCharType="end"/>
            </w:r>
          </w:hyperlink>
        </w:p>
        <w:p w:rsidR="0056512C" w:rsidRDefault="0056512C" w14:paraId="46740A90" w14:textId="77777777">
          <w:pPr>
            <w:pStyle w:val="TM3"/>
            <w:tabs>
              <w:tab w:val="right" w:leader="dot" w:pos="9062"/>
            </w:tabs>
            <w:rPr>
              <w:rFonts w:eastAsiaTheme="minorEastAsia"/>
              <w:noProof/>
              <w:lang w:eastAsia="fr-FR"/>
            </w:rPr>
          </w:pPr>
          <w:hyperlink w:history="1" w:anchor="_Toc104480453">
            <w:r w:rsidRPr="004A1685">
              <w:rPr>
                <w:rStyle w:val="Lienhypertexte"/>
                <w:noProof/>
              </w:rPr>
              <w:t>3.2</w:t>
            </w:r>
            <w:r w:rsidRPr="004A1685">
              <w:rPr>
                <w:rStyle w:val="Lienhypertexte"/>
                <w:rFonts w:ascii="Arial" w:hAnsi="Arial" w:eastAsia="Arial" w:cs="Arial"/>
                <w:noProof/>
              </w:rPr>
              <w:t xml:space="preserve"> </w:t>
            </w:r>
            <w:r w:rsidRPr="004A1685">
              <w:rPr>
                <w:rStyle w:val="Lienhypertexte"/>
                <w:noProof/>
              </w:rPr>
              <w:t>Architecture Software :</w:t>
            </w:r>
            <w:r>
              <w:rPr>
                <w:noProof/>
                <w:webHidden/>
              </w:rPr>
              <w:tab/>
            </w:r>
            <w:r>
              <w:rPr>
                <w:noProof/>
                <w:webHidden/>
              </w:rPr>
              <w:fldChar w:fldCharType="begin"/>
            </w:r>
            <w:r>
              <w:rPr>
                <w:noProof/>
                <w:webHidden/>
              </w:rPr>
              <w:instrText xml:space="preserve"> PAGEREF _Toc104480453 \h </w:instrText>
            </w:r>
            <w:r>
              <w:rPr>
                <w:noProof/>
                <w:webHidden/>
              </w:rPr>
            </w:r>
            <w:r>
              <w:rPr>
                <w:noProof/>
                <w:webHidden/>
              </w:rPr>
              <w:fldChar w:fldCharType="separate"/>
            </w:r>
            <w:r>
              <w:rPr>
                <w:noProof/>
                <w:webHidden/>
              </w:rPr>
              <w:t>30</w:t>
            </w:r>
            <w:r>
              <w:rPr>
                <w:noProof/>
                <w:webHidden/>
              </w:rPr>
              <w:fldChar w:fldCharType="end"/>
            </w:r>
          </w:hyperlink>
        </w:p>
        <w:p w:rsidR="0056512C" w:rsidRDefault="0056512C" w14:paraId="6CC61AB7" w14:textId="77777777">
          <w:pPr>
            <w:pStyle w:val="TM1"/>
            <w:tabs>
              <w:tab w:val="right" w:leader="dot" w:pos="9062"/>
            </w:tabs>
            <w:rPr>
              <w:rFonts w:eastAsiaTheme="minorEastAsia"/>
              <w:noProof/>
              <w:lang w:eastAsia="fr-FR"/>
            </w:rPr>
          </w:pPr>
          <w:hyperlink w:history="1" w:anchor="_Toc104480454">
            <w:r w:rsidRPr="004A1685">
              <w:rPr>
                <w:rStyle w:val="Lienhypertexte"/>
                <w:noProof/>
              </w:rPr>
              <w:t>Chapitre 4 : Conception et réalisation</w:t>
            </w:r>
            <w:r>
              <w:rPr>
                <w:noProof/>
                <w:webHidden/>
              </w:rPr>
              <w:tab/>
            </w:r>
            <w:r>
              <w:rPr>
                <w:noProof/>
                <w:webHidden/>
              </w:rPr>
              <w:fldChar w:fldCharType="begin"/>
            </w:r>
            <w:r>
              <w:rPr>
                <w:noProof/>
                <w:webHidden/>
              </w:rPr>
              <w:instrText xml:space="preserve"> PAGEREF _Toc104480454 \h </w:instrText>
            </w:r>
            <w:r>
              <w:rPr>
                <w:noProof/>
                <w:webHidden/>
              </w:rPr>
            </w:r>
            <w:r>
              <w:rPr>
                <w:noProof/>
                <w:webHidden/>
              </w:rPr>
              <w:fldChar w:fldCharType="separate"/>
            </w:r>
            <w:r>
              <w:rPr>
                <w:noProof/>
                <w:webHidden/>
              </w:rPr>
              <w:t>33</w:t>
            </w:r>
            <w:r>
              <w:rPr>
                <w:noProof/>
                <w:webHidden/>
              </w:rPr>
              <w:fldChar w:fldCharType="end"/>
            </w:r>
          </w:hyperlink>
        </w:p>
        <w:p w:rsidR="0056512C" w:rsidRDefault="0056512C" w14:paraId="06FBC79C" w14:textId="77777777">
          <w:pPr>
            <w:pStyle w:val="TM2"/>
            <w:tabs>
              <w:tab w:val="left" w:pos="660"/>
              <w:tab w:val="right" w:leader="dot" w:pos="9062"/>
            </w:tabs>
            <w:rPr>
              <w:rFonts w:eastAsiaTheme="minorEastAsia"/>
              <w:noProof/>
              <w:lang w:eastAsia="fr-FR"/>
            </w:rPr>
          </w:pPr>
          <w:hyperlink w:history="1" w:anchor="_Toc104480455">
            <w:r w:rsidRPr="004A1685">
              <w:rPr>
                <w:rStyle w:val="Lienhypertexte"/>
                <w:rFonts w:asciiTheme="majorBidi" w:hAnsiTheme="majorBidi"/>
                <w:b/>
                <w:bCs/>
                <w:noProof/>
              </w:rPr>
              <w:t>1-</w:t>
            </w:r>
            <w:r>
              <w:rPr>
                <w:rFonts w:eastAsiaTheme="minorEastAsia"/>
                <w:noProof/>
                <w:lang w:eastAsia="fr-FR"/>
              </w:rPr>
              <w:tab/>
            </w:r>
            <w:r w:rsidRPr="004A1685">
              <w:rPr>
                <w:rStyle w:val="Lienhypertexte"/>
                <w:rFonts w:asciiTheme="majorBidi" w:hAnsiTheme="majorBidi"/>
                <w:b/>
                <w:bCs/>
                <w:noProof/>
              </w:rPr>
              <w:t>Introduction</w:t>
            </w:r>
            <w:r>
              <w:rPr>
                <w:noProof/>
                <w:webHidden/>
              </w:rPr>
              <w:tab/>
            </w:r>
            <w:r>
              <w:rPr>
                <w:noProof/>
                <w:webHidden/>
              </w:rPr>
              <w:fldChar w:fldCharType="begin"/>
            </w:r>
            <w:r>
              <w:rPr>
                <w:noProof/>
                <w:webHidden/>
              </w:rPr>
              <w:instrText xml:space="preserve"> PAGEREF _Toc104480455 \h </w:instrText>
            </w:r>
            <w:r>
              <w:rPr>
                <w:noProof/>
                <w:webHidden/>
              </w:rPr>
            </w:r>
            <w:r>
              <w:rPr>
                <w:noProof/>
                <w:webHidden/>
              </w:rPr>
              <w:fldChar w:fldCharType="separate"/>
            </w:r>
            <w:r>
              <w:rPr>
                <w:noProof/>
                <w:webHidden/>
              </w:rPr>
              <w:t>33</w:t>
            </w:r>
            <w:r>
              <w:rPr>
                <w:noProof/>
                <w:webHidden/>
              </w:rPr>
              <w:fldChar w:fldCharType="end"/>
            </w:r>
          </w:hyperlink>
        </w:p>
        <w:p w:rsidR="0056512C" w:rsidRDefault="0056512C" w14:paraId="04255928" w14:textId="77777777">
          <w:pPr>
            <w:pStyle w:val="TM2"/>
            <w:tabs>
              <w:tab w:val="left" w:pos="660"/>
              <w:tab w:val="right" w:leader="dot" w:pos="9062"/>
            </w:tabs>
            <w:rPr>
              <w:rFonts w:eastAsiaTheme="minorEastAsia"/>
              <w:noProof/>
              <w:lang w:eastAsia="fr-FR"/>
            </w:rPr>
          </w:pPr>
          <w:hyperlink w:history="1" w:anchor="_Toc104480456">
            <w:r w:rsidRPr="004A1685">
              <w:rPr>
                <w:rStyle w:val="Lienhypertexte"/>
                <w:rFonts w:asciiTheme="majorBidi" w:hAnsiTheme="majorBidi"/>
                <w:b/>
                <w:bCs/>
                <w:noProof/>
              </w:rPr>
              <w:t>2-</w:t>
            </w:r>
            <w:r>
              <w:rPr>
                <w:rFonts w:eastAsiaTheme="minorEastAsia"/>
                <w:noProof/>
                <w:lang w:eastAsia="fr-FR"/>
              </w:rPr>
              <w:tab/>
            </w:r>
            <w:r w:rsidRPr="004A1685">
              <w:rPr>
                <w:rStyle w:val="Lienhypertexte"/>
                <w:rFonts w:asciiTheme="majorBidi" w:hAnsiTheme="majorBidi"/>
                <w:b/>
                <w:bCs/>
                <w:noProof/>
              </w:rPr>
              <w:t>OS kernel</w:t>
            </w:r>
            <w:r>
              <w:rPr>
                <w:noProof/>
                <w:webHidden/>
              </w:rPr>
              <w:tab/>
            </w:r>
            <w:r>
              <w:rPr>
                <w:noProof/>
                <w:webHidden/>
              </w:rPr>
              <w:fldChar w:fldCharType="begin"/>
            </w:r>
            <w:r>
              <w:rPr>
                <w:noProof/>
                <w:webHidden/>
              </w:rPr>
              <w:instrText xml:space="preserve"> PAGEREF _Toc104480456 \h </w:instrText>
            </w:r>
            <w:r>
              <w:rPr>
                <w:noProof/>
                <w:webHidden/>
              </w:rPr>
            </w:r>
            <w:r>
              <w:rPr>
                <w:noProof/>
                <w:webHidden/>
              </w:rPr>
              <w:fldChar w:fldCharType="separate"/>
            </w:r>
            <w:r>
              <w:rPr>
                <w:noProof/>
                <w:webHidden/>
              </w:rPr>
              <w:t>33</w:t>
            </w:r>
            <w:r>
              <w:rPr>
                <w:noProof/>
                <w:webHidden/>
              </w:rPr>
              <w:fldChar w:fldCharType="end"/>
            </w:r>
          </w:hyperlink>
        </w:p>
        <w:p w:rsidR="0056512C" w:rsidRDefault="0056512C" w14:paraId="27DA10D3" w14:textId="77777777">
          <w:pPr>
            <w:pStyle w:val="TM3"/>
            <w:tabs>
              <w:tab w:val="right" w:leader="dot" w:pos="9062"/>
            </w:tabs>
            <w:rPr>
              <w:rFonts w:eastAsiaTheme="minorEastAsia"/>
              <w:noProof/>
              <w:lang w:eastAsia="fr-FR"/>
            </w:rPr>
          </w:pPr>
          <w:hyperlink w:history="1" w:anchor="_Toc104480457">
            <w:r w:rsidRPr="004A1685">
              <w:rPr>
                <w:rStyle w:val="Lienhypertexte"/>
                <w:rFonts w:eastAsia="Microsoft JhengHei" w:asciiTheme="majorBidi" w:hAnsiTheme="majorBidi"/>
                <w:b/>
                <w:bCs/>
                <w:noProof/>
              </w:rPr>
              <w:t>2-1 Middleware (FreeRTOS)</w:t>
            </w:r>
            <w:r>
              <w:rPr>
                <w:noProof/>
                <w:webHidden/>
              </w:rPr>
              <w:tab/>
            </w:r>
            <w:r>
              <w:rPr>
                <w:noProof/>
                <w:webHidden/>
              </w:rPr>
              <w:fldChar w:fldCharType="begin"/>
            </w:r>
            <w:r>
              <w:rPr>
                <w:noProof/>
                <w:webHidden/>
              </w:rPr>
              <w:instrText xml:space="preserve"> PAGEREF _Toc104480457 \h </w:instrText>
            </w:r>
            <w:r>
              <w:rPr>
                <w:noProof/>
                <w:webHidden/>
              </w:rPr>
            </w:r>
            <w:r>
              <w:rPr>
                <w:noProof/>
                <w:webHidden/>
              </w:rPr>
              <w:fldChar w:fldCharType="separate"/>
            </w:r>
            <w:r>
              <w:rPr>
                <w:noProof/>
                <w:webHidden/>
              </w:rPr>
              <w:t>33</w:t>
            </w:r>
            <w:r>
              <w:rPr>
                <w:noProof/>
                <w:webHidden/>
              </w:rPr>
              <w:fldChar w:fldCharType="end"/>
            </w:r>
          </w:hyperlink>
        </w:p>
        <w:p w:rsidR="0056512C" w:rsidRDefault="0056512C" w14:paraId="73C43874" w14:textId="77777777">
          <w:pPr>
            <w:pStyle w:val="TM3"/>
            <w:tabs>
              <w:tab w:val="left" w:pos="1100"/>
              <w:tab w:val="right" w:leader="dot" w:pos="9062"/>
            </w:tabs>
            <w:rPr>
              <w:rFonts w:eastAsiaTheme="minorEastAsia"/>
              <w:noProof/>
              <w:lang w:eastAsia="fr-FR"/>
            </w:rPr>
          </w:pPr>
          <w:hyperlink w:history="1" w:anchor="_Toc104480458">
            <w:r w:rsidRPr="004A1685">
              <w:rPr>
                <w:rStyle w:val="Lienhypertexte"/>
                <w:rFonts w:eastAsia="Microsoft JhengHei" w:asciiTheme="majorBidi" w:hAnsiTheme="majorBidi"/>
                <w:b/>
                <w:bCs/>
                <w:noProof/>
              </w:rPr>
              <w:t>2-2</w:t>
            </w:r>
            <w:r>
              <w:rPr>
                <w:rFonts w:eastAsiaTheme="minorEastAsia"/>
                <w:noProof/>
                <w:lang w:eastAsia="fr-FR"/>
              </w:rPr>
              <w:tab/>
            </w:r>
            <w:r w:rsidRPr="004A1685">
              <w:rPr>
                <w:rStyle w:val="Lienhypertexte"/>
                <w:rFonts w:eastAsia="Microsoft JhengHei" w:asciiTheme="majorBidi" w:hAnsiTheme="majorBidi"/>
                <w:b/>
                <w:bCs/>
                <w:noProof/>
              </w:rPr>
              <w:t>Tâches Et Queues (File d’attente)</w:t>
            </w:r>
            <w:r>
              <w:rPr>
                <w:noProof/>
                <w:webHidden/>
              </w:rPr>
              <w:tab/>
            </w:r>
            <w:r>
              <w:rPr>
                <w:noProof/>
                <w:webHidden/>
              </w:rPr>
              <w:fldChar w:fldCharType="begin"/>
            </w:r>
            <w:r>
              <w:rPr>
                <w:noProof/>
                <w:webHidden/>
              </w:rPr>
              <w:instrText xml:space="preserve"> PAGEREF _Toc104480458 \h </w:instrText>
            </w:r>
            <w:r>
              <w:rPr>
                <w:noProof/>
                <w:webHidden/>
              </w:rPr>
            </w:r>
            <w:r>
              <w:rPr>
                <w:noProof/>
                <w:webHidden/>
              </w:rPr>
              <w:fldChar w:fldCharType="separate"/>
            </w:r>
            <w:r>
              <w:rPr>
                <w:noProof/>
                <w:webHidden/>
              </w:rPr>
              <w:t>34</w:t>
            </w:r>
            <w:r>
              <w:rPr>
                <w:noProof/>
                <w:webHidden/>
              </w:rPr>
              <w:fldChar w:fldCharType="end"/>
            </w:r>
          </w:hyperlink>
        </w:p>
        <w:p w:rsidR="0056512C" w:rsidRDefault="0056512C" w14:paraId="49B6B71F" w14:textId="77777777">
          <w:pPr>
            <w:pStyle w:val="TM2"/>
            <w:tabs>
              <w:tab w:val="left" w:pos="660"/>
              <w:tab w:val="right" w:leader="dot" w:pos="9062"/>
            </w:tabs>
            <w:rPr>
              <w:rFonts w:eastAsiaTheme="minorEastAsia"/>
              <w:noProof/>
              <w:lang w:eastAsia="fr-FR"/>
            </w:rPr>
          </w:pPr>
          <w:hyperlink w:history="1" w:anchor="_Toc104480459">
            <w:r w:rsidRPr="004A1685">
              <w:rPr>
                <w:rStyle w:val="Lienhypertexte"/>
                <w:rFonts w:asciiTheme="majorBidi" w:hAnsiTheme="majorBidi"/>
                <w:b/>
                <w:bCs/>
                <w:noProof/>
              </w:rPr>
              <w:t>3-</w:t>
            </w:r>
            <w:r>
              <w:rPr>
                <w:rFonts w:eastAsiaTheme="minorEastAsia"/>
                <w:noProof/>
                <w:lang w:eastAsia="fr-FR"/>
              </w:rPr>
              <w:tab/>
            </w:r>
            <w:r w:rsidRPr="004A1685">
              <w:rPr>
                <w:rStyle w:val="Lienhypertexte"/>
                <w:rFonts w:asciiTheme="majorBidi" w:hAnsiTheme="majorBidi"/>
                <w:b/>
                <w:bCs/>
                <w:noProof/>
              </w:rPr>
              <w:t>Moteur pas à pas</w:t>
            </w:r>
            <w:r>
              <w:rPr>
                <w:noProof/>
                <w:webHidden/>
              </w:rPr>
              <w:tab/>
            </w:r>
            <w:r>
              <w:rPr>
                <w:noProof/>
                <w:webHidden/>
              </w:rPr>
              <w:fldChar w:fldCharType="begin"/>
            </w:r>
            <w:r>
              <w:rPr>
                <w:noProof/>
                <w:webHidden/>
              </w:rPr>
              <w:instrText xml:space="preserve"> PAGEREF _Toc104480459 \h </w:instrText>
            </w:r>
            <w:r>
              <w:rPr>
                <w:noProof/>
                <w:webHidden/>
              </w:rPr>
            </w:r>
            <w:r>
              <w:rPr>
                <w:noProof/>
                <w:webHidden/>
              </w:rPr>
              <w:fldChar w:fldCharType="separate"/>
            </w:r>
            <w:r>
              <w:rPr>
                <w:noProof/>
                <w:webHidden/>
              </w:rPr>
              <w:t>38</w:t>
            </w:r>
            <w:r>
              <w:rPr>
                <w:noProof/>
                <w:webHidden/>
              </w:rPr>
              <w:fldChar w:fldCharType="end"/>
            </w:r>
          </w:hyperlink>
        </w:p>
        <w:p w:rsidR="0056512C" w:rsidRDefault="0056512C" w14:paraId="019BF935" w14:textId="77777777">
          <w:pPr>
            <w:pStyle w:val="TM3"/>
            <w:tabs>
              <w:tab w:val="left" w:pos="1100"/>
              <w:tab w:val="right" w:leader="dot" w:pos="9062"/>
            </w:tabs>
            <w:rPr>
              <w:rFonts w:eastAsiaTheme="minorEastAsia"/>
              <w:noProof/>
              <w:lang w:eastAsia="fr-FR"/>
            </w:rPr>
          </w:pPr>
          <w:hyperlink w:history="1" w:anchor="_Toc104480460">
            <w:r w:rsidRPr="004A1685">
              <w:rPr>
                <w:rStyle w:val="Lienhypertexte"/>
                <w:rFonts w:asciiTheme="majorBidi" w:hAnsiTheme="majorBidi"/>
                <w:b/>
                <w:bCs/>
                <w:noProof/>
              </w:rPr>
              <w:t>3-1</w:t>
            </w:r>
            <w:r>
              <w:rPr>
                <w:rFonts w:eastAsiaTheme="minorEastAsia"/>
                <w:noProof/>
                <w:lang w:eastAsia="fr-FR"/>
              </w:rPr>
              <w:tab/>
            </w:r>
            <w:r w:rsidRPr="004A1685">
              <w:rPr>
                <w:rStyle w:val="Lienhypertexte"/>
                <w:rFonts w:asciiTheme="majorBidi" w:hAnsiTheme="majorBidi"/>
                <w:b/>
                <w:bCs/>
                <w:noProof/>
              </w:rPr>
              <w:t>L6474 Driver / L6474.C :</w:t>
            </w:r>
            <w:r>
              <w:rPr>
                <w:noProof/>
                <w:webHidden/>
              </w:rPr>
              <w:tab/>
            </w:r>
            <w:r>
              <w:rPr>
                <w:noProof/>
                <w:webHidden/>
              </w:rPr>
              <w:fldChar w:fldCharType="begin"/>
            </w:r>
            <w:r>
              <w:rPr>
                <w:noProof/>
                <w:webHidden/>
              </w:rPr>
              <w:instrText xml:space="preserve"> PAGEREF _Toc104480460 \h </w:instrText>
            </w:r>
            <w:r>
              <w:rPr>
                <w:noProof/>
                <w:webHidden/>
              </w:rPr>
            </w:r>
            <w:r>
              <w:rPr>
                <w:noProof/>
                <w:webHidden/>
              </w:rPr>
              <w:fldChar w:fldCharType="separate"/>
            </w:r>
            <w:r>
              <w:rPr>
                <w:noProof/>
                <w:webHidden/>
              </w:rPr>
              <w:t>38</w:t>
            </w:r>
            <w:r>
              <w:rPr>
                <w:noProof/>
                <w:webHidden/>
              </w:rPr>
              <w:fldChar w:fldCharType="end"/>
            </w:r>
          </w:hyperlink>
        </w:p>
        <w:p w:rsidR="0056512C" w:rsidRDefault="0056512C" w14:paraId="57B40AAB" w14:textId="77777777">
          <w:pPr>
            <w:pStyle w:val="TM3"/>
            <w:tabs>
              <w:tab w:val="left" w:pos="1100"/>
              <w:tab w:val="right" w:leader="dot" w:pos="9062"/>
            </w:tabs>
            <w:rPr>
              <w:rFonts w:eastAsiaTheme="minorEastAsia"/>
              <w:noProof/>
              <w:lang w:eastAsia="fr-FR"/>
            </w:rPr>
          </w:pPr>
          <w:hyperlink w:history="1" w:anchor="_Toc104480461">
            <w:r w:rsidRPr="004A1685">
              <w:rPr>
                <w:rStyle w:val="Lienhypertexte"/>
                <w:rFonts w:asciiTheme="majorBidi" w:hAnsiTheme="majorBidi"/>
                <w:b/>
                <w:bCs/>
                <w:noProof/>
              </w:rPr>
              <w:t>3-2</w:t>
            </w:r>
            <w:r>
              <w:rPr>
                <w:rFonts w:eastAsiaTheme="minorEastAsia"/>
                <w:noProof/>
                <w:lang w:eastAsia="fr-FR"/>
              </w:rPr>
              <w:tab/>
            </w:r>
            <w:r w:rsidRPr="004A1685">
              <w:rPr>
                <w:rStyle w:val="Lienhypertexte"/>
                <w:rFonts w:asciiTheme="majorBidi" w:hAnsiTheme="majorBidi"/>
                <w:b/>
                <w:bCs/>
                <w:noProof/>
              </w:rPr>
              <w:t>Interruptions</w:t>
            </w:r>
            <w:r>
              <w:rPr>
                <w:noProof/>
                <w:webHidden/>
              </w:rPr>
              <w:tab/>
            </w:r>
            <w:r>
              <w:rPr>
                <w:noProof/>
                <w:webHidden/>
              </w:rPr>
              <w:fldChar w:fldCharType="begin"/>
            </w:r>
            <w:r>
              <w:rPr>
                <w:noProof/>
                <w:webHidden/>
              </w:rPr>
              <w:instrText xml:space="preserve"> PAGEREF _Toc104480461 \h </w:instrText>
            </w:r>
            <w:r>
              <w:rPr>
                <w:noProof/>
                <w:webHidden/>
              </w:rPr>
            </w:r>
            <w:r>
              <w:rPr>
                <w:noProof/>
                <w:webHidden/>
              </w:rPr>
              <w:fldChar w:fldCharType="separate"/>
            </w:r>
            <w:r>
              <w:rPr>
                <w:noProof/>
                <w:webHidden/>
              </w:rPr>
              <w:t>42</w:t>
            </w:r>
            <w:r>
              <w:rPr>
                <w:noProof/>
                <w:webHidden/>
              </w:rPr>
              <w:fldChar w:fldCharType="end"/>
            </w:r>
          </w:hyperlink>
        </w:p>
        <w:p w:rsidR="0056512C" w:rsidRDefault="0056512C" w14:paraId="310A269A" w14:textId="77777777">
          <w:pPr>
            <w:pStyle w:val="TM3"/>
            <w:tabs>
              <w:tab w:val="left" w:pos="1100"/>
              <w:tab w:val="right" w:leader="dot" w:pos="9062"/>
            </w:tabs>
            <w:rPr>
              <w:rFonts w:eastAsiaTheme="minorEastAsia"/>
              <w:noProof/>
              <w:lang w:eastAsia="fr-FR"/>
            </w:rPr>
          </w:pPr>
          <w:hyperlink w:history="1" w:anchor="_Toc104480462">
            <w:r w:rsidRPr="004A1685">
              <w:rPr>
                <w:rStyle w:val="Lienhypertexte"/>
                <w:noProof/>
              </w:rPr>
              <w:t>3-3</w:t>
            </w:r>
            <w:r>
              <w:rPr>
                <w:rFonts w:eastAsiaTheme="minorEastAsia"/>
                <w:noProof/>
                <w:lang w:eastAsia="fr-FR"/>
              </w:rPr>
              <w:tab/>
            </w:r>
            <w:r w:rsidRPr="004A1685">
              <w:rPr>
                <w:rStyle w:val="Lienhypertexte"/>
                <w:noProof/>
              </w:rPr>
              <w:t>Flux de données :</w:t>
            </w:r>
            <w:r>
              <w:rPr>
                <w:noProof/>
                <w:webHidden/>
              </w:rPr>
              <w:tab/>
            </w:r>
            <w:r>
              <w:rPr>
                <w:noProof/>
                <w:webHidden/>
              </w:rPr>
              <w:fldChar w:fldCharType="begin"/>
            </w:r>
            <w:r>
              <w:rPr>
                <w:noProof/>
                <w:webHidden/>
              </w:rPr>
              <w:instrText xml:space="preserve"> PAGEREF _Toc104480462 \h </w:instrText>
            </w:r>
            <w:r>
              <w:rPr>
                <w:noProof/>
                <w:webHidden/>
              </w:rPr>
            </w:r>
            <w:r>
              <w:rPr>
                <w:noProof/>
                <w:webHidden/>
              </w:rPr>
              <w:fldChar w:fldCharType="separate"/>
            </w:r>
            <w:r>
              <w:rPr>
                <w:noProof/>
                <w:webHidden/>
              </w:rPr>
              <w:t>43</w:t>
            </w:r>
            <w:r>
              <w:rPr>
                <w:noProof/>
                <w:webHidden/>
              </w:rPr>
              <w:fldChar w:fldCharType="end"/>
            </w:r>
          </w:hyperlink>
        </w:p>
        <w:p w:rsidR="0056512C" w:rsidRDefault="0056512C" w14:paraId="6D77B723" w14:textId="77777777">
          <w:pPr>
            <w:pStyle w:val="TM3"/>
            <w:tabs>
              <w:tab w:val="left" w:pos="1100"/>
              <w:tab w:val="right" w:leader="dot" w:pos="9062"/>
            </w:tabs>
            <w:rPr>
              <w:rFonts w:eastAsiaTheme="minorEastAsia"/>
              <w:noProof/>
              <w:lang w:eastAsia="fr-FR"/>
            </w:rPr>
          </w:pPr>
          <w:hyperlink w:history="1" w:anchor="_Toc104480463">
            <w:r w:rsidRPr="004A1685">
              <w:rPr>
                <w:rStyle w:val="Lienhypertexte"/>
                <w:noProof/>
              </w:rPr>
              <w:t>3-4</w:t>
            </w:r>
            <w:r>
              <w:rPr>
                <w:rFonts w:eastAsiaTheme="minorEastAsia"/>
                <w:noProof/>
                <w:lang w:eastAsia="fr-FR"/>
              </w:rPr>
              <w:tab/>
            </w:r>
            <w:r w:rsidRPr="004A1685">
              <w:rPr>
                <w:rStyle w:val="Lienhypertexte"/>
                <w:noProof/>
              </w:rPr>
              <w:t>Calcule</w:t>
            </w:r>
            <w:r>
              <w:rPr>
                <w:noProof/>
                <w:webHidden/>
              </w:rPr>
              <w:tab/>
            </w:r>
            <w:r>
              <w:rPr>
                <w:noProof/>
                <w:webHidden/>
              </w:rPr>
              <w:fldChar w:fldCharType="begin"/>
            </w:r>
            <w:r>
              <w:rPr>
                <w:noProof/>
                <w:webHidden/>
              </w:rPr>
              <w:instrText xml:space="preserve"> PAGEREF _Toc104480463 \h </w:instrText>
            </w:r>
            <w:r>
              <w:rPr>
                <w:noProof/>
                <w:webHidden/>
              </w:rPr>
            </w:r>
            <w:r>
              <w:rPr>
                <w:noProof/>
                <w:webHidden/>
              </w:rPr>
              <w:fldChar w:fldCharType="separate"/>
            </w:r>
            <w:r>
              <w:rPr>
                <w:noProof/>
                <w:webHidden/>
              </w:rPr>
              <w:t>44</w:t>
            </w:r>
            <w:r>
              <w:rPr>
                <w:noProof/>
                <w:webHidden/>
              </w:rPr>
              <w:fldChar w:fldCharType="end"/>
            </w:r>
          </w:hyperlink>
        </w:p>
        <w:p w:rsidR="0056512C" w:rsidRDefault="0056512C" w14:paraId="24B9A7B6" w14:textId="77777777">
          <w:pPr>
            <w:pStyle w:val="TM2"/>
            <w:tabs>
              <w:tab w:val="left" w:pos="660"/>
              <w:tab w:val="right" w:leader="dot" w:pos="9062"/>
            </w:tabs>
            <w:rPr>
              <w:rFonts w:eastAsiaTheme="minorEastAsia"/>
              <w:noProof/>
              <w:lang w:eastAsia="fr-FR"/>
            </w:rPr>
          </w:pPr>
          <w:hyperlink w:history="1" w:anchor="_Toc104480464">
            <w:r w:rsidRPr="004A1685">
              <w:rPr>
                <w:rStyle w:val="Lienhypertexte"/>
                <w:rFonts w:eastAsia="Microsoft JhengHei" w:asciiTheme="majorBidi" w:hAnsiTheme="majorBidi"/>
                <w:b/>
                <w:bCs/>
                <w:noProof/>
              </w:rPr>
              <w:t>4-</w:t>
            </w:r>
            <w:r>
              <w:rPr>
                <w:rFonts w:eastAsiaTheme="minorEastAsia"/>
                <w:noProof/>
                <w:lang w:eastAsia="fr-FR"/>
              </w:rPr>
              <w:tab/>
            </w:r>
            <w:r w:rsidRPr="004A1685">
              <w:rPr>
                <w:rStyle w:val="Lienhypertexte"/>
                <w:rFonts w:eastAsia="Microsoft JhengHei" w:asciiTheme="majorBidi" w:hAnsiTheme="majorBidi"/>
                <w:b/>
                <w:bCs/>
                <w:noProof/>
              </w:rPr>
              <w:t>Interface homme machine « IHM »</w:t>
            </w:r>
            <w:r>
              <w:rPr>
                <w:noProof/>
                <w:webHidden/>
              </w:rPr>
              <w:tab/>
            </w:r>
            <w:r>
              <w:rPr>
                <w:noProof/>
                <w:webHidden/>
              </w:rPr>
              <w:fldChar w:fldCharType="begin"/>
            </w:r>
            <w:r>
              <w:rPr>
                <w:noProof/>
                <w:webHidden/>
              </w:rPr>
              <w:instrText xml:space="preserve"> PAGEREF _Toc104480464 \h </w:instrText>
            </w:r>
            <w:r>
              <w:rPr>
                <w:noProof/>
                <w:webHidden/>
              </w:rPr>
            </w:r>
            <w:r>
              <w:rPr>
                <w:noProof/>
                <w:webHidden/>
              </w:rPr>
              <w:fldChar w:fldCharType="separate"/>
            </w:r>
            <w:r>
              <w:rPr>
                <w:noProof/>
                <w:webHidden/>
              </w:rPr>
              <w:t>46</w:t>
            </w:r>
            <w:r>
              <w:rPr>
                <w:noProof/>
                <w:webHidden/>
              </w:rPr>
              <w:fldChar w:fldCharType="end"/>
            </w:r>
          </w:hyperlink>
        </w:p>
        <w:p w:rsidR="0056512C" w:rsidRDefault="0056512C" w14:paraId="0163BD79" w14:textId="77777777">
          <w:pPr>
            <w:pStyle w:val="TM2"/>
            <w:tabs>
              <w:tab w:val="left" w:pos="660"/>
              <w:tab w:val="right" w:leader="dot" w:pos="9062"/>
            </w:tabs>
            <w:rPr>
              <w:rFonts w:eastAsiaTheme="minorEastAsia"/>
              <w:noProof/>
              <w:lang w:eastAsia="fr-FR"/>
            </w:rPr>
          </w:pPr>
          <w:hyperlink w:history="1" w:anchor="_Toc104480465">
            <w:r w:rsidRPr="004A1685">
              <w:rPr>
                <w:rStyle w:val="Lienhypertexte"/>
                <w:noProof/>
              </w:rPr>
              <w:t>5-</w:t>
            </w:r>
            <w:r>
              <w:rPr>
                <w:rFonts w:eastAsiaTheme="minorEastAsia"/>
                <w:noProof/>
                <w:lang w:eastAsia="fr-FR"/>
              </w:rPr>
              <w:tab/>
            </w:r>
            <w:r w:rsidRPr="004A1685">
              <w:rPr>
                <w:rStyle w:val="Lienhypertexte"/>
                <w:noProof/>
              </w:rPr>
              <w:t>Capteurs et mesures</w:t>
            </w:r>
            <w:r>
              <w:rPr>
                <w:noProof/>
                <w:webHidden/>
              </w:rPr>
              <w:tab/>
            </w:r>
            <w:r>
              <w:rPr>
                <w:noProof/>
                <w:webHidden/>
              </w:rPr>
              <w:fldChar w:fldCharType="begin"/>
            </w:r>
            <w:r>
              <w:rPr>
                <w:noProof/>
                <w:webHidden/>
              </w:rPr>
              <w:instrText xml:space="preserve"> PAGEREF _Toc104480465 \h </w:instrText>
            </w:r>
            <w:r>
              <w:rPr>
                <w:noProof/>
                <w:webHidden/>
              </w:rPr>
            </w:r>
            <w:r>
              <w:rPr>
                <w:noProof/>
                <w:webHidden/>
              </w:rPr>
              <w:fldChar w:fldCharType="separate"/>
            </w:r>
            <w:r>
              <w:rPr>
                <w:noProof/>
                <w:webHidden/>
              </w:rPr>
              <w:t>51</w:t>
            </w:r>
            <w:r>
              <w:rPr>
                <w:noProof/>
                <w:webHidden/>
              </w:rPr>
              <w:fldChar w:fldCharType="end"/>
            </w:r>
          </w:hyperlink>
        </w:p>
        <w:p w:rsidR="0056512C" w:rsidRDefault="0056512C" w14:paraId="6A6881F4" w14:textId="77777777">
          <w:pPr>
            <w:pStyle w:val="TM3"/>
            <w:tabs>
              <w:tab w:val="right" w:leader="dot" w:pos="9062"/>
            </w:tabs>
            <w:rPr>
              <w:rFonts w:eastAsiaTheme="minorEastAsia"/>
              <w:noProof/>
              <w:lang w:eastAsia="fr-FR"/>
            </w:rPr>
          </w:pPr>
          <w:hyperlink w:history="1" w:anchor="_Toc104480466">
            <w:r w:rsidRPr="004A1685">
              <w:rPr>
                <w:rStyle w:val="Lienhypertexte"/>
                <w:rFonts w:eastAsia="Calibri"/>
                <w:noProof/>
              </w:rPr>
              <w:t>5-1 Capteur de diamètre</w:t>
            </w:r>
            <w:r>
              <w:rPr>
                <w:noProof/>
                <w:webHidden/>
              </w:rPr>
              <w:tab/>
            </w:r>
            <w:r>
              <w:rPr>
                <w:noProof/>
                <w:webHidden/>
              </w:rPr>
              <w:fldChar w:fldCharType="begin"/>
            </w:r>
            <w:r>
              <w:rPr>
                <w:noProof/>
                <w:webHidden/>
              </w:rPr>
              <w:instrText xml:space="preserve"> PAGEREF _Toc104480466 \h </w:instrText>
            </w:r>
            <w:r>
              <w:rPr>
                <w:noProof/>
                <w:webHidden/>
              </w:rPr>
            </w:r>
            <w:r>
              <w:rPr>
                <w:noProof/>
                <w:webHidden/>
              </w:rPr>
              <w:fldChar w:fldCharType="separate"/>
            </w:r>
            <w:r>
              <w:rPr>
                <w:noProof/>
                <w:webHidden/>
              </w:rPr>
              <w:t>51</w:t>
            </w:r>
            <w:r>
              <w:rPr>
                <w:noProof/>
                <w:webHidden/>
              </w:rPr>
              <w:fldChar w:fldCharType="end"/>
            </w:r>
          </w:hyperlink>
        </w:p>
        <w:p w:rsidR="0056512C" w:rsidRDefault="0056512C" w14:paraId="464E53EB" w14:textId="77777777">
          <w:pPr>
            <w:pStyle w:val="TM3"/>
            <w:tabs>
              <w:tab w:val="right" w:leader="dot" w:pos="9062"/>
            </w:tabs>
            <w:rPr>
              <w:rFonts w:eastAsiaTheme="minorEastAsia"/>
              <w:noProof/>
              <w:lang w:eastAsia="fr-FR"/>
            </w:rPr>
          </w:pPr>
          <w:hyperlink w:history="1" w:anchor="_Toc104480467">
            <w:r w:rsidRPr="004A1685">
              <w:rPr>
                <w:rStyle w:val="Lienhypertexte"/>
                <w:rFonts w:eastAsia="Calibri"/>
                <w:noProof/>
              </w:rPr>
              <w:t>5-2 Capteur de position</w:t>
            </w:r>
            <w:r>
              <w:rPr>
                <w:noProof/>
                <w:webHidden/>
              </w:rPr>
              <w:tab/>
            </w:r>
            <w:r>
              <w:rPr>
                <w:noProof/>
                <w:webHidden/>
              </w:rPr>
              <w:fldChar w:fldCharType="begin"/>
            </w:r>
            <w:r>
              <w:rPr>
                <w:noProof/>
                <w:webHidden/>
              </w:rPr>
              <w:instrText xml:space="preserve"> PAGEREF _Toc104480467 \h </w:instrText>
            </w:r>
            <w:r>
              <w:rPr>
                <w:noProof/>
                <w:webHidden/>
              </w:rPr>
            </w:r>
            <w:r>
              <w:rPr>
                <w:noProof/>
                <w:webHidden/>
              </w:rPr>
              <w:fldChar w:fldCharType="separate"/>
            </w:r>
            <w:r>
              <w:rPr>
                <w:noProof/>
                <w:webHidden/>
              </w:rPr>
              <w:t>52</w:t>
            </w:r>
            <w:r>
              <w:rPr>
                <w:noProof/>
                <w:webHidden/>
              </w:rPr>
              <w:fldChar w:fldCharType="end"/>
            </w:r>
          </w:hyperlink>
        </w:p>
        <w:p w:rsidR="0056512C" w:rsidRDefault="0056512C" w14:paraId="45F6415A" w14:textId="77777777">
          <w:pPr>
            <w:pStyle w:val="TM3"/>
            <w:tabs>
              <w:tab w:val="right" w:leader="dot" w:pos="9062"/>
            </w:tabs>
            <w:rPr>
              <w:rFonts w:eastAsiaTheme="minorEastAsia"/>
              <w:noProof/>
              <w:lang w:eastAsia="fr-FR"/>
            </w:rPr>
          </w:pPr>
          <w:hyperlink w:history="1" w:anchor="_Toc104480468">
            <w:r w:rsidRPr="004A1685">
              <w:rPr>
                <w:rStyle w:val="Lienhypertexte"/>
                <w:rFonts w:eastAsia="Calibri"/>
                <w:noProof/>
              </w:rPr>
              <w:t>5-3 Capteur de température</w:t>
            </w:r>
            <w:r>
              <w:rPr>
                <w:noProof/>
                <w:webHidden/>
              </w:rPr>
              <w:tab/>
            </w:r>
            <w:r>
              <w:rPr>
                <w:noProof/>
                <w:webHidden/>
              </w:rPr>
              <w:fldChar w:fldCharType="begin"/>
            </w:r>
            <w:r>
              <w:rPr>
                <w:noProof/>
                <w:webHidden/>
              </w:rPr>
              <w:instrText xml:space="preserve"> PAGEREF _Toc104480468 \h </w:instrText>
            </w:r>
            <w:r>
              <w:rPr>
                <w:noProof/>
                <w:webHidden/>
              </w:rPr>
            </w:r>
            <w:r>
              <w:rPr>
                <w:noProof/>
                <w:webHidden/>
              </w:rPr>
              <w:fldChar w:fldCharType="separate"/>
            </w:r>
            <w:r>
              <w:rPr>
                <w:noProof/>
                <w:webHidden/>
              </w:rPr>
              <w:t>53</w:t>
            </w:r>
            <w:r>
              <w:rPr>
                <w:noProof/>
                <w:webHidden/>
              </w:rPr>
              <w:fldChar w:fldCharType="end"/>
            </w:r>
          </w:hyperlink>
        </w:p>
        <w:p w:rsidR="0056512C" w:rsidRDefault="0056512C" w14:paraId="1335F184" w14:textId="77777777">
          <w:pPr>
            <w:pStyle w:val="TM3"/>
            <w:tabs>
              <w:tab w:val="right" w:leader="dot" w:pos="9062"/>
            </w:tabs>
            <w:rPr>
              <w:rFonts w:eastAsiaTheme="minorEastAsia"/>
              <w:noProof/>
              <w:lang w:eastAsia="fr-FR"/>
            </w:rPr>
          </w:pPr>
          <w:hyperlink w:history="1" w:anchor="_Toc104480469">
            <w:r w:rsidRPr="004A1685">
              <w:rPr>
                <w:rStyle w:val="Lienhypertexte"/>
                <w:rFonts w:eastAsia="Calibri"/>
                <w:noProof/>
              </w:rPr>
              <w:t>5-4 Capteur de pression</w:t>
            </w:r>
            <w:r>
              <w:rPr>
                <w:noProof/>
                <w:webHidden/>
              </w:rPr>
              <w:tab/>
            </w:r>
            <w:r>
              <w:rPr>
                <w:noProof/>
                <w:webHidden/>
              </w:rPr>
              <w:fldChar w:fldCharType="begin"/>
            </w:r>
            <w:r>
              <w:rPr>
                <w:noProof/>
                <w:webHidden/>
              </w:rPr>
              <w:instrText xml:space="preserve"> PAGEREF _Toc104480469 \h </w:instrText>
            </w:r>
            <w:r>
              <w:rPr>
                <w:noProof/>
                <w:webHidden/>
              </w:rPr>
            </w:r>
            <w:r>
              <w:rPr>
                <w:noProof/>
                <w:webHidden/>
              </w:rPr>
              <w:fldChar w:fldCharType="separate"/>
            </w:r>
            <w:r>
              <w:rPr>
                <w:noProof/>
                <w:webHidden/>
              </w:rPr>
              <w:t>54</w:t>
            </w:r>
            <w:r>
              <w:rPr>
                <w:noProof/>
                <w:webHidden/>
              </w:rPr>
              <w:fldChar w:fldCharType="end"/>
            </w:r>
          </w:hyperlink>
        </w:p>
        <w:p w:rsidR="0056512C" w:rsidRDefault="0056512C" w14:paraId="177F03F0" w14:textId="77777777">
          <w:pPr>
            <w:pStyle w:val="TM2"/>
            <w:tabs>
              <w:tab w:val="left" w:pos="660"/>
              <w:tab w:val="right" w:leader="dot" w:pos="9062"/>
            </w:tabs>
            <w:rPr>
              <w:rFonts w:eastAsiaTheme="minorEastAsia"/>
              <w:noProof/>
              <w:lang w:eastAsia="fr-FR"/>
            </w:rPr>
          </w:pPr>
          <w:hyperlink w:history="1" w:anchor="_Toc104480470">
            <w:r w:rsidRPr="004A1685">
              <w:rPr>
                <w:rStyle w:val="Lienhypertexte"/>
                <w:noProof/>
              </w:rPr>
              <w:t>6-</w:t>
            </w:r>
            <w:r>
              <w:rPr>
                <w:rFonts w:eastAsiaTheme="minorEastAsia"/>
                <w:noProof/>
                <w:lang w:eastAsia="fr-FR"/>
              </w:rPr>
              <w:tab/>
            </w:r>
            <w:r w:rsidRPr="004A1685">
              <w:rPr>
                <w:rStyle w:val="Lienhypertexte"/>
                <w:noProof/>
              </w:rPr>
              <w:t>Connectivité</w:t>
            </w:r>
            <w:r>
              <w:rPr>
                <w:noProof/>
                <w:webHidden/>
              </w:rPr>
              <w:tab/>
            </w:r>
            <w:r>
              <w:rPr>
                <w:noProof/>
                <w:webHidden/>
              </w:rPr>
              <w:fldChar w:fldCharType="begin"/>
            </w:r>
            <w:r>
              <w:rPr>
                <w:noProof/>
                <w:webHidden/>
              </w:rPr>
              <w:instrText xml:space="preserve"> PAGEREF _Toc104480470 \h </w:instrText>
            </w:r>
            <w:r>
              <w:rPr>
                <w:noProof/>
                <w:webHidden/>
              </w:rPr>
            </w:r>
            <w:r>
              <w:rPr>
                <w:noProof/>
                <w:webHidden/>
              </w:rPr>
              <w:fldChar w:fldCharType="separate"/>
            </w:r>
            <w:r>
              <w:rPr>
                <w:noProof/>
                <w:webHidden/>
              </w:rPr>
              <w:t>54</w:t>
            </w:r>
            <w:r>
              <w:rPr>
                <w:noProof/>
                <w:webHidden/>
              </w:rPr>
              <w:fldChar w:fldCharType="end"/>
            </w:r>
          </w:hyperlink>
        </w:p>
        <w:p w:rsidR="0056512C" w:rsidRDefault="0056512C" w14:paraId="7EC6BD64" w14:textId="77777777">
          <w:pPr>
            <w:pStyle w:val="TM3"/>
            <w:tabs>
              <w:tab w:val="right" w:leader="dot" w:pos="9062"/>
            </w:tabs>
            <w:rPr>
              <w:rFonts w:eastAsiaTheme="minorEastAsia"/>
              <w:noProof/>
              <w:lang w:eastAsia="fr-FR"/>
            </w:rPr>
          </w:pPr>
          <w:hyperlink w:history="1" w:anchor="_Toc104480471">
            <w:r w:rsidRPr="004A1685">
              <w:rPr>
                <w:rStyle w:val="Lienhypertexte"/>
                <w:rFonts w:eastAsia="Calibri"/>
                <w:noProof/>
              </w:rPr>
              <w:t>6-1 Solution proposée :</w:t>
            </w:r>
            <w:r>
              <w:rPr>
                <w:noProof/>
                <w:webHidden/>
              </w:rPr>
              <w:tab/>
            </w:r>
            <w:r>
              <w:rPr>
                <w:noProof/>
                <w:webHidden/>
              </w:rPr>
              <w:fldChar w:fldCharType="begin"/>
            </w:r>
            <w:r>
              <w:rPr>
                <w:noProof/>
                <w:webHidden/>
              </w:rPr>
              <w:instrText xml:space="preserve"> PAGEREF _Toc104480471 \h </w:instrText>
            </w:r>
            <w:r>
              <w:rPr>
                <w:noProof/>
                <w:webHidden/>
              </w:rPr>
            </w:r>
            <w:r>
              <w:rPr>
                <w:noProof/>
                <w:webHidden/>
              </w:rPr>
              <w:fldChar w:fldCharType="separate"/>
            </w:r>
            <w:r>
              <w:rPr>
                <w:noProof/>
                <w:webHidden/>
              </w:rPr>
              <w:t>54</w:t>
            </w:r>
            <w:r>
              <w:rPr>
                <w:noProof/>
                <w:webHidden/>
              </w:rPr>
              <w:fldChar w:fldCharType="end"/>
            </w:r>
          </w:hyperlink>
        </w:p>
        <w:p w:rsidR="0056512C" w:rsidRDefault="0056512C" w14:paraId="295C8FCE" w14:textId="77777777">
          <w:pPr>
            <w:pStyle w:val="TM3"/>
            <w:tabs>
              <w:tab w:val="right" w:leader="dot" w:pos="9062"/>
            </w:tabs>
            <w:rPr>
              <w:rFonts w:eastAsiaTheme="minorEastAsia"/>
              <w:noProof/>
              <w:lang w:eastAsia="fr-FR"/>
            </w:rPr>
          </w:pPr>
          <w:hyperlink w:history="1" w:anchor="_Toc104480472">
            <w:r w:rsidRPr="004A1685">
              <w:rPr>
                <w:rStyle w:val="Lienhypertexte"/>
                <w:rFonts w:eastAsia="Calibri"/>
                <w:noProof/>
              </w:rPr>
              <w:t>6-2 Architecture et protocoles :</w:t>
            </w:r>
            <w:r>
              <w:rPr>
                <w:noProof/>
                <w:webHidden/>
              </w:rPr>
              <w:tab/>
            </w:r>
            <w:r>
              <w:rPr>
                <w:noProof/>
                <w:webHidden/>
              </w:rPr>
              <w:fldChar w:fldCharType="begin"/>
            </w:r>
            <w:r>
              <w:rPr>
                <w:noProof/>
                <w:webHidden/>
              </w:rPr>
              <w:instrText xml:space="preserve"> PAGEREF _Toc104480472 \h </w:instrText>
            </w:r>
            <w:r>
              <w:rPr>
                <w:noProof/>
                <w:webHidden/>
              </w:rPr>
            </w:r>
            <w:r>
              <w:rPr>
                <w:noProof/>
                <w:webHidden/>
              </w:rPr>
              <w:fldChar w:fldCharType="separate"/>
            </w:r>
            <w:r>
              <w:rPr>
                <w:noProof/>
                <w:webHidden/>
              </w:rPr>
              <w:t>54</w:t>
            </w:r>
            <w:r>
              <w:rPr>
                <w:noProof/>
                <w:webHidden/>
              </w:rPr>
              <w:fldChar w:fldCharType="end"/>
            </w:r>
          </w:hyperlink>
        </w:p>
        <w:p w:rsidR="0056512C" w:rsidRDefault="0056512C" w14:paraId="5F0589A8" w14:textId="77777777">
          <w:pPr>
            <w:pStyle w:val="TM3"/>
            <w:tabs>
              <w:tab w:val="right" w:leader="dot" w:pos="9062"/>
            </w:tabs>
            <w:rPr>
              <w:rFonts w:eastAsiaTheme="minorEastAsia"/>
              <w:noProof/>
              <w:lang w:eastAsia="fr-FR"/>
            </w:rPr>
          </w:pPr>
          <w:hyperlink w:history="1" w:anchor="_Toc104480473">
            <w:r w:rsidRPr="004A1685">
              <w:rPr>
                <w:rStyle w:val="Lienhypertexte"/>
                <w:rFonts w:eastAsia="Calibri"/>
                <w:noProof/>
              </w:rPr>
              <w:t>6-3 Implémentation :</w:t>
            </w:r>
            <w:r>
              <w:rPr>
                <w:noProof/>
                <w:webHidden/>
              </w:rPr>
              <w:tab/>
            </w:r>
            <w:r>
              <w:rPr>
                <w:noProof/>
                <w:webHidden/>
              </w:rPr>
              <w:fldChar w:fldCharType="begin"/>
            </w:r>
            <w:r>
              <w:rPr>
                <w:noProof/>
                <w:webHidden/>
              </w:rPr>
              <w:instrText xml:space="preserve"> PAGEREF _Toc104480473 \h </w:instrText>
            </w:r>
            <w:r>
              <w:rPr>
                <w:noProof/>
                <w:webHidden/>
              </w:rPr>
            </w:r>
            <w:r>
              <w:rPr>
                <w:noProof/>
                <w:webHidden/>
              </w:rPr>
              <w:fldChar w:fldCharType="separate"/>
            </w:r>
            <w:r>
              <w:rPr>
                <w:noProof/>
                <w:webHidden/>
              </w:rPr>
              <w:t>54</w:t>
            </w:r>
            <w:r>
              <w:rPr>
                <w:noProof/>
                <w:webHidden/>
              </w:rPr>
              <w:fldChar w:fldCharType="end"/>
            </w:r>
          </w:hyperlink>
        </w:p>
        <w:p w:rsidR="0056512C" w:rsidRDefault="0056512C" w14:paraId="727ED83B" w14:textId="77777777">
          <w:pPr>
            <w:pStyle w:val="TM2"/>
            <w:tabs>
              <w:tab w:val="left" w:pos="660"/>
              <w:tab w:val="right" w:leader="dot" w:pos="9062"/>
            </w:tabs>
            <w:rPr>
              <w:rFonts w:eastAsiaTheme="minorEastAsia"/>
              <w:noProof/>
              <w:lang w:eastAsia="fr-FR"/>
            </w:rPr>
          </w:pPr>
          <w:hyperlink w:history="1" w:anchor="_Toc104480474">
            <w:r w:rsidRPr="004A1685">
              <w:rPr>
                <w:rStyle w:val="Lienhypertexte"/>
                <w:noProof/>
              </w:rPr>
              <w:t>7-</w:t>
            </w:r>
            <w:r>
              <w:rPr>
                <w:rFonts w:eastAsiaTheme="minorEastAsia"/>
                <w:noProof/>
                <w:lang w:eastAsia="fr-FR"/>
              </w:rPr>
              <w:tab/>
            </w:r>
            <w:r w:rsidRPr="004A1685">
              <w:rPr>
                <w:rStyle w:val="Lienhypertexte"/>
                <w:noProof/>
              </w:rPr>
              <w:t>Taches en cours de développement</w:t>
            </w:r>
            <w:r>
              <w:rPr>
                <w:noProof/>
                <w:webHidden/>
              </w:rPr>
              <w:tab/>
            </w:r>
            <w:r>
              <w:rPr>
                <w:noProof/>
                <w:webHidden/>
              </w:rPr>
              <w:fldChar w:fldCharType="begin"/>
            </w:r>
            <w:r>
              <w:rPr>
                <w:noProof/>
                <w:webHidden/>
              </w:rPr>
              <w:instrText xml:space="preserve"> PAGEREF _Toc104480474 \h </w:instrText>
            </w:r>
            <w:r>
              <w:rPr>
                <w:noProof/>
                <w:webHidden/>
              </w:rPr>
            </w:r>
            <w:r>
              <w:rPr>
                <w:noProof/>
                <w:webHidden/>
              </w:rPr>
              <w:fldChar w:fldCharType="separate"/>
            </w:r>
            <w:r>
              <w:rPr>
                <w:noProof/>
                <w:webHidden/>
              </w:rPr>
              <w:t>56</w:t>
            </w:r>
            <w:r>
              <w:rPr>
                <w:noProof/>
                <w:webHidden/>
              </w:rPr>
              <w:fldChar w:fldCharType="end"/>
            </w:r>
          </w:hyperlink>
        </w:p>
        <w:p w:rsidR="0056512C" w:rsidRDefault="0056512C" w14:paraId="073A4659" w14:textId="77777777">
          <w:pPr>
            <w:pStyle w:val="TM2"/>
            <w:tabs>
              <w:tab w:val="left" w:pos="660"/>
              <w:tab w:val="right" w:leader="dot" w:pos="9062"/>
            </w:tabs>
            <w:rPr>
              <w:rFonts w:eastAsiaTheme="minorEastAsia"/>
              <w:noProof/>
              <w:lang w:eastAsia="fr-FR"/>
            </w:rPr>
          </w:pPr>
          <w:hyperlink w:history="1" w:anchor="_Toc104480475">
            <w:r w:rsidRPr="004A1685">
              <w:rPr>
                <w:rStyle w:val="Lienhypertexte"/>
                <w:noProof/>
              </w:rPr>
              <w:t>8-</w:t>
            </w:r>
            <w:r>
              <w:rPr>
                <w:rFonts w:eastAsiaTheme="minorEastAsia"/>
                <w:noProof/>
                <w:lang w:eastAsia="fr-FR"/>
              </w:rPr>
              <w:tab/>
            </w:r>
            <w:r w:rsidRPr="004A1685">
              <w:rPr>
                <w:rStyle w:val="Lienhypertexte"/>
                <w:noProof/>
              </w:rPr>
              <w:t>Conclusion</w:t>
            </w:r>
            <w:r>
              <w:rPr>
                <w:noProof/>
                <w:webHidden/>
              </w:rPr>
              <w:tab/>
            </w:r>
            <w:r>
              <w:rPr>
                <w:noProof/>
                <w:webHidden/>
              </w:rPr>
              <w:fldChar w:fldCharType="begin"/>
            </w:r>
            <w:r>
              <w:rPr>
                <w:noProof/>
                <w:webHidden/>
              </w:rPr>
              <w:instrText xml:space="preserve"> PAGEREF _Toc104480475 \h </w:instrText>
            </w:r>
            <w:r>
              <w:rPr>
                <w:noProof/>
                <w:webHidden/>
              </w:rPr>
            </w:r>
            <w:r>
              <w:rPr>
                <w:noProof/>
                <w:webHidden/>
              </w:rPr>
              <w:fldChar w:fldCharType="separate"/>
            </w:r>
            <w:r>
              <w:rPr>
                <w:noProof/>
                <w:webHidden/>
              </w:rPr>
              <w:t>57</w:t>
            </w:r>
            <w:r>
              <w:rPr>
                <w:noProof/>
                <w:webHidden/>
              </w:rPr>
              <w:fldChar w:fldCharType="end"/>
            </w:r>
          </w:hyperlink>
        </w:p>
        <w:p w:rsidR="0C492962" w:rsidP="0C492962" w:rsidRDefault="0C492962" w14:paraId="582B5163" w14:textId="77777777">
          <w:pPr>
            <w:pStyle w:val="TM2"/>
            <w:tabs>
              <w:tab w:val="right" w:leader="dot" w:pos="9060"/>
            </w:tabs>
          </w:pPr>
          <w:r>
            <w:fldChar w:fldCharType="end"/>
          </w:r>
        </w:p>
      </w:sdtContent>
    </w:sdt>
    <w:p w:rsidRPr="00B47BCD" w:rsidR="00725088" w:rsidP="0C492962" w:rsidRDefault="00725088" w14:paraId="10DE3948" w14:textId="77777777">
      <w:pPr>
        <w:rPr>
          <w:rFonts w:asciiTheme="majorBidi" w:hAnsiTheme="majorBidi" w:cstheme="majorBidi"/>
          <w:sz w:val="24"/>
          <w:szCs w:val="24"/>
        </w:rPr>
      </w:pPr>
    </w:p>
    <w:p w:rsidR="00725088" w:rsidRDefault="00725088" w14:paraId="38482B5D" w14:textId="77777777">
      <w:pPr>
        <w:sectPr w:rsidR="00725088">
          <w:headerReference w:type="default" r:id="rId8"/>
          <w:footerReference w:type="default" r:id="rId9"/>
          <w:pgSz w:w="11906" w:h="16838" w:orient="portrait"/>
          <w:pgMar w:top="1417" w:right="1417" w:bottom="1417" w:left="1417" w:header="708" w:footer="708" w:gutter="0"/>
          <w:cols w:space="708"/>
          <w:docGrid w:linePitch="360"/>
        </w:sectPr>
      </w:pPr>
    </w:p>
    <w:p w:rsidR="00725088" w:rsidP="00771906" w:rsidRDefault="00725088" w14:paraId="43B46F11" w14:textId="77777777">
      <w:pPr>
        <w:pStyle w:val="Titre"/>
      </w:pPr>
      <w:r>
        <w:lastRenderedPageBreak/>
        <w:t xml:space="preserve">Liste des figures </w:t>
      </w:r>
    </w:p>
    <w:p w:rsidRPr="00771906" w:rsidR="00771906" w:rsidP="00771906" w:rsidRDefault="00771906" w14:paraId="7C15C8AC" w14:textId="77777777"/>
    <w:p w:rsidR="00B47BCD" w:rsidRDefault="00771906" w14:paraId="6AC06518" w14:textId="77777777">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history="1" w:anchor="_Toc103110483">
        <w:r w:rsidRPr="00F32B16" w:rsidR="00B47BCD">
          <w:rPr>
            <w:rStyle w:val="Lienhypertexte"/>
            <w:noProof/>
          </w:rPr>
          <w:t>Figure 1 : Architecture "Pousse seringue"</w:t>
        </w:r>
        <w:r w:rsidR="00B47BCD">
          <w:rPr>
            <w:noProof/>
            <w:webHidden/>
          </w:rPr>
          <w:tab/>
        </w:r>
        <w:r w:rsidR="00B47BCD">
          <w:rPr>
            <w:noProof/>
            <w:webHidden/>
          </w:rPr>
          <w:fldChar w:fldCharType="begin"/>
        </w:r>
        <w:r w:rsidR="00B47BCD">
          <w:rPr>
            <w:noProof/>
            <w:webHidden/>
          </w:rPr>
          <w:instrText xml:space="preserve"> PAGEREF _Toc103110483 \h </w:instrText>
        </w:r>
        <w:r w:rsidR="00B47BCD">
          <w:rPr>
            <w:noProof/>
            <w:webHidden/>
          </w:rPr>
        </w:r>
        <w:r w:rsidR="00B47BCD">
          <w:rPr>
            <w:noProof/>
            <w:webHidden/>
          </w:rPr>
          <w:fldChar w:fldCharType="separate"/>
        </w:r>
        <w:r w:rsidR="00B47BCD">
          <w:rPr>
            <w:noProof/>
            <w:webHidden/>
          </w:rPr>
          <w:t>9</w:t>
        </w:r>
        <w:r w:rsidR="00B47BCD">
          <w:rPr>
            <w:noProof/>
            <w:webHidden/>
          </w:rPr>
          <w:fldChar w:fldCharType="end"/>
        </w:r>
      </w:hyperlink>
    </w:p>
    <w:p w:rsidR="00B47BCD" w:rsidRDefault="00C36EB8" w14:paraId="71F3383C" w14:textId="77777777">
      <w:pPr>
        <w:pStyle w:val="Tabledesillustrations"/>
        <w:tabs>
          <w:tab w:val="right" w:leader="dot" w:pos="9062"/>
        </w:tabs>
        <w:rPr>
          <w:rFonts w:eastAsiaTheme="minorEastAsia"/>
          <w:noProof/>
          <w:lang w:eastAsia="fr-FR"/>
        </w:rPr>
      </w:pPr>
      <w:hyperlink w:history="1" w:anchor="_Toc103110484" r:id="rId10">
        <w:r w:rsidRPr="00F32B16" w:rsidR="00B47BCD">
          <w:rPr>
            <w:rStyle w:val="Lienhypertexte"/>
            <w:noProof/>
          </w:rPr>
          <w:t>Figure 2 : Carte STM32H7</w:t>
        </w:r>
        <w:r w:rsidR="00B47BCD">
          <w:rPr>
            <w:noProof/>
            <w:webHidden/>
          </w:rPr>
          <w:tab/>
        </w:r>
        <w:r w:rsidR="00B47BCD">
          <w:rPr>
            <w:noProof/>
            <w:webHidden/>
          </w:rPr>
          <w:fldChar w:fldCharType="begin"/>
        </w:r>
        <w:r w:rsidR="00B47BCD">
          <w:rPr>
            <w:noProof/>
            <w:webHidden/>
          </w:rPr>
          <w:instrText xml:space="preserve"> PAGEREF _Toc103110484 \h </w:instrText>
        </w:r>
        <w:r w:rsidR="00B47BCD">
          <w:rPr>
            <w:noProof/>
            <w:webHidden/>
          </w:rPr>
        </w:r>
        <w:r w:rsidR="00B47BCD">
          <w:rPr>
            <w:noProof/>
            <w:webHidden/>
          </w:rPr>
          <w:fldChar w:fldCharType="separate"/>
        </w:r>
        <w:r w:rsidR="00B47BCD">
          <w:rPr>
            <w:noProof/>
            <w:webHidden/>
          </w:rPr>
          <w:t>9</w:t>
        </w:r>
        <w:r w:rsidR="00B47BCD">
          <w:rPr>
            <w:noProof/>
            <w:webHidden/>
          </w:rPr>
          <w:fldChar w:fldCharType="end"/>
        </w:r>
      </w:hyperlink>
    </w:p>
    <w:p w:rsidR="00B47BCD" w:rsidRDefault="00C36EB8" w14:paraId="1AC152EE" w14:textId="77777777">
      <w:pPr>
        <w:pStyle w:val="Tabledesillustrations"/>
        <w:tabs>
          <w:tab w:val="right" w:leader="dot" w:pos="9062"/>
        </w:tabs>
        <w:rPr>
          <w:rFonts w:eastAsiaTheme="minorEastAsia"/>
          <w:noProof/>
          <w:lang w:eastAsia="fr-FR"/>
        </w:rPr>
      </w:pPr>
      <w:hyperlink w:history="1" w:anchor="_Toc103110485" r:id="rId11">
        <w:r w:rsidRPr="00F32B16" w:rsidR="00B47BCD">
          <w:rPr>
            <w:rStyle w:val="Lienhypertexte"/>
            <w:noProof/>
          </w:rPr>
          <w:t>Figure 3: Moteur PAS à PAS (NEMAI17)</w:t>
        </w:r>
        <w:r w:rsidR="00B47BCD">
          <w:rPr>
            <w:noProof/>
            <w:webHidden/>
          </w:rPr>
          <w:tab/>
        </w:r>
        <w:r w:rsidR="00B47BCD">
          <w:rPr>
            <w:noProof/>
            <w:webHidden/>
          </w:rPr>
          <w:fldChar w:fldCharType="begin"/>
        </w:r>
        <w:r w:rsidR="00B47BCD">
          <w:rPr>
            <w:noProof/>
            <w:webHidden/>
          </w:rPr>
          <w:instrText xml:space="preserve"> PAGEREF _Toc103110485 \h </w:instrText>
        </w:r>
        <w:r w:rsidR="00B47BCD">
          <w:rPr>
            <w:noProof/>
            <w:webHidden/>
          </w:rPr>
        </w:r>
        <w:r w:rsidR="00B47BCD">
          <w:rPr>
            <w:noProof/>
            <w:webHidden/>
          </w:rPr>
          <w:fldChar w:fldCharType="separate"/>
        </w:r>
        <w:r w:rsidR="00B47BCD">
          <w:rPr>
            <w:noProof/>
            <w:webHidden/>
          </w:rPr>
          <w:t>10</w:t>
        </w:r>
        <w:r w:rsidR="00B47BCD">
          <w:rPr>
            <w:noProof/>
            <w:webHidden/>
          </w:rPr>
          <w:fldChar w:fldCharType="end"/>
        </w:r>
      </w:hyperlink>
    </w:p>
    <w:p w:rsidR="00B47BCD" w:rsidRDefault="00C36EB8" w14:paraId="05973521" w14:textId="77777777">
      <w:pPr>
        <w:pStyle w:val="Tabledesillustrations"/>
        <w:tabs>
          <w:tab w:val="right" w:leader="dot" w:pos="9062"/>
        </w:tabs>
        <w:rPr>
          <w:rFonts w:eastAsiaTheme="minorEastAsia"/>
          <w:noProof/>
          <w:lang w:eastAsia="fr-FR"/>
        </w:rPr>
      </w:pPr>
      <w:hyperlink w:history="1" w:anchor="_Toc103110486" r:id="rId12">
        <w:r w:rsidRPr="00F32B16" w:rsidR="00B47BCD">
          <w:rPr>
            <w:rStyle w:val="Lienhypertexte"/>
            <w:noProof/>
          </w:rPr>
          <w:t>Figure 4 : DRIVER L6474</w:t>
        </w:r>
        <w:r w:rsidR="00B47BCD">
          <w:rPr>
            <w:noProof/>
            <w:webHidden/>
          </w:rPr>
          <w:tab/>
        </w:r>
        <w:r w:rsidR="00B47BCD">
          <w:rPr>
            <w:noProof/>
            <w:webHidden/>
          </w:rPr>
          <w:fldChar w:fldCharType="begin"/>
        </w:r>
        <w:r w:rsidR="00B47BCD">
          <w:rPr>
            <w:noProof/>
            <w:webHidden/>
          </w:rPr>
          <w:instrText xml:space="preserve"> PAGEREF _Toc103110486 \h </w:instrText>
        </w:r>
        <w:r w:rsidR="00B47BCD">
          <w:rPr>
            <w:noProof/>
            <w:webHidden/>
          </w:rPr>
        </w:r>
        <w:r w:rsidR="00B47BCD">
          <w:rPr>
            <w:noProof/>
            <w:webHidden/>
          </w:rPr>
          <w:fldChar w:fldCharType="separate"/>
        </w:r>
        <w:r w:rsidR="00B47BCD">
          <w:rPr>
            <w:noProof/>
            <w:webHidden/>
          </w:rPr>
          <w:t>10</w:t>
        </w:r>
        <w:r w:rsidR="00B47BCD">
          <w:rPr>
            <w:noProof/>
            <w:webHidden/>
          </w:rPr>
          <w:fldChar w:fldCharType="end"/>
        </w:r>
      </w:hyperlink>
    </w:p>
    <w:p w:rsidR="00B47BCD" w:rsidRDefault="00C36EB8" w14:paraId="14DDDD1A" w14:textId="77777777">
      <w:pPr>
        <w:pStyle w:val="Tabledesillustrations"/>
        <w:tabs>
          <w:tab w:val="right" w:leader="dot" w:pos="9062"/>
        </w:tabs>
        <w:rPr>
          <w:rFonts w:eastAsiaTheme="minorEastAsia"/>
          <w:noProof/>
          <w:lang w:eastAsia="fr-FR"/>
        </w:rPr>
      </w:pPr>
      <w:hyperlink w:history="1" w:anchor="_Toc103110487" r:id="rId13">
        <w:r w:rsidRPr="00F32B16" w:rsidR="00B47BCD">
          <w:rPr>
            <w:rStyle w:val="Lienhypertexte"/>
            <w:noProof/>
          </w:rPr>
          <w:t>Figure 5 : LCD TFT 4.3</w:t>
        </w:r>
        <w:r w:rsidR="00B47BCD">
          <w:rPr>
            <w:noProof/>
            <w:webHidden/>
          </w:rPr>
          <w:tab/>
        </w:r>
        <w:r w:rsidR="00B47BCD">
          <w:rPr>
            <w:noProof/>
            <w:webHidden/>
          </w:rPr>
          <w:fldChar w:fldCharType="begin"/>
        </w:r>
        <w:r w:rsidR="00B47BCD">
          <w:rPr>
            <w:noProof/>
            <w:webHidden/>
          </w:rPr>
          <w:instrText xml:space="preserve"> PAGEREF _Toc103110487 \h </w:instrText>
        </w:r>
        <w:r w:rsidR="00B47BCD">
          <w:rPr>
            <w:noProof/>
            <w:webHidden/>
          </w:rPr>
        </w:r>
        <w:r w:rsidR="00B47BCD">
          <w:rPr>
            <w:noProof/>
            <w:webHidden/>
          </w:rPr>
          <w:fldChar w:fldCharType="separate"/>
        </w:r>
        <w:r w:rsidR="00B47BCD">
          <w:rPr>
            <w:noProof/>
            <w:webHidden/>
          </w:rPr>
          <w:t>10</w:t>
        </w:r>
        <w:r w:rsidR="00B47BCD">
          <w:rPr>
            <w:noProof/>
            <w:webHidden/>
          </w:rPr>
          <w:fldChar w:fldCharType="end"/>
        </w:r>
      </w:hyperlink>
    </w:p>
    <w:p w:rsidR="00B47BCD" w:rsidRDefault="00C36EB8" w14:paraId="1E77E512" w14:textId="77777777">
      <w:pPr>
        <w:pStyle w:val="Tabledesillustrations"/>
        <w:tabs>
          <w:tab w:val="right" w:leader="dot" w:pos="9062"/>
        </w:tabs>
        <w:rPr>
          <w:rFonts w:eastAsiaTheme="minorEastAsia"/>
          <w:noProof/>
          <w:lang w:eastAsia="fr-FR"/>
        </w:rPr>
      </w:pPr>
      <w:hyperlink w:history="1" w:anchor="_Toc103110488" r:id="rId14">
        <w:r w:rsidRPr="00F32B16" w:rsidR="00B47BCD">
          <w:rPr>
            <w:rStyle w:val="Lienhypertexte"/>
            <w:noProof/>
          </w:rPr>
          <w:t>Figure 6 : Node MCU ESP8266</w:t>
        </w:r>
        <w:r w:rsidR="00B47BCD">
          <w:rPr>
            <w:noProof/>
            <w:webHidden/>
          </w:rPr>
          <w:tab/>
        </w:r>
        <w:r w:rsidR="00B47BCD">
          <w:rPr>
            <w:noProof/>
            <w:webHidden/>
          </w:rPr>
          <w:fldChar w:fldCharType="begin"/>
        </w:r>
        <w:r w:rsidR="00B47BCD">
          <w:rPr>
            <w:noProof/>
            <w:webHidden/>
          </w:rPr>
          <w:instrText xml:space="preserve"> PAGEREF _Toc103110488 \h </w:instrText>
        </w:r>
        <w:r w:rsidR="00B47BCD">
          <w:rPr>
            <w:noProof/>
            <w:webHidden/>
          </w:rPr>
        </w:r>
        <w:r w:rsidR="00B47BCD">
          <w:rPr>
            <w:noProof/>
            <w:webHidden/>
          </w:rPr>
          <w:fldChar w:fldCharType="separate"/>
        </w:r>
        <w:r w:rsidR="00B47BCD">
          <w:rPr>
            <w:noProof/>
            <w:webHidden/>
          </w:rPr>
          <w:t>11</w:t>
        </w:r>
        <w:r w:rsidR="00B47BCD">
          <w:rPr>
            <w:noProof/>
            <w:webHidden/>
          </w:rPr>
          <w:fldChar w:fldCharType="end"/>
        </w:r>
      </w:hyperlink>
    </w:p>
    <w:p w:rsidR="00B47BCD" w:rsidRDefault="00C36EB8" w14:paraId="789BA6F9" w14:textId="77777777">
      <w:pPr>
        <w:pStyle w:val="Tabledesillustrations"/>
        <w:tabs>
          <w:tab w:val="right" w:leader="dot" w:pos="9062"/>
        </w:tabs>
        <w:rPr>
          <w:rFonts w:eastAsiaTheme="minorEastAsia"/>
          <w:noProof/>
          <w:lang w:eastAsia="fr-FR"/>
        </w:rPr>
      </w:pPr>
      <w:hyperlink w:history="1" w:anchor="_Toc103110489" r:id="rId15">
        <w:r w:rsidRPr="00F32B16" w:rsidR="00B47BCD">
          <w:rPr>
            <w:rStyle w:val="Lienhypertexte"/>
            <w:noProof/>
          </w:rPr>
          <w:t>Figure 7 : Capteur de position (3590S-2-103L)</w:t>
        </w:r>
        <w:r w:rsidR="00B47BCD">
          <w:rPr>
            <w:noProof/>
            <w:webHidden/>
          </w:rPr>
          <w:tab/>
        </w:r>
        <w:r w:rsidR="00B47BCD">
          <w:rPr>
            <w:noProof/>
            <w:webHidden/>
          </w:rPr>
          <w:fldChar w:fldCharType="begin"/>
        </w:r>
        <w:r w:rsidR="00B47BCD">
          <w:rPr>
            <w:noProof/>
            <w:webHidden/>
          </w:rPr>
          <w:instrText xml:space="preserve"> PAGEREF _Toc103110489 \h </w:instrText>
        </w:r>
        <w:r w:rsidR="00B47BCD">
          <w:rPr>
            <w:noProof/>
            <w:webHidden/>
          </w:rPr>
        </w:r>
        <w:r w:rsidR="00B47BCD">
          <w:rPr>
            <w:noProof/>
            <w:webHidden/>
          </w:rPr>
          <w:fldChar w:fldCharType="separate"/>
        </w:r>
        <w:r w:rsidR="00B47BCD">
          <w:rPr>
            <w:noProof/>
            <w:webHidden/>
          </w:rPr>
          <w:t>11</w:t>
        </w:r>
        <w:r w:rsidR="00B47BCD">
          <w:rPr>
            <w:noProof/>
            <w:webHidden/>
          </w:rPr>
          <w:fldChar w:fldCharType="end"/>
        </w:r>
      </w:hyperlink>
    </w:p>
    <w:p w:rsidR="00B47BCD" w:rsidRDefault="00C36EB8" w14:paraId="06618A95" w14:textId="77777777">
      <w:pPr>
        <w:pStyle w:val="Tabledesillustrations"/>
        <w:tabs>
          <w:tab w:val="right" w:leader="dot" w:pos="9062"/>
        </w:tabs>
        <w:rPr>
          <w:rFonts w:eastAsiaTheme="minorEastAsia"/>
          <w:noProof/>
          <w:lang w:eastAsia="fr-FR"/>
        </w:rPr>
      </w:pPr>
      <w:hyperlink w:history="1" w:anchor="_Toc103110490" r:id="rId16">
        <w:r w:rsidRPr="00F32B16" w:rsidR="00B47BCD">
          <w:rPr>
            <w:rStyle w:val="Lienhypertexte"/>
            <w:noProof/>
          </w:rPr>
          <w:t>Figure 8 : Capteur de diamètre (PTL01-15W0-103B1)</w:t>
        </w:r>
        <w:r w:rsidR="00B47BCD">
          <w:rPr>
            <w:noProof/>
            <w:webHidden/>
          </w:rPr>
          <w:tab/>
        </w:r>
        <w:r w:rsidR="00B47BCD">
          <w:rPr>
            <w:noProof/>
            <w:webHidden/>
          </w:rPr>
          <w:fldChar w:fldCharType="begin"/>
        </w:r>
        <w:r w:rsidR="00B47BCD">
          <w:rPr>
            <w:noProof/>
            <w:webHidden/>
          </w:rPr>
          <w:instrText xml:space="preserve"> PAGEREF _Toc103110490 \h </w:instrText>
        </w:r>
        <w:r w:rsidR="00B47BCD">
          <w:rPr>
            <w:noProof/>
            <w:webHidden/>
          </w:rPr>
        </w:r>
        <w:r w:rsidR="00B47BCD">
          <w:rPr>
            <w:noProof/>
            <w:webHidden/>
          </w:rPr>
          <w:fldChar w:fldCharType="separate"/>
        </w:r>
        <w:r w:rsidR="00B47BCD">
          <w:rPr>
            <w:noProof/>
            <w:webHidden/>
          </w:rPr>
          <w:t>11</w:t>
        </w:r>
        <w:r w:rsidR="00B47BCD">
          <w:rPr>
            <w:noProof/>
            <w:webHidden/>
          </w:rPr>
          <w:fldChar w:fldCharType="end"/>
        </w:r>
      </w:hyperlink>
    </w:p>
    <w:p w:rsidR="00B47BCD" w:rsidRDefault="00C36EB8" w14:paraId="670E2DCC" w14:textId="77777777">
      <w:pPr>
        <w:pStyle w:val="Tabledesillustrations"/>
        <w:tabs>
          <w:tab w:val="right" w:leader="dot" w:pos="9062"/>
        </w:tabs>
        <w:rPr>
          <w:rFonts w:eastAsiaTheme="minorEastAsia"/>
          <w:noProof/>
          <w:lang w:eastAsia="fr-FR"/>
        </w:rPr>
      </w:pPr>
      <w:hyperlink w:history="1" w:anchor="_Toc103110491" r:id="rId17">
        <w:r w:rsidRPr="00F32B16" w:rsidR="00B47BCD">
          <w:rPr>
            <w:rStyle w:val="Lienhypertexte"/>
            <w:noProof/>
          </w:rPr>
          <w:t>Figure 9 : Capteur de proximité (OPB745WZ)</w:t>
        </w:r>
        <w:r w:rsidR="00B47BCD">
          <w:rPr>
            <w:noProof/>
            <w:webHidden/>
          </w:rPr>
          <w:tab/>
        </w:r>
        <w:r w:rsidR="00B47BCD">
          <w:rPr>
            <w:noProof/>
            <w:webHidden/>
          </w:rPr>
          <w:fldChar w:fldCharType="begin"/>
        </w:r>
        <w:r w:rsidR="00B47BCD">
          <w:rPr>
            <w:noProof/>
            <w:webHidden/>
          </w:rPr>
          <w:instrText xml:space="preserve"> PAGEREF _Toc103110491 \h </w:instrText>
        </w:r>
        <w:r w:rsidR="00B47BCD">
          <w:rPr>
            <w:noProof/>
            <w:webHidden/>
          </w:rPr>
        </w:r>
        <w:r w:rsidR="00B47BCD">
          <w:rPr>
            <w:noProof/>
            <w:webHidden/>
          </w:rPr>
          <w:fldChar w:fldCharType="separate"/>
        </w:r>
        <w:r w:rsidR="00B47BCD">
          <w:rPr>
            <w:noProof/>
            <w:webHidden/>
          </w:rPr>
          <w:t>11</w:t>
        </w:r>
        <w:r w:rsidR="00B47BCD">
          <w:rPr>
            <w:noProof/>
            <w:webHidden/>
          </w:rPr>
          <w:fldChar w:fldCharType="end"/>
        </w:r>
      </w:hyperlink>
    </w:p>
    <w:p w:rsidR="00B47BCD" w:rsidRDefault="00C36EB8" w14:paraId="25FFE9BD" w14:textId="77777777">
      <w:pPr>
        <w:pStyle w:val="Tabledesillustrations"/>
        <w:tabs>
          <w:tab w:val="right" w:leader="dot" w:pos="9062"/>
        </w:tabs>
        <w:rPr>
          <w:rFonts w:eastAsiaTheme="minorEastAsia"/>
          <w:noProof/>
          <w:lang w:eastAsia="fr-FR"/>
        </w:rPr>
      </w:pPr>
      <w:hyperlink w:history="1" w:anchor="_Toc103110492" r:id="rId18">
        <w:r w:rsidRPr="00F32B16" w:rsidR="00B47BCD">
          <w:rPr>
            <w:rStyle w:val="Lienhypertexte"/>
            <w:noProof/>
          </w:rPr>
          <w:t>Figure 10 : Capteur jauge de contrainte (FSS020WNST)</w:t>
        </w:r>
        <w:r w:rsidR="00B47BCD">
          <w:rPr>
            <w:noProof/>
            <w:webHidden/>
          </w:rPr>
          <w:tab/>
        </w:r>
        <w:r w:rsidR="00B47BCD">
          <w:rPr>
            <w:noProof/>
            <w:webHidden/>
          </w:rPr>
          <w:fldChar w:fldCharType="begin"/>
        </w:r>
        <w:r w:rsidR="00B47BCD">
          <w:rPr>
            <w:noProof/>
            <w:webHidden/>
          </w:rPr>
          <w:instrText xml:space="preserve"> PAGEREF _Toc103110492 \h </w:instrText>
        </w:r>
        <w:r w:rsidR="00B47BCD">
          <w:rPr>
            <w:noProof/>
            <w:webHidden/>
          </w:rPr>
        </w:r>
        <w:r w:rsidR="00B47BCD">
          <w:rPr>
            <w:noProof/>
            <w:webHidden/>
          </w:rPr>
          <w:fldChar w:fldCharType="separate"/>
        </w:r>
        <w:r w:rsidR="00B47BCD">
          <w:rPr>
            <w:noProof/>
            <w:webHidden/>
          </w:rPr>
          <w:t>12</w:t>
        </w:r>
        <w:r w:rsidR="00B47BCD">
          <w:rPr>
            <w:noProof/>
            <w:webHidden/>
          </w:rPr>
          <w:fldChar w:fldCharType="end"/>
        </w:r>
      </w:hyperlink>
    </w:p>
    <w:p w:rsidR="00B47BCD" w:rsidRDefault="00C36EB8" w14:paraId="65B6D073" w14:textId="77777777">
      <w:pPr>
        <w:pStyle w:val="Tabledesillustrations"/>
        <w:tabs>
          <w:tab w:val="right" w:leader="dot" w:pos="9062"/>
        </w:tabs>
        <w:rPr>
          <w:rFonts w:eastAsiaTheme="minorEastAsia"/>
          <w:noProof/>
          <w:lang w:eastAsia="fr-FR"/>
        </w:rPr>
      </w:pPr>
      <w:hyperlink w:history="1" w:anchor="_Toc103110493" r:id="rId19">
        <w:r w:rsidRPr="00F32B16" w:rsidR="00B47BCD">
          <w:rPr>
            <w:rStyle w:val="Lienhypertexte"/>
            <w:noProof/>
          </w:rPr>
          <w:t>Figure 11 : Adaptation Analogique(AD620)</w:t>
        </w:r>
        <w:r w:rsidR="00B47BCD">
          <w:rPr>
            <w:noProof/>
            <w:webHidden/>
          </w:rPr>
          <w:tab/>
        </w:r>
        <w:r w:rsidR="00B47BCD">
          <w:rPr>
            <w:noProof/>
            <w:webHidden/>
          </w:rPr>
          <w:fldChar w:fldCharType="begin"/>
        </w:r>
        <w:r w:rsidR="00B47BCD">
          <w:rPr>
            <w:noProof/>
            <w:webHidden/>
          </w:rPr>
          <w:instrText xml:space="preserve"> PAGEREF _Toc103110493 \h </w:instrText>
        </w:r>
        <w:r w:rsidR="00B47BCD">
          <w:rPr>
            <w:noProof/>
            <w:webHidden/>
          </w:rPr>
        </w:r>
        <w:r w:rsidR="00B47BCD">
          <w:rPr>
            <w:noProof/>
            <w:webHidden/>
          </w:rPr>
          <w:fldChar w:fldCharType="separate"/>
        </w:r>
        <w:r w:rsidR="00B47BCD">
          <w:rPr>
            <w:noProof/>
            <w:webHidden/>
          </w:rPr>
          <w:t>12</w:t>
        </w:r>
        <w:r w:rsidR="00B47BCD">
          <w:rPr>
            <w:noProof/>
            <w:webHidden/>
          </w:rPr>
          <w:fldChar w:fldCharType="end"/>
        </w:r>
      </w:hyperlink>
    </w:p>
    <w:p w:rsidR="00B47BCD" w:rsidRDefault="00C36EB8" w14:paraId="3167AEFC" w14:textId="77777777">
      <w:pPr>
        <w:pStyle w:val="Tabledesillustrations"/>
        <w:tabs>
          <w:tab w:val="right" w:leader="dot" w:pos="9062"/>
        </w:tabs>
        <w:rPr>
          <w:rFonts w:eastAsiaTheme="minorEastAsia"/>
          <w:noProof/>
          <w:lang w:eastAsia="fr-FR"/>
        </w:rPr>
      </w:pPr>
      <w:hyperlink w:history="1" w:anchor="_Toc103110494" r:id="rId20">
        <w:r w:rsidRPr="00F32B16" w:rsidR="00B47BCD">
          <w:rPr>
            <w:rStyle w:val="Lienhypertexte"/>
            <w:noProof/>
          </w:rPr>
          <w:t>Figure 12: Module alimentation (KMF0.2113.11)</w:t>
        </w:r>
        <w:r w:rsidR="00B47BCD">
          <w:rPr>
            <w:noProof/>
            <w:webHidden/>
          </w:rPr>
          <w:tab/>
        </w:r>
        <w:r w:rsidR="00B47BCD">
          <w:rPr>
            <w:noProof/>
            <w:webHidden/>
          </w:rPr>
          <w:fldChar w:fldCharType="begin"/>
        </w:r>
        <w:r w:rsidR="00B47BCD">
          <w:rPr>
            <w:noProof/>
            <w:webHidden/>
          </w:rPr>
          <w:instrText xml:space="preserve"> PAGEREF _Toc103110494 \h </w:instrText>
        </w:r>
        <w:r w:rsidR="00B47BCD">
          <w:rPr>
            <w:noProof/>
            <w:webHidden/>
          </w:rPr>
        </w:r>
        <w:r w:rsidR="00B47BCD">
          <w:rPr>
            <w:noProof/>
            <w:webHidden/>
          </w:rPr>
          <w:fldChar w:fldCharType="separate"/>
        </w:r>
        <w:r w:rsidR="00B47BCD">
          <w:rPr>
            <w:noProof/>
            <w:webHidden/>
          </w:rPr>
          <w:t>12</w:t>
        </w:r>
        <w:r w:rsidR="00B47BCD">
          <w:rPr>
            <w:noProof/>
            <w:webHidden/>
          </w:rPr>
          <w:fldChar w:fldCharType="end"/>
        </w:r>
      </w:hyperlink>
    </w:p>
    <w:p w:rsidR="00B47BCD" w:rsidRDefault="00C36EB8" w14:paraId="71B0BFE7" w14:textId="77777777">
      <w:pPr>
        <w:pStyle w:val="Tabledesillustrations"/>
        <w:tabs>
          <w:tab w:val="right" w:leader="dot" w:pos="9062"/>
        </w:tabs>
        <w:rPr>
          <w:rFonts w:eastAsiaTheme="minorEastAsia"/>
          <w:noProof/>
          <w:lang w:eastAsia="fr-FR"/>
        </w:rPr>
      </w:pPr>
      <w:hyperlink w:history="1" w:anchor="_Toc103110495" r:id="rId21">
        <w:r w:rsidRPr="00F32B16" w:rsidR="00B47BCD">
          <w:rPr>
            <w:rStyle w:val="Lienhypertexte"/>
            <w:noProof/>
          </w:rPr>
          <w:t>Figure 13 : Batterie (RRC2054)</w:t>
        </w:r>
        <w:r w:rsidR="00B47BCD">
          <w:rPr>
            <w:noProof/>
            <w:webHidden/>
          </w:rPr>
          <w:tab/>
        </w:r>
        <w:r w:rsidR="00B47BCD">
          <w:rPr>
            <w:noProof/>
            <w:webHidden/>
          </w:rPr>
          <w:fldChar w:fldCharType="begin"/>
        </w:r>
        <w:r w:rsidR="00B47BCD">
          <w:rPr>
            <w:noProof/>
            <w:webHidden/>
          </w:rPr>
          <w:instrText xml:space="preserve"> PAGEREF _Toc103110495 \h </w:instrText>
        </w:r>
        <w:r w:rsidR="00B47BCD">
          <w:rPr>
            <w:noProof/>
            <w:webHidden/>
          </w:rPr>
        </w:r>
        <w:r w:rsidR="00B47BCD">
          <w:rPr>
            <w:noProof/>
            <w:webHidden/>
          </w:rPr>
          <w:fldChar w:fldCharType="separate"/>
        </w:r>
        <w:r w:rsidR="00B47BCD">
          <w:rPr>
            <w:noProof/>
            <w:webHidden/>
          </w:rPr>
          <w:t>12</w:t>
        </w:r>
        <w:r w:rsidR="00B47BCD">
          <w:rPr>
            <w:noProof/>
            <w:webHidden/>
          </w:rPr>
          <w:fldChar w:fldCharType="end"/>
        </w:r>
      </w:hyperlink>
    </w:p>
    <w:p w:rsidR="00B47BCD" w:rsidRDefault="00C36EB8" w14:paraId="24BEF043" w14:textId="77777777">
      <w:pPr>
        <w:pStyle w:val="Tabledesillustrations"/>
        <w:tabs>
          <w:tab w:val="right" w:leader="dot" w:pos="9062"/>
        </w:tabs>
        <w:rPr>
          <w:rFonts w:eastAsiaTheme="minorEastAsia"/>
          <w:noProof/>
          <w:lang w:eastAsia="fr-FR"/>
        </w:rPr>
      </w:pPr>
      <w:hyperlink w:history="1" w:anchor="_Toc103110496" r:id="rId22">
        <w:r w:rsidRPr="00F32B16" w:rsidR="00B47BCD">
          <w:rPr>
            <w:rStyle w:val="Lienhypertexte"/>
            <w:noProof/>
          </w:rPr>
          <w:t>Figure 14: Buzzer (458-1402-ND)</w:t>
        </w:r>
        <w:r w:rsidR="00B47BCD">
          <w:rPr>
            <w:noProof/>
            <w:webHidden/>
          </w:rPr>
          <w:tab/>
        </w:r>
        <w:r w:rsidR="00B47BCD">
          <w:rPr>
            <w:noProof/>
            <w:webHidden/>
          </w:rPr>
          <w:fldChar w:fldCharType="begin"/>
        </w:r>
        <w:r w:rsidR="00B47BCD">
          <w:rPr>
            <w:noProof/>
            <w:webHidden/>
          </w:rPr>
          <w:instrText xml:space="preserve"> PAGEREF _Toc103110496 \h </w:instrText>
        </w:r>
        <w:r w:rsidR="00B47BCD">
          <w:rPr>
            <w:noProof/>
            <w:webHidden/>
          </w:rPr>
        </w:r>
        <w:r w:rsidR="00B47BCD">
          <w:rPr>
            <w:noProof/>
            <w:webHidden/>
          </w:rPr>
          <w:fldChar w:fldCharType="separate"/>
        </w:r>
        <w:r w:rsidR="00B47BCD">
          <w:rPr>
            <w:noProof/>
            <w:webHidden/>
          </w:rPr>
          <w:t>13</w:t>
        </w:r>
        <w:r w:rsidR="00B47BCD">
          <w:rPr>
            <w:noProof/>
            <w:webHidden/>
          </w:rPr>
          <w:fldChar w:fldCharType="end"/>
        </w:r>
      </w:hyperlink>
    </w:p>
    <w:p w:rsidR="00B47BCD" w:rsidRDefault="00C36EB8" w14:paraId="4C14112E" w14:textId="77777777">
      <w:pPr>
        <w:pStyle w:val="Tabledesillustrations"/>
        <w:tabs>
          <w:tab w:val="right" w:leader="dot" w:pos="9062"/>
        </w:tabs>
        <w:rPr>
          <w:rFonts w:eastAsiaTheme="minorEastAsia"/>
          <w:noProof/>
          <w:lang w:eastAsia="fr-FR"/>
        </w:rPr>
      </w:pPr>
      <w:hyperlink w:history="1" w:anchor="_Toc103110497" r:id="rId23">
        <w:r w:rsidRPr="00F32B16" w:rsidR="00B47BCD">
          <w:rPr>
            <w:rStyle w:val="Lienhypertexte"/>
            <w:noProof/>
          </w:rPr>
          <w:t>Figure 15 : Memory Card Connector ( SD-RSMT-2-MQ-WF )</w:t>
        </w:r>
        <w:r w:rsidR="00B47BCD">
          <w:rPr>
            <w:noProof/>
            <w:webHidden/>
          </w:rPr>
          <w:tab/>
        </w:r>
        <w:r w:rsidR="00B47BCD">
          <w:rPr>
            <w:noProof/>
            <w:webHidden/>
          </w:rPr>
          <w:fldChar w:fldCharType="begin"/>
        </w:r>
        <w:r w:rsidR="00B47BCD">
          <w:rPr>
            <w:noProof/>
            <w:webHidden/>
          </w:rPr>
          <w:instrText xml:space="preserve"> PAGEREF _Toc103110497 \h </w:instrText>
        </w:r>
        <w:r w:rsidR="00B47BCD">
          <w:rPr>
            <w:noProof/>
            <w:webHidden/>
          </w:rPr>
        </w:r>
        <w:r w:rsidR="00B47BCD">
          <w:rPr>
            <w:noProof/>
            <w:webHidden/>
          </w:rPr>
          <w:fldChar w:fldCharType="separate"/>
        </w:r>
        <w:r w:rsidR="00B47BCD">
          <w:rPr>
            <w:noProof/>
            <w:webHidden/>
          </w:rPr>
          <w:t>13</w:t>
        </w:r>
        <w:r w:rsidR="00B47BCD">
          <w:rPr>
            <w:noProof/>
            <w:webHidden/>
          </w:rPr>
          <w:fldChar w:fldCharType="end"/>
        </w:r>
      </w:hyperlink>
    </w:p>
    <w:p w:rsidR="00B47BCD" w:rsidRDefault="00C36EB8" w14:paraId="38E3FF8E" w14:textId="77777777">
      <w:pPr>
        <w:pStyle w:val="Tabledesillustrations"/>
        <w:tabs>
          <w:tab w:val="right" w:leader="dot" w:pos="9062"/>
        </w:tabs>
        <w:rPr>
          <w:rFonts w:eastAsiaTheme="minorEastAsia"/>
          <w:noProof/>
          <w:lang w:eastAsia="fr-FR"/>
        </w:rPr>
      </w:pPr>
      <w:hyperlink w:history="1" w:anchor="_Toc103110498" r:id="rId24">
        <w:r w:rsidRPr="00F32B16" w:rsidR="00B47BCD">
          <w:rPr>
            <w:rStyle w:val="Lienhypertexte"/>
            <w:noProof/>
          </w:rPr>
          <w:t>Figure 16 : état des taches</w:t>
        </w:r>
        <w:r w:rsidR="00B47BCD">
          <w:rPr>
            <w:noProof/>
            <w:webHidden/>
          </w:rPr>
          <w:tab/>
        </w:r>
        <w:r w:rsidR="00B47BCD">
          <w:rPr>
            <w:noProof/>
            <w:webHidden/>
          </w:rPr>
          <w:fldChar w:fldCharType="begin"/>
        </w:r>
        <w:r w:rsidR="00B47BCD">
          <w:rPr>
            <w:noProof/>
            <w:webHidden/>
          </w:rPr>
          <w:instrText xml:space="preserve"> PAGEREF _Toc103110498 \h </w:instrText>
        </w:r>
        <w:r w:rsidR="00B47BCD">
          <w:rPr>
            <w:noProof/>
            <w:webHidden/>
          </w:rPr>
        </w:r>
        <w:r w:rsidR="00B47BCD">
          <w:rPr>
            <w:noProof/>
            <w:webHidden/>
          </w:rPr>
          <w:fldChar w:fldCharType="separate"/>
        </w:r>
        <w:r w:rsidR="00B47BCD">
          <w:rPr>
            <w:noProof/>
            <w:webHidden/>
          </w:rPr>
          <w:t>19</w:t>
        </w:r>
        <w:r w:rsidR="00B47BCD">
          <w:rPr>
            <w:noProof/>
            <w:webHidden/>
          </w:rPr>
          <w:fldChar w:fldCharType="end"/>
        </w:r>
      </w:hyperlink>
    </w:p>
    <w:p w:rsidR="00B47BCD" w:rsidRDefault="00C36EB8" w14:paraId="1DCFCF5E" w14:textId="77777777">
      <w:pPr>
        <w:pStyle w:val="Tabledesillustrations"/>
        <w:tabs>
          <w:tab w:val="right" w:leader="dot" w:pos="9062"/>
        </w:tabs>
        <w:rPr>
          <w:rFonts w:eastAsiaTheme="minorEastAsia"/>
          <w:noProof/>
          <w:lang w:eastAsia="fr-FR"/>
        </w:rPr>
      </w:pPr>
      <w:hyperlink w:history="1" w:anchor="_Toc103110499" r:id="rId25">
        <w:r w:rsidRPr="00F32B16" w:rsidR="00B47BCD">
          <w:rPr>
            <w:rStyle w:val="Lienhypertexte"/>
            <w:noProof/>
          </w:rPr>
          <w:t>Figure 17 : l'utilisation de Queuse RTOS</w:t>
        </w:r>
        <w:r w:rsidR="00B47BCD">
          <w:rPr>
            <w:noProof/>
            <w:webHidden/>
          </w:rPr>
          <w:tab/>
        </w:r>
        <w:r w:rsidR="00B47BCD">
          <w:rPr>
            <w:noProof/>
            <w:webHidden/>
          </w:rPr>
          <w:fldChar w:fldCharType="begin"/>
        </w:r>
        <w:r w:rsidR="00B47BCD">
          <w:rPr>
            <w:noProof/>
            <w:webHidden/>
          </w:rPr>
          <w:instrText xml:space="preserve"> PAGEREF _Toc103110499 \h </w:instrText>
        </w:r>
        <w:r w:rsidR="00B47BCD">
          <w:rPr>
            <w:noProof/>
            <w:webHidden/>
          </w:rPr>
        </w:r>
        <w:r w:rsidR="00B47BCD">
          <w:rPr>
            <w:noProof/>
            <w:webHidden/>
          </w:rPr>
          <w:fldChar w:fldCharType="separate"/>
        </w:r>
        <w:r w:rsidR="00B47BCD">
          <w:rPr>
            <w:noProof/>
            <w:webHidden/>
          </w:rPr>
          <w:t>20</w:t>
        </w:r>
        <w:r w:rsidR="00B47BCD">
          <w:rPr>
            <w:noProof/>
            <w:webHidden/>
          </w:rPr>
          <w:fldChar w:fldCharType="end"/>
        </w:r>
      </w:hyperlink>
    </w:p>
    <w:p w:rsidR="00B47BCD" w:rsidRDefault="00C36EB8" w14:paraId="48530863" w14:textId="77777777">
      <w:pPr>
        <w:pStyle w:val="Tabledesillustrations"/>
        <w:tabs>
          <w:tab w:val="right" w:leader="dot" w:pos="9062"/>
        </w:tabs>
        <w:rPr>
          <w:rFonts w:eastAsiaTheme="minorEastAsia"/>
          <w:noProof/>
          <w:lang w:eastAsia="fr-FR"/>
        </w:rPr>
      </w:pPr>
      <w:hyperlink w:history="1" w:anchor="_Toc103110500" r:id="rId26">
        <w:r w:rsidRPr="00F32B16" w:rsidR="00B47BCD">
          <w:rPr>
            <w:rStyle w:val="Lienhypertexte"/>
            <w:noProof/>
          </w:rPr>
          <w:t>Figure 18 : Modèle de conception modèle-vue-présentateur</w:t>
        </w:r>
        <w:r w:rsidR="00B47BCD">
          <w:rPr>
            <w:noProof/>
            <w:webHidden/>
          </w:rPr>
          <w:tab/>
        </w:r>
        <w:r w:rsidR="00B47BCD">
          <w:rPr>
            <w:noProof/>
            <w:webHidden/>
          </w:rPr>
          <w:fldChar w:fldCharType="begin"/>
        </w:r>
        <w:r w:rsidR="00B47BCD">
          <w:rPr>
            <w:noProof/>
            <w:webHidden/>
          </w:rPr>
          <w:instrText xml:space="preserve"> PAGEREF _Toc103110500 \h </w:instrText>
        </w:r>
        <w:r w:rsidR="00B47BCD">
          <w:rPr>
            <w:noProof/>
            <w:webHidden/>
          </w:rPr>
        </w:r>
        <w:r w:rsidR="00B47BCD">
          <w:rPr>
            <w:noProof/>
            <w:webHidden/>
          </w:rPr>
          <w:fldChar w:fldCharType="separate"/>
        </w:r>
        <w:r w:rsidR="00B47BCD">
          <w:rPr>
            <w:noProof/>
            <w:webHidden/>
          </w:rPr>
          <w:t>29</w:t>
        </w:r>
        <w:r w:rsidR="00B47BCD">
          <w:rPr>
            <w:noProof/>
            <w:webHidden/>
          </w:rPr>
          <w:fldChar w:fldCharType="end"/>
        </w:r>
      </w:hyperlink>
    </w:p>
    <w:p w:rsidR="00B47BCD" w:rsidRDefault="00C36EB8" w14:paraId="3475A37E" w14:textId="77777777">
      <w:pPr>
        <w:pStyle w:val="Tabledesillustrations"/>
        <w:tabs>
          <w:tab w:val="right" w:leader="dot" w:pos="9062"/>
        </w:tabs>
        <w:rPr>
          <w:rFonts w:eastAsiaTheme="minorEastAsia"/>
          <w:noProof/>
          <w:lang w:eastAsia="fr-FR"/>
        </w:rPr>
      </w:pPr>
      <w:hyperlink w:history="1" w:anchor="_Toc103110501" r:id="rId27">
        <w:r w:rsidRPr="00F32B16" w:rsidR="00B47BCD">
          <w:rPr>
            <w:rStyle w:val="Lienhypertexte"/>
            <w:noProof/>
          </w:rPr>
          <w:t>Figure 19 : Modèle-Vue-Présentateur et communication externe</w:t>
        </w:r>
        <w:r w:rsidR="00B47BCD">
          <w:rPr>
            <w:noProof/>
            <w:webHidden/>
          </w:rPr>
          <w:tab/>
        </w:r>
        <w:r w:rsidR="00B47BCD">
          <w:rPr>
            <w:noProof/>
            <w:webHidden/>
          </w:rPr>
          <w:fldChar w:fldCharType="begin"/>
        </w:r>
        <w:r w:rsidR="00B47BCD">
          <w:rPr>
            <w:noProof/>
            <w:webHidden/>
          </w:rPr>
          <w:instrText xml:space="preserve"> PAGEREF _Toc103110501 \h </w:instrText>
        </w:r>
        <w:r w:rsidR="00B47BCD">
          <w:rPr>
            <w:noProof/>
            <w:webHidden/>
          </w:rPr>
        </w:r>
        <w:r w:rsidR="00B47BCD">
          <w:rPr>
            <w:noProof/>
            <w:webHidden/>
          </w:rPr>
          <w:fldChar w:fldCharType="separate"/>
        </w:r>
        <w:r w:rsidR="00B47BCD">
          <w:rPr>
            <w:noProof/>
            <w:webHidden/>
          </w:rPr>
          <w:t>30</w:t>
        </w:r>
        <w:r w:rsidR="00B47BCD">
          <w:rPr>
            <w:noProof/>
            <w:webHidden/>
          </w:rPr>
          <w:fldChar w:fldCharType="end"/>
        </w:r>
      </w:hyperlink>
    </w:p>
    <w:p w:rsidR="00725088" w:rsidRDefault="00771906" w14:paraId="200DF756" w14:textId="77777777">
      <w:r>
        <w:fldChar w:fldCharType="end"/>
      </w:r>
    </w:p>
    <w:p w:rsidR="00725088" w:rsidRDefault="00725088" w14:paraId="52D65A8F" w14:textId="77777777"/>
    <w:p w:rsidR="00725088" w:rsidRDefault="00725088" w14:paraId="045D0242" w14:textId="77777777"/>
    <w:p w:rsidR="00725088" w:rsidRDefault="00725088" w14:paraId="7F2C5D70" w14:textId="77777777"/>
    <w:p w:rsidR="00725088" w:rsidRDefault="00725088" w14:paraId="64098C1E" w14:textId="77777777"/>
    <w:p w:rsidR="00725088" w:rsidRDefault="00725088" w14:paraId="5D51539B" w14:textId="77777777"/>
    <w:p w:rsidR="00725088" w:rsidRDefault="00725088" w14:paraId="1401530E" w14:textId="77777777"/>
    <w:p w:rsidR="00725088" w:rsidRDefault="00725088" w14:paraId="11DBE93A" w14:textId="77777777"/>
    <w:p w:rsidR="00725088" w:rsidRDefault="00725088" w14:paraId="3C8EFED5" w14:textId="77777777"/>
    <w:p w:rsidR="00725088" w:rsidRDefault="00725088" w14:paraId="54D30406" w14:textId="77777777"/>
    <w:p w:rsidR="00725088" w:rsidRDefault="00725088" w14:paraId="3E4E416E" w14:textId="77777777"/>
    <w:p w:rsidR="00725088" w:rsidRDefault="00725088" w14:paraId="5B30FE56" w14:textId="77777777">
      <w:bookmarkStart w:name="_GoBack" w:id="0"/>
      <w:bookmarkEnd w:id="0"/>
    </w:p>
    <w:p w:rsidR="00725088" w:rsidRDefault="00725088" w14:paraId="019A203C" w14:textId="77777777"/>
    <w:p w:rsidR="00725088" w:rsidRDefault="00725088" w14:paraId="10D33BFF" w14:textId="77777777"/>
    <w:p w:rsidR="00725088" w:rsidRDefault="00725088" w14:paraId="12B160D6" w14:textId="77777777"/>
    <w:p w:rsidR="00725088" w:rsidRDefault="00725088" w14:paraId="39DC9D63" w14:textId="77777777"/>
    <w:p w:rsidR="00725088" w:rsidRDefault="00725088" w14:paraId="5F8EC487" w14:textId="77777777"/>
    <w:p w:rsidR="00725088" w:rsidRDefault="00725088" w14:paraId="0316643C" w14:textId="77777777">
      <w:pPr>
        <w:sectPr w:rsidR="00725088">
          <w:headerReference w:type="default" r:id="rId28"/>
          <w:footerReference w:type="default" r:id="rId29"/>
          <w:pgSz w:w="11906" w:h="16838" w:orient="portrait"/>
          <w:pgMar w:top="1417" w:right="1417" w:bottom="1417" w:left="1417" w:header="708" w:footer="708" w:gutter="0"/>
          <w:cols w:space="708"/>
          <w:docGrid w:linePitch="360"/>
        </w:sectPr>
      </w:pPr>
    </w:p>
    <w:p w:rsidR="00725088" w:rsidP="00771906" w:rsidRDefault="00725088" w14:paraId="0D100893" w14:textId="77777777">
      <w:pPr>
        <w:pStyle w:val="Titre"/>
      </w:pPr>
      <w:r>
        <w:lastRenderedPageBreak/>
        <w:t xml:space="preserve">Liste des tableaux </w:t>
      </w:r>
    </w:p>
    <w:p w:rsidR="00771906" w:rsidRDefault="00771906" w14:paraId="3B259A6A" w14:textId="77777777">
      <w:pPr>
        <w:pStyle w:val="Tabledesillustrations"/>
        <w:tabs>
          <w:tab w:val="right" w:leader="dot" w:pos="9062"/>
        </w:tabs>
        <w:rPr>
          <w:rFonts w:eastAsiaTheme="minorEastAsia"/>
          <w:noProof/>
          <w:lang w:eastAsia="fr-FR"/>
        </w:rPr>
      </w:pPr>
      <w:r>
        <w:fldChar w:fldCharType="begin"/>
      </w:r>
      <w:r>
        <w:instrText xml:space="preserve"> TOC \h \z \c "Tableau" </w:instrText>
      </w:r>
      <w:r>
        <w:fldChar w:fldCharType="separate"/>
      </w:r>
      <w:hyperlink w:history="1" w:anchor="_Toc103091289">
        <w:r w:rsidRPr="00A5402C">
          <w:rPr>
            <w:rStyle w:val="Lienhypertexte"/>
            <w:noProof/>
          </w:rPr>
          <w:t>Tableau 1 : liste des composants</w:t>
        </w:r>
        <w:r>
          <w:rPr>
            <w:noProof/>
            <w:webHidden/>
          </w:rPr>
          <w:tab/>
        </w:r>
        <w:r>
          <w:rPr>
            <w:noProof/>
            <w:webHidden/>
          </w:rPr>
          <w:fldChar w:fldCharType="begin"/>
        </w:r>
        <w:r>
          <w:rPr>
            <w:noProof/>
            <w:webHidden/>
          </w:rPr>
          <w:instrText xml:space="preserve"> PAGEREF _Toc103091289 \h </w:instrText>
        </w:r>
        <w:r>
          <w:rPr>
            <w:noProof/>
            <w:webHidden/>
          </w:rPr>
        </w:r>
        <w:r>
          <w:rPr>
            <w:noProof/>
            <w:webHidden/>
          </w:rPr>
          <w:fldChar w:fldCharType="separate"/>
        </w:r>
        <w:r>
          <w:rPr>
            <w:noProof/>
            <w:webHidden/>
          </w:rPr>
          <w:t>7</w:t>
        </w:r>
        <w:r>
          <w:rPr>
            <w:noProof/>
            <w:webHidden/>
          </w:rPr>
          <w:fldChar w:fldCharType="end"/>
        </w:r>
      </w:hyperlink>
    </w:p>
    <w:p w:rsidR="00725088" w:rsidRDefault="00771906" w14:paraId="2CA1A905" w14:textId="77777777">
      <w:r>
        <w:fldChar w:fldCharType="end"/>
      </w:r>
    </w:p>
    <w:p w:rsidR="00725088" w:rsidRDefault="00725088" w14:paraId="50DDEB2C" w14:textId="77777777"/>
    <w:p w:rsidR="00725088" w:rsidRDefault="00725088" w14:paraId="6C93E653" w14:textId="77777777"/>
    <w:p w:rsidR="00725088" w:rsidRDefault="00725088" w14:paraId="00F7FB36" w14:textId="77777777"/>
    <w:p w:rsidR="00725088" w:rsidRDefault="00725088" w14:paraId="446D003D" w14:textId="77777777"/>
    <w:p w:rsidR="00725088" w:rsidRDefault="00725088" w14:paraId="24AEF1CA" w14:textId="77777777"/>
    <w:p w:rsidR="00725088" w:rsidRDefault="00725088" w14:paraId="667E9837" w14:textId="77777777"/>
    <w:p w:rsidR="00725088" w:rsidRDefault="00725088" w14:paraId="21A25AE9" w14:textId="77777777"/>
    <w:p w:rsidR="00725088" w:rsidRDefault="00725088" w14:paraId="6C8669D1" w14:textId="77777777"/>
    <w:p w:rsidR="00725088" w:rsidRDefault="00725088" w14:paraId="7B967A92" w14:textId="77777777"/>
    <w:p w:rsidR="00725088" w:rsidRDefault="00725088" w14:paraId="56E938C9" w14:textId="77777777"/>
    <w:p w:rsidR="00725088" w:rsidRDefault="00725088" w14:paraId="4C3459B3" w14:textId="77777777"/>
    <w:p w:rsidR="00725088" w:rsidRDefault="00725088" w14:paraId="0F620A56" w14:textId="77777777"/>
    <w:p w:rsidR="00725088" w:rsidRDefault="00725088" w14:paraId="3F3344B5" w14:textId="77777777"/>
    <w:p w:rsidR="00725088" w:rsidRDefault="00725088" w14:paraId="2CDFA7D3" w14:textId="77777777"/>
    <w:p w:rsidR="00725088" w:rsidRDefault="00725088" w14:paraId="1B361BDA" w14:textId="77777777"/>
    <w:p w:rsidR="00725088" w:rsidRDefault="00725088" w14:paraId="05D737A4" w14:textId="77777777"/>
    <w:p w:rsidR="00725088" w:rsidRDefault="00725088" w14:paraId="2C7E3FF5" w14:textId="77777777"/>
    <w:p w:rsidR="00725088" w:rsidRDefault="00725088" w14:paraId="02686862" w14:textId="77777777"/>
    <w:p w:rsidR="00725088" w:rsidRDefault="00725088" w14:paraId="7A792AED" w14:textId="77777777"/>
    <w:p w:rsidR="00725088" w:rsidRDefault="00725088" w14:paraId="1570B034" w14:textId="77777777"/>
    <w:p w:rsidR="00725088" w:rsidRDefault="00725088" w14:paraId="1F2466E0" w14:textId="77777777"/>
    <w:p w:rsidR="00725088" w:rsidRDefault="00725088" w14:paraId="528B6AC1" w14:textId="77777777"/>
    <w:p w:rsidR="00725088" w:rsidRDefault="00725088" w14:paraId="498B3D9D" w14:textId="77777777"/>
    <w:p w:rsidR="00725088" w:rsidRDefault="00725088" w14:paraId="7DC77F28" w14:textId="77777777"/>
    <w:p w:rsidR="00725088" w:rsidRDefault="00725088" w14:paraId="69661A8A" w14:textId="77777777"/>
    <w:p w:rsidR="00725088" w:rsidRDefault="00725088" w14:paraId="0D150776" w14:textId="77777777"/>
    <w:p w:rsidR="00725088" w:rsidRDefault="00725088" w14:paraId="7ACBFFD9" w14:textId="77777777"/>
    <w:p w:rsidR="00725088" w:rsidRDefault="00725088" w14:paraId="7F231AB2" w14:textId="77777777"/>
    <w:p w:rsidR="00725088" w:rsidRDefault="00725088" w14:paraId="00C40A0A" w14:textId="77777777">
      <w:pPr>
        <w:sectPr w:rsidR="00725088">
          <w:headerReference w:type="default" r:id="rId30"/>
          <w:footerReference w:type="default" r:id="rId31"/>
          <w:pgSz w:w="11906" w:h="16838" w:orient="portrait"/>
          <w:pgMar w:top="1417" w:right="1417" w:bottom="1417" w:left="1417" w:header="708" w:footer="708" w:gutter="0"/>
          <w:cols w:space="708"/>
          <w:docGrid w:linePitch="360"/>
        </w:sectPr>
      </w:pPr>
    </w:p>
    <w:p w:rsidR="00725088" w:rsidP="00725088" w:rsidRDefault="0C492962" w14:paraId="7BC1E058" w14:textId="77777777">
      <w:pPr>
        <w:pStyle w:val="Titre1"/>
      </w:pPr>
      <w:bookmarkStart w:name="_Toc104480424" w:id="1"/>
      <w:r>
        <w:lastRenderedPageBreak/>
        <w:t>Introduction Générale</w:t>
      </w:r>
      <w:bookmarkEnd w:id="1"/>
      <w:r>
        <w:t xml:space="preserve"> </w:t>
      </w:r>
    </w:p>
    <w:p w:rsidR="00725088" w:rsidP="00725088" w:rsidRDefault="00725088" w14:paraId="57C89172" w14:textId="77777777"/>
    <w:p w:rsidR="00725088" w:rsidP="00725088" w:rsidRDefault="00725088" w14:paraId="4480A2FF" w14:textId="77777777"/>
    <w:p w:rsidR="00725088" w:rsidP="00725088" w:rsidRDefault="00725088" w14:paraId="15F9EFA6" w14:textId="77777777"/>
    <w:p w:rsidR="00725088" w:rsidP="00725088" w:rsidRDefault="00725088" w14:paraId="306B7312" w14:textId="77777777"/>
    <w:p w:rsidR="00725088" w:rsidP="00725088" w:rsidRDefault="00725088" w14:paraId="252A431F" w14:textId="77777777"/>
    <w:p w:rsidR="00725088" w:rsidP="00725088" w:rsidRDefault="00725088" w14:paraId="615DBDF9" w14:textId="77777777"/>
    <w:p w:rsidR="00725088" w:rsidP="00725088" w:rsidRDefault="00725088" w14:paraId="644DDEC2" w14:textId="77777777"/>
    <w:p w:rsidR="00725088" w:rsidP="00725088" w:rsidRDefault="00725088" w14:paraId="1A67A87F" w14:textId="77777777"/>
    <w:p w:rsidR="00725088" w:rsidP="00725088" w:rsidRDefault="00725088" w14:paraId="15B7D8D2" w14:textId="77777777"/>
    <w:p w:rsidR="00725088" w:rsidP="00725088" w:rsidRDefault="00725088" w14:paraId="4905AB1C" w14:textId="77777777"/>
    <w:p w:rsidR="00725088" w:rsidP="00725088" w:rsidRDefault="00725088" w14:paraId="79821B33" w14:textId="77777777"/>
    <w:p w:rsidR="00725088" w:rsidP="00725088" w:rsidRDefault="00725088" w14:paraId="0F5A5F0E" w14:textId="77777777"/>
    <w:p w:rsidR="00725088" w:rsidP="00725088" w:rsidRDefault="00725088" w14:paraId="18FD4261" w14:textId="77777777"/>
    <w:p w:rsidR="00725088" w:rsidP="00725088" w:rsidRDefault="00725088" w14:paraId="46E82FBF" w14:textId="77777777"/>
    <w:p w:rsidR="00725088" w:rsidP="00725088" w:rsidRDefault="00725088" w14:paraId="547C882E" w14:textId="77777777"/>
    <w:p w:rsidR="00725088" w:rsidP="00725088" w:rsidRDefault="00725088" w14:paraId="488125BA" w14:textId="77777777"/>
    <w:p w:rsidR="00725088" w:rsidP="00725088" w:rsidRDefault="00725088" w14:paraId="1D912252" w14:textId="77777777"/>
    <w:p w:rsidR="00725088" w:rsidP="00725088" w:rsidRDefault="00725088" w14:paraId="63DE5DC8" w14:textId="77777777"/>
    <w:p w:rsidR="00725088" w:rsidP="00725088" w:rsidRDefault="00725088" w14:paraId="64C0B21F" w14:textId="77777777"/>
    <w:p w:rsidR="00725088" w:rsidP="00725088" w:rsidRDefault="00725088" w14:paraId="4F7E41C0" w14:textId="77777777"/>
    <w:p w:rsidR="00725088" w:rsidP="00725088" w:rsidRDefault="00725088" w14:paraId="39AD5192" w14:textId="77777777"/>
    <w:p w:rsidR="00725088" w:rsidP="00725088" w:rsidRDefault="00725088" w14:paraId="491F1A51" w14:textId="77777777"/>
    <w:p w:rsidR="00725088" w:rsidP="00725088" w:rsidRDefault="00725088" w14:paraId="49416BD1" w14:textId="77777777"/>
    <w:p w:rsidR="00725088" w:rsidP="00725088" w:rsidRDefault="00725088" w14:paraId="6DD21B52" w14:textId="77777777"/>
    <w:p w:rsidR="00725088" w:rsidP="00725088" w:rsidRDefault="00725088" w14:paraId="306F164C" w14:textId="77777777"/>
    <w:p w:rsidR="00725088" w:rsidP="00725088" w:rsidRDefault="00725088" w14:paraId="30B71EAD" w14:textId="77777777"/>
    <w:p w:rsidR="00725088" w:rsidP="00725088" w:rsidRDefault="00725088" w14:paraId="7C20AE1B" w14:textId="77777777"/>
    <w:p w:rsidR="00725088" w:rsidP="00725088" w:rsidRDefault="00725088" w14:paraId="0CC44B28" w14:textId="77777777"/>
    <w:p w:rsidR="00725088" w:rsidP="00725088" w:rsidRDefault="00725088" w14:paraId="6183EF0F" w14:textId="77777777"/>
    <w:p w:rsidR="00725088" w:rsidP="00725088" w:rsidRDefault="00725088" w14:paraId="1D76EEC3" w14:textId="77777777">
      <w:pPr>
        <w:sectPr w:rsidR="00725088">
          <w:headerReference w:type="default" r:id="rId32"/>
          <w:footerReference w:type="default" r:id="rId33"/>
          <w:pgSz w:w="11906" w:h="16838" w:orient="portrait"/>
          <w:pgMar w:top="1417" w:right="1417" w:bottom="1417" w:left="1417" w:header="708" w:footer="708" w:gutter="0"/>
          <w:cols w:space="708"/>
          <w:docGrid w:linePitch="360"/>
        </w:sectPr>
      </w:pPr>
    </w:p>
    <w:p w:rsidRPr="002E0A41" w:rsidR="00725088" w:rsidP="002E0A41" w:rsidRDefault="0C492962" w14:paraId="007E8009" w14:textId="6A614EAA">
      <w:pPr>
        <w:pStyle w:val="Style3"/>
        <w:rPr>
          <w:rStyle w:val="Style3Car"/>
          <w:b/>
          <w:bCs/>
          <w:color w:val="auto"/>
        </w:rPr>
      </w:pPr>
      <w:bookmarkStart w:name="_Toc104480425" w:id="2"/>
      <w:r w:rsidRPr="002E0A41">
        <w:lastRenderedPageBreak/>
        <w:t>Chapitre 1</w:t>
      </w:r>
      <w:r w:rsidRPr="002E0A41" w:rsidR="009F7A1F">
        <w:t xml:space="preserve"> : </w:t>
      </w:r>
      <w:r w:rsidRPr="002E0A41" w:rsidR="00AE2BCB">
        <w:t xml:space="preserve">CONCEPT GENERALE DE PROJET : </w:t>
      </w:r>
      <w:r w:rsidRPr="002E0A41">
        <w:rPr>
          <w:rStyle w:val="Style3Car"/>
          <w:b/>
          <w:bCs/>
          <w:color w:val="auto"/>
        </w:rPr>
        <w:t>Introduction :</w:t>
      </w:r>
      <w:bookmarkEnd w:id="2"/>
      <w:r w:rsidRPr="002E0A41" w:rsidR="009F7A1F">
        <w:rPr>
          <w:rStyle w:val="Style3Car"/>
          <w:b/>
          <w:bCs/>
          <w:color w:val="auto"/>
        </w:rPr>
        <w:t xml:space="preserve"> </w:t>
      </w:r>
    </w:p>
    <w:p w:rsidRPr="002E0A41" w:rsidR="00B550AE" w:rsidP="002E0A41" w:rsidRDefault="002E0A41" w14:paraId="62BFBB28" w14:textId="467B99D7">
      <w:pPr>
        <w:pStyle w:val="Style1"/>
        <w:rPr>
          <w:rFonts w:eastAsia="Microsoft JhengHei"/>
        </w:rPr>
      </w:pPr>
      <w:r w:rsidRPr="53863600" w:rsidR="53863600">
        <w:rPr>
          <w:rFonts w:eastAsia="Microsoft JhengHei"/>
        </w:rPr>
        <w:t xml:space="preserve">      Le premier chapitre de ce rapport vise à mettre le projet dans son cadre général. Nous commençons tout d’abord par présenter l’entreprise d’accueil. Puis, nous d´écrivons la problématique en spécifiant les besoins qui nous ont incités à réaliser note projet. Ensuite, nous analysons les solutions existantes afin d’identifier leurs imperfections. Enfin, nous proposons nos solutions envisagées d’une manière claire et méthodique.</w:t>
      </w:r>
    </w:p>
    <w:p w:rsidRPr="002E0A41" w:rsidR="00B550AE" w:rsidP="00893A0F" w:rsidRDefault="00893A0F" w14:paraId="50200EFF" w14:textId="3E3C5E27">
      <w:pPr>
        <w:pStyle w:val="Style3"/>
        <w:numPr>
          <w:ilvl w:val="0"/>
          <w:numId w:val="19"/>
        </w:numPr>
      </w:pPr>
      <w:bookmarkStart w:name="_Toc104480426" w:id="3"/>
      <w:r w:rsidRPr="005D7AA9">
        <w:rPr>
          <w:rFonts w:cstheme="minorHAnsi"/>
          <w:bCs/>
          <w:sz w:val="32"/>
          <w:szCs w:val="32"/>
        </w:rPr>
        <w:t xml:space="preserve">Présentation de la société d’accueil : </w:t>
      </w:r>
      <w:bookmarkStart w:name="_Hlk101357142" w:id="4"/>
      <w:r w:rsidRPr="005D7AA9">
        <w:rPr>
          <w:rFonts w:cstheme="minorHAnsi"/>
          <w:bCs/>
          <w:sz w:val="32"/>
          <w:szCs w:val="32"/>
        </w:rPr>
        <w:t>MEDIWAVE</w:t>
      </w:r>
      <w:bookmarkEnd w:id="3"/>
      <w:bookmarkEnd w:id="4"/>
      <w:r w:rsidRPr="005D7AA9">
        <w:rPr>
          <w:rFonts w:cstheme="minorHAnsi"/>
          <w:bCs/>
          <w:sz w:val="32"/>
          <w:szCs w:val="32"/>
        </w:rPr>
        <w:t> </w:t>
      </w:r>
      <w:r w:rsidRPr="002E0A41" w:rsidR="00B550AE">
        <w:t xml:space="preserve"> </w:t>
      </w:r>
    </w:p>
    <w:p w:rsidRPr="00893A0F" w:rsidR="00893A0F" w:rsidP="00893A0F" w:rsidRDefault="00893A0F" w14:paraId="354EC079" w14:textId="293AB2E2">
      <w:pPr>
        <w:pStyle w:val="Style1"/>
        <w:ind w:firstLine="360"/>
      </w:pPr>
      <w:r w:rsidRPr="00893A0F">
        <w:t xml:space="preserve">L’électronique excite aujourd’hui dans divers domaines et secteurs. Pour cela, la présence des systèmes embarqués est devenue un critère de base pour assurer le bon développement d’une société ou d’une industrie. A ce propos le secteur industriel envisage une grande croissance grâce aux progrès technologique notamment dans le domaine robotique et celui de l’automatisation des machines. Cet aspect encourage plusieurs sociétés à s’investir dans la recherche et le développement des solutions afin d’améliorer le processus de production.  </w:t>
      </w:r>
      <w:r w:rsidRPr="00893A0F">
        <w:rPr>
          <w:b/>
          <w:bCs/>
        </w:rPr>
        <w:t>MEDIWAVE</w:t>
      </w:r>
      <w:r w:rsidRPr="00893A0F">
        <w:t xml:space="preserve">      est un excellent exemple des industries qui ont su profiter des bienfaits de la technologie. Elle a été mise en exploitation depuis MAI 2020.elle est située à Sousse sous la direction générale de </w:t>
      </w:r>
      <w:r w:rsidRPr="00893A0F">
        <w:rPr>
          <w:b/>
          <w:bCs/>
        </w:rPr>
        <w:t>Mr Farid KAMEL</w:t>
      </w:r>
      <w:r w:rsidRPr="00893A0F">
        <w:t>. Son domaine d’activité est principalement l’étude, la conception et la réalisation des machines industrielles spéciales.</w:t>
      </w:r>
    </w:p>
    <w:p w:rsidR="00440CDC" w:rsidP="00893A0F" w:rsidRDefault="00893A0F" w14:paraId="6E3E1AE7" w14:textId="0B1820A6">
      <w:pPr>
        <w:pStyle w:val="Style3"/>
        <w:numPr>
          <w:ilvl w:val="0"/>
          <w:numId w:val="19"/>
        </w:numPr>
      </w:pPr>
      <w:bookmarkStart w:name="_Toc104480427" w:id="5"/>
      <w:r w:rsidRPr="003359CA">
        <w:rPr>
          <w:rFonts w:cstheme="minorHAnsi"/>
          <w:bCs/>
          <w:sz w:val="32"/>
          <w:szCs w:val="32"/>
        </w:rPr>
        <w:t>Différents services</w:t>
      </w:r>
      <w:bookmarkEnd w:id="5"/>
      <w:r w:rsidRPr="003359CA">
        <w:rPr>
          <w:rFonts w:cstheme="minorHAnsi"/>
          <w:bCs/>
          <w:sz w:val="32"/>
          <w:szCs w:val="32"/>
        </w:rPr>
        <w:t> </w:t>
      </w:r>
    </w:p>
    <w:p w:rsidRPr="00893A0F" w:rsidR="00893A0F" w:rsidP="00893A0F" w:rsidRDefault="00893A0F" w14:paraId="3FF531D5" w14:textId="34BB7C26">
      <w:pPr>
        <w:rPr>
          <w:rFonts w:ascii="Times New Roman" w:hAnsi="Times New Roman" w:cs="Times New Roman"/>
          <w:color w:val="1F4E79" w:themeColor="accent1" w:themeShade="80"/>
        </w:rPr>
      </w:pPr>
      <w:r>
        <w:rPr>
          <w:rStyle w:val="Style1Car"/>
        </w:rPr>
        <w:t>« </w:t>
      </w:r>
      <w:r w:rsidRPr="00893A0F">
        <w:rPr>
          <w:rStyle w:val="Style1Car"/>
        </w:rPr>
        <w:t>MEDIWAVE</w:t>
      </w:r>
      <w:r>
        <w:rPr>
          <w:rStyle w:val="Style1Car"/>
        </w:rPr>
        <w:t> »</w:t>
      </w:r>
      <w:r w:rsidRPr="00893A0F">
        <w:rPr>
          <w:rStyle w:val="Style1Car"/>
        </w:rPr>
        <w:t xml:space="preserve"> regroupe plusieurs services</w:t>
      </w:r>
      <w:r w:rsidRPr="00893A0F">
        <w:rPr>
          <w:rFonts w:ascii="Times New Roman" w:hAnsi="Times New Roman" w:cs="Times New Roman"/>
          <w:color w:val="1F4E79" w:themeColor="accent1" w:themeShade="80"/>
          <w:sz w:val="28"/>
          <w:szCs w:val="28"/>
        </w:rPr>
        <w:t> :</w:t>
      </w:r>
    </w:p>
    <w:p w:rsidR="00893A0F" w:rsidP="00010AC7" w:rsidRDefault="00893A0F" w14:paraId="23D222EF" w14:textId="74DF51A0">
      <w:pPr>
        <w:pStyle w:val="Style1"/>
        <w:numPr>
          <w:ilvl w:val="0"/>
          <w:numId w:val="64"/>
        </w:numPr>
        <w:rPr>
          <w:rStyle w:val="Rfrenceintense"/>
          <w:smallCaps w:val="0"/>
          <w:spacing w:val="0"/>
          <w:u w:val="none"/>
        </w:rPr>
      </w:pPr>
      <w:r>
        <w:rPr>
          <w:rStyle w:val="Rfrenceintense"/>
          <w:smallCaps w:val="0"/>
          <w:spacing w:val="0"/>
          <w:u w:val="none"/>
        </w:rPr>
        <w:t>Etude, conception et mise en œuvre de solutions</w:t>
      </w:r>
      <w:r w:rsidR="00E73A1F">
        <w:rPr>
          <w:rStyle w:val="Rfrenceintense"/>
          <w:smallCaps w:val="0"/>
          <w:spacing w:val="0"/>
          <w:u w:val="none"/>
        </w:rPr>
        <w:t xml:space="preserve"> </w:t>
      </w:r>
      <w:r>
        <w:rPr>
          <w:rStyle w:val="Rfrenceintense"/>
          <w:smallCaps w:val="0"/>
          <w:spacing w:val="0"/>
          <w:u w:val="none"/>
        </w:rPr>
        <w:t>médicales</w:t>
      </w:r>
    </w:p>
    <w:p w:rsidRPr="00893A0F" w:rsidR="00893A0F" w:rsidP="00893A0F" w:rsidRDefault="00893A0F" w14:paraId="7C3B3025" w14:textId="34AEB03D">
      <w:pPr>
        <w:pStyle w:val="Style1"/>
      </w:pPr>
      <w:r>
        <w:t xml:space="preserve">     </w:t>
      </w:r>
      <w:r w:rsidRPr="00893A0F">
        <w:t xml:space="preserve">C’est une conception des produits en trois dimensions avec des logicielle bien spécifiques CAP. </w:t>
      </w:r>
      <w:r>
        <w:t>« </w:t>
      </w:r>
      <w:r w:rsidRPr="00893A0F">
        <w:t>MEDIWAVE</w:t>
      </w:r>
      <w:r>
        <w:t> »</w:t>
      </w:r>
      <w:r w:rsidRPr="00893A0F">
        <w:t xml:space="preserve"> élabore des dessins techniques, qui sont une étape indispensable située entre la conception et la réalisation du produit final.la création haut de gamme est facilitée par l’utilisation d’outils spécialisés dans la mécanique.</w:t>
      </w:r>
    </w:p>
    <w:p w:rsidRPr="00893A0F" w:rsidR="00893A0F" w:rsidP="00010AC7" w:rsidRDefault="00E73A1F" w14:paraId="05B2FDF8" w14:textId="69D92C2E">
      <w:pPr>
        <w:pStyle w:val="Style1"/>
        <w:numPr>
          <w:ilvl w:val="0"/>
          <w:numId w:val="63"/>
        </w:numPr>
        <w:rPr>
          <w:b/>
          <w:bCs/>
        </w:rPr>
      </w:pPr>
      <w:r>
        <w:rPr>
          <w:b/>
          <w:bCs/>
        </w:rPr>
        <w:t xml:space="preserve">Conception des appareils médicaux spéciaux </w:t>
      </w:r>
    </w:p>
    <w:p w:rsidRPr="005D7AA9" w:rsidR="00893A0F" w:rsidP="00893A0F" w:rsidRDefault="00893A0F" w14:paraId="3EC5D6C1" w14:textId="77777777">
      <w:pPr>
        <w:pStyle w:val="Style1"/>
      </w:pPr>
      <w:r>
        <w:t xml:space="preserve">  Cette partie on globe l’étude, la conception et la construction de machines industrielles </w:t>
      </w:r>
      <w:ins w:author="hp" w:date="2019-02-19T17:01:00Z" w:id="6">
        <w:r>
          <w:t xml:space="preserve">           </w:t>
        </w:r>
      </w:ins>
      <w:r>
        <w:t>spéciales et tout autre outil de production en série répondant aux besoins des clients.</w:t>
      </w:r>
    </w:p>
    <w:p w:rsidRPr="00893A0F" w:rsidR="00893A0F" w:rsidP="00010AC7" w:rsidRDefault="00E73A1F" w14:paraId="46CC84C7" w14:textId="74E00AD7">
      <w:pPr>
        <w:pStyle w:val="Style1"/>
        <w:numPr>
          <w:ilvl w:val="0"/>
          <w:numId w:val="63"/>
        </w:numPr>
        <w:rPr>
          <w:rStyle w:val="Rfrenceintense"/>
          <w:smallCaps w:val="0"/>
          <w:spacing w:val="0"/>
          <w:u w:val="none"/>
        </w:rPr>
      </w:pPr>
      <w:r>
        <w:rPr>
          <w:rStyle w:val="Rfrenceintense"/>
          <w:smallCaps w:val="0"/>
          <w:spacing w:val="0"/>
          <w:u w:val="none"/>
        </w:rPr>
        <w:t>Usinage mécanique </w:t>
      </w:r>
    </w:p>
    <w:p w:rsidRPr="00893A0F" w:rsidR="00893A0F" w:rsidP="00893A0F" w:rsidRDefault="00893A0F" w14:paraId="54333F25" w14:textId="10B0BEEE">
      <w:pPr>
        <w:pStyle w:val="Style1"/>
        <w:rPr>
          <w:rStyle w:val="Rfrenceintense"/>
          <w:b w:val="0"/>
          <w:bCs w:val="0"/>
          <w:smallCaps w:val="0"/>
          <w:spacing w:val="0"/>
          <w:u w:val="none"/>
        </w:rPr>
      </w:pPr>
      <w:r>
        <w:rPr>
          <w:rStyle w:val="Rfrenceintense"/>
          <w:b w:val="0"/>
          <w:bCs w:val="0"/>
          <w:smallCaps w:val="0"/>
          <w:spacing w:val="0"/>
          <w:u w:val="none"/>
        </w:rPr>
        <w:lastRenderedPageBreak/>
        <w:t>MEDWAVE se caractérise par la fabrication de divers outils, notamment les petits moulent d’injection, les outils de soudage, les outils de montage et les outils de commande.</w:t>
      </w:r>
    </w:p>
    <w:p w:rsidRPr="00893A0F" w:rsidR="00893A0F" w:rsidP="00010AC7" w:rsidRDefault="00893A0F" w14:paraId="5DE5D83F" w14:textId="50D5493E">
      <w:pPr>
        <w:pStyle w:val="Style1"/>
        <w:numPr>
          <w:ilvl w:val="0"/>
          <w:numId w:val="63"/>
        </w:numPr>
        <w:rPr>
          <w:rStyle w:val="Rfrenceintense"/>
          <w:smallCaps w:val="0"/>
          <w:spacing w:val="0"/>
          <w:u w:val="none"/>
        </w:rPr>
      </w:pPr>
      <w:r w:rsidRPr="00893A0F">
        <w:rPr>
          <w:rStyle w:val="Rfrenceintense"/>
          <w:smallCaps w:val="0"/>
          <w:spacing w:val="0"/>
          <w:u w:val="none"/>
        </w:rPr>
        <w:t>Electr</w:t>
      </w:r>
      <w:r w:rsidR="00E73A1F">
        <w:rPr>
          <w:rStyle w:val="Rfrenceintense"/>
          <w:smallCaps w:val="0"/>
          <w:spacing w:val="0"/>
          <w:u w:val="none"/>
        </w:rPr>
        <w:t>icité et électronique médicale </w:t>
      </w:r>
    </w:p>
    <w:p w:rsidRPr="00893A0F" w:rsidR="00893A0F" w:rsidP="00893A0F" w:rsidRDefault="00893A0F" w14:paraId="57CC75F5" w14:textId="6537AC19">
      <w:pPr>
        <w:pStyle w:val="Style1"/>
      </w:pPr>
      <w:r w:rsidRPr="00893A0F">
        <w:t>C’est la conception des armoires électrique. Une étude complète de l’architecteur des différents rése</w:t>
      </w:r>
      <w:r>
        <w:t>aux (dimensionnement câbles, ICC</w:t>
      </w:r>
      <w:r w:rsidRPr="00893A0F">
        <w:t>, protection) se fait afin d’assurer le meilleur rapport qualité/prix. Le domaine de fabrication de la société est large et englobe : la gestion de production et de commande, la gestion des alarmes et surveillance des défauts, la supervision et les réseaux de courant forts ou faibles. La conception électronique consiste à la réalisation d’ensembles électronique consiste à la réalisation d’ensembles électroniques médicale et des cartes électroniques médicale d’après un cahier des charges.</w:t>
      </w:r>
    </w:p>
    <w:p w:rsidRPr="00893A0F" w:rsidR="00893A0F" w:rsidP="00010AC7" w:rsidRDefault="00E73A1F" w14:paraId="59D62DDD" w14:textId="22D02FD4">
      <w:pPr>
        <w:pStyle w:val="Style1"/>
        <w:numPr>
          <w:ilvl w:val="0"/>
          <w:numId w:val="63"/>
        </w:numPr>
        <w:rPr>
          <w:rStyle w:val="Rfrenceintense"/>
          <w:smallCaps w:val="0"/>
          <w:spacing w:val="0"/>
          <w:u w:val="none"/>
        </w:rPr>
      </w:pPr>
      <w:r>
        <w:rPr>
          <w:rStyle w:val="Rfrenceintense"/>
          <w:smallCaps w:val="0"/>
          <w:spacing w:val="0"/>
          <w:u w:val="none"/>
        </w:rPr>
        <w:t>Maintenance médicale </w:t>
      </w:r>
    </w:p>
    <w:p w:rsidRPr="00E73A1F" w:rsidR="001F4612" w:rsidP="00E73A1F" w:rsidRDefault="00893A0F" w14:paraId="1A568433" w14:textId="2E5605E7">
      <w:pPr>
        <w:pStyle w:val="Style1"/>
      </w:pPr>
      <w:r w:rsidRPr="00893A0F">
        <w:t>Le domaine de la maintenance est vaste et peut être effectue en électronique, automatisme, mécanique, hydraulique, pneumatique et contr</w:t>
      </w:r>
      <w:r w:rsidR="00E73A1F">
        <w:t>at de maintenance clés en main.</w:t>
      </w:r>
    </w:p>
    <w:p w:rsidRPr="0018277F" w:rsidR="00AE717B" w:rsidP="00E73A1F" w:rsidRDefault="0018277F" w14:paraId="35A69240" w14:textId="5CC17584">
      <w:pPr>
        <w:pStyle w:val="Style3"/>
        <w:numPr>
          <w:ilvl w:val="0"/>
          <w:numId w:val="19"/>
        </w:numPr>
      </w:pPr>
      <w:bookmarkStart w:name="_Toc104480428" w:id="7"/>
      <w:r>
        <w:rPr>
          <w:rStyle w:val="Style4Car"/>
          <w:b/>
          <w:color w:val="auto"/>
        </w:rPr>
        <w:t>Cadre générale</w:t>
      </w:r>
      <w:r w:rsidRPr="0018277F" w:rsidR="005A182E">
        <w:rPr>
          <w:rStyle w:val="Style4Car"/>
          <w:b/>
          <w:color w:val="auto"/>
        </w:rPr>
        <w:t> :</w:t>
      </w:r>
      <w:bookmarkEnd w:id="7"/>
      <w:r w:rsidRPr="0018277F" w:rsidR="005A182E">
        <w:t xml:space="preserve"> </w:t>
      </w:r>
    </w:p>
    <w:p w:rsidR="00725088" w:rsidP="00E73A1F" w:rsidRDefault="00E73A1F" w14:paraId="7738AD9A" w14:textId="2479FA46">
      <w:pPr>
        <w:pStyle w:val="Style4"/>
        <w:rPr>
          <w:rFonts w:ascii="Microsoft JhengHei" w:hAnsi="Microsoft JhengHei" w:eastAsia="Microsoft JhengHei" w:cs="Microsoft JhengHei"/>
          <w:color w:val="000000" w:themeColor="text1"/>
        </w:rPr>
      </w:pPr>
      <w:bookmarkStart w:name="_Toc104480429" w:id="8"/>
      <w:r>
        <w:t xml:space="preserve">3-1 </w:t>
      </w:r>
      <w:r w:rsidRPr="008840A0">
        <w:t>Définition de la pousse seringue électrique</w:t>
      </w:r>
      <w:bookmarkEnd w:id="8"/>
      <w:r w:rsidRPr="008840A0">
        <w:t> </w:t>
      </w:r>
      <w:r>
        <w:rPr>
          <w:rFonts w:ascii="Microsoft JhengHei" w:hAnsi="Microsoft JhengHei" w:eastAsia="Microsoft JhengHei" w:cs="Microsoft JhengHei"/>
          <w:color w:val="000000" w:themeColor="text1"/>
        </w:rPr>
        <w:t xml:space="preserve"> </w:t>
      </w:r>
    </w:p>
    <w:p w:rsidRPr="00E73A1F" w:rsidR="00E73A1F" w:rsidP="00E73A1F" w:rsidRDefault="00E73A1F" w14:paraId="237CA077" w14:textId="77777777">
      <w:pPr>
        <w:pStyle w:val="Style1"/>
        <w:ind w:firstLine="708"/>
      </w:pPr>
      <w:r w:rsidRPr="00E73A1F">
        <w:t>Un pousse-seringue ou seringue auto pulsée (SAP) ou encore pousse-seringue électrique (PSE) est un dispositif médical de classe IIb utilisé pour administrer de faibles quantités de fluide (avec ou sans médicament) à un patient à travers une seringue allant de 1cc jusqu'à un volume de 100cc. On le retrouve également en chimie ou en recherche biomédicale. On les retrouve majoritairement dans les services de soins des Centres Hospitaliers. Facile d'utilisation, leur programmation rapide permet aux personnels soignants de lancer une perfusion en quelques secondes, de manière complètement sécurisée et ainsi permettre la bonne observance médicamenteuse pour les patients.</w:t>
      </w:r>
    </w:p>
    <w:p w:rsidRPr="00E73A1F" w:rsidR="00E73A1F" w:rsidP="00E73A1F" w:rsidRDefault="00E73A1F" w14:paraId="7F24B9B6" w14:textId="77777777">
      <w:pPr>
        <w:pStyle w:val="Style1"/>
        <w:ind w:firstLine="708"/>
      </w:pPr>
      <w:r w:rsidRPr="00E73A1F">
        <w:t>Un pousse seringue électrique (PSE) est par définition un appareil qui permet d'obtenir un débit constant d'un médicament avec une vitesse déterminée. La vitesse de déplacement du piston de la seringue varie selon une programmation définie par l'utilisateur. On peut utiliser plusieurs modèles et tailles de seringue. (La figure I.1) illustre un modèle de pousse seringue électrique</w:t>
      </w:r>
    </w:p>
    <w:p w:rsidRPr="00E73A1F" w:rsidR="00E73A1F" w:rsidP="00E73A1F" w:rsidRDefault="00E73A1F" w14:paraId="3EF57C12" w14:textId="40CA5326">
      <w:pPr>
        <w:pStyle w:val="Style1"/>
        <w:ind w:firstLine="708"/>
      </w:pPr>
      <w:r w:rsidRPr="00E73A1F">
        <w:t xml:space="preserve">L'utilité des pousse-seringues est d'administrer des médicaments en continu, avec un débit stable permettant l'obtention d'une concentration stable sur la durée d'administration. </w:t>
      </w:r>
      <w:r w:rsidRPr="00E73A1F">
        <w:lastRenderedPageBreak/>
        <w:t>Cela permet d'éviter des périodes pendant lesquelles le taux de médicaments dans le sang est trop élevé ou trop faible. Ils sont largement utilisés pour l'administration d'anticancéreux, d'insuline, d'antibiotiques, d'antalgiques et d'amines vasopressives dans de nombreuses spécialités médicales : anesthésie-réanimation, chirurgie, infectiologie, soins palliatifs...</w:t>
      </w:r>
    </w:p>
    <w:p w:rsidR="00E73A1F" w:rsidP="00E73A1F" w:rsidRDefault="00E73A1F" w14:paraId="6AA5893E" w14:textId="2AB36C8A">
      <w:pPr>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56544" behindDoc="0" locked="0" layoutInCell="1" allowOverlap="1" wp14:anchorId="3073C097" wp14:editId="7FE3D1B2">
                <wp:simplePos x="0" y="0"/>
                <wp:positionH relativeFrom="column">
                  <wp:posOffset>1451610</wp:posOffset>
                </wp:positionH>
                <wp:positionV relativeFrom="paragraph">
                  <wp:posOffset>1709420</wp:posOffset>
                </wp:positionV>
                <wp:extent cx="2857500" cy="635"/>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rsidRPr="003B67B0" w:rsidR="00C36EB8" w:rsidP="00E73A1F" w:rsidRDefault="00C36EB8" w14:paraId="2F19960C" w14:textId="4315E6B6">
                            <w:pPr>
                              <w:pStyle w:val="Lgende"/>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FA6E16">
                              <w:t>Exemple de pousse seringue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w14:anchorId="3073C097">
                <v:stroke joinstyle="miter"/>
                <v:path gradientshapeok="t" o:connecttype="rect"/>
              </v:shapetype>
              <v:shape id="Zone de texte 23" style="position:absolute;left:0;text-align:left;margin-left:114.3pt;margin-top:134.6pt;width:22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">
                <v:textbox style="mso-fit-shape-to-text:t" inset="0,0,0,0">
                  <w:txbxContent>
                    <w:p w:rsidRPr="003B67B0" w:rsidR="00C36EB8" w:rsidP="00E73A1F" w:rsidRDefault="00C36EB8" w14:paraId="2F19960C" w14:textId="4315E6B6">
                      <w:pPr>
                        <w:pStyle w:val="Lgende"/>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FA6E16">
                        <w:t>Exemple de pousse seringue</w:t>
                      </w:r>
                    </w:p>
                  </w:txbxContent>
                </v:textbox>
              </v:shape>
            </w:pict>
          </mc:Fallback>
        </mc:AlternateContent>
      </w:r>
      <w:r>
        <w:rPr>
          <w:rFonts w:ascii="Times New Roman" w:hAnsi="Times New Roman" w:cs="Times New Roman"/>
          <w:noProof/>
          <w:sz w:val="24"/>
          <w:szCs w:val="24"/>
          <w:lang w:eastAsia="fr-FR"/>
        </w:rPr>
        <w:drawing>
          <wp:anchor distT="0" distB="0" distL="114300" distR="114300" simplePos="0" relativeHeight="251754496" behindDoc="0" locked="0" layoutInCell="1" allowOverlap="1" wp14:anchorId="11FBBA3F" wp14:editId="3A2AAFF9">
            <wp:simplePos x="0" y="0"/>
            <wp:positionH relativeFrom="margin">
              <wp:align>center</wp:align>
            </wp:positionH>
            <wp:positionV relativeFrom="paragraph">
              <wp:posOffset>90170</wp:posOffset>
            </wp:positionV>
            <wp:extent cx="2857500" cy="1562100"/>
            <wp:effectExtent l="0" t="0" r="0" b="0"/>
            <wp:wrapNone/>
            <wp:docPr id="1338072772" name="Image 133807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562100"/>
                    </a:xfrm>
                    <a:prstGeom prst="rect">
                      <a:avLst/>
                    </a:prstGeom>
                    <a:noFill/>
                    <a:ln>
                      <a:noFill/>
                    </a:ln>
                  </pic:spPr>
                </pic:pic>
              </a:graphicData>
            </a:graphic>
          </wp:anchor>
        </w:drawing>
      </w:r>
    </w:p>
    <w:p w:rsidR="00E73A1F" w:rsidP="00E73A1F" w:rsidRDefault="00E73A1F" w14:paraId="76830D2B" w14:textId="1386043B">
      <w:pPr>
        <w:pStyle w:val="Style1"/>
        <w:rPr>
          <w:rFonts w:eastAsia="Microsoft JhengHei"/>
        </w:rPr>
      </w:pPr>
    </w:p>
    <w:p w:rsidR="00E73A1F" w:rsidP="00E73A1F" w:rsidRDefault="00E73A1F" w14:paraId="12ADB535" w14:textId="3CAAB301">
      <w:pPr>
        <w:pStyle w:val="Style1"/>
        <w:rPr>
          <w:rFonts w:eastAsia="Microsoft JhengHei"/>
        </w:rPr>
      </w:pPr>
    </w:p>
    <w:p w:rsidR="00E73A1F" w:rsidP="00E73A1F" w:rsidRDefault="00E73A1F" w14:paraId="6AFA91E4" w14:textId="77777777">
      <w:pPr>
        <w:pStyle w:val="Style1"/>
        <w:rPr>
          <w:rFonts w:eastAsia="Microsoft JhengHei"/>
        </w:rPr>
      </w:pPr>
    </w:p>
    <w:p w:rsidR="00E73A1F" w:rsidP="00E73A1F" w:rsidRDefault="00E73A1F" w14:paraId="29BBCA78" w14:textId="0023CF93">
      <w:pPr>
        <w:pStyle w:val="Style1"/>
        <w:rPr>
          <w:rFonts w:eastAsia="Microsoft JhengHei"/>
        </w:rPr>
      </w:pPr>
    </w:p>
    <w:p w:rsidR="00E73A1F" w:rsidP="00E73A1F" w:rsidRDefault="00E73A1F" w14:paraId="24533423" w14:textId="77777777">
      <w:pPr>
        <w:pStyle w:val="Style1"/>
        <w:rPr>
          <w:rFonts w:eastAsia="Microsoft JhengHei"/>
        </w:rPr>
      </w:pPr>
    </w:p>
    <w:p w:rsidR="00725088" w:rsidP="00E73A1F" w:rsidRDefault="00E73A1F" w14:paraId="32DD4AA7" w14:textId="1BB7E758">
      <w:pPr>
        <w:pStyle w:val="Style4"/>
        <w:rPr>
          <w:rFonts w:eastAsia="Calibri Light"/>
        </w:rPr>
      </w:pPr>
      <w:bookmarkStart w:name="_Toc104480430" w:id="9"/>
      <w:r>
        <w:rPr>
          <w:rFonts w:eastAsia="Calibri Light"/>
        </w:rPr>
        <w:t>3-2 Le principe de fonctionnement</w:t>
      </w:r>
      <w:bookmarkEnd w:id="9"/>
      <w:r>
        <w:rPr>
          <w:rFonts w:eastAsia="Calibri Light"/>
        </w:rPr>
        <w:t xml:space="preserve"> </w:t>
      </w:r>
    </w:p>
    <w:p w:rsidR="00E73A1F" w:rsidP="00E73A1F" w:rsidRDefault="00E73A1F" w14:paraId="7C34F250" w14:textId="3448B828">
      <w:pPr>
        <w:pStyle w:val="Style1"/>
        <w:ind w:firstLine="708"/>
        <w:rPr>
          <w:rFonts w:eastAsia="Cambria"/>
        </w:rPr>
      </w:pPr>
      <w:r>
        <w:rPr>
          <w:noProof/>
          <w:lang w:eastAsia="fr-FR"/>
        </w:rPr>
        <mc:AlternateContent>
          <mc:Choice Requires="wps">
            <w:drawing>
              <wp:anchor distT="0" distB="0" distL="114300" distR="114300" simplePos="0" relativeHeight="251759616" behindDoc="0" locked="0" layoutInCell="1" allowOverlap="1" wp14:anchorId="64CDB636" wp14:editId="56992409">
                <wp:simplePos x="0" y="0"/>
                <wp:positionH relativeFrom="column">
                  <wp:posOffset>862330</wp:posOffset>
                </wp:positionH>
                <wp:positionV relativeFrom="paragraph">
                  <wp:posOffset>4980305</wp:posOffset>
                </wp:positionV>
                <wp:extent cx="4276725" cy="635"/>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a:effectLst/>
                      </wps:spPr>
                      <wps:txbx>
                        <w:txbxContent>
                          <w:p w:rsidRPr="00BC11CA" w:rsidR="00C36EB8" w:rsidP="00E73A1F" w:rsidRDefault="00C36EB8" w14:paraId="4CBA95A5" w14:textId="486F554F">
                            <w:pPr>
                              <w:pStyle w:val="Lgende"/>
                              <w:jc w:val="center"/>
                              <w:rPr>
                                <w:rFonts w:ascii="Times New Roman" w:hAnsi="Times New Roman" w:eastAsia="Cambria" w:cs="Times New Roman"/>
                                <w:noProof/>
                                <w:color w:val="000000"/>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DB7EA3">
                              <w:t>Principe de pousse seringue électrique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5" style="position:absolute;left:0;text-align:left;margin-left:67.9pt;margin-top:392.15pt;width:336.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" w14:anchorId="64CDB636">
                <v:textbox style="mso-fit-shape-to-text:t" inset="0,0,0,0">
                  <w:txbxContent>
                    <w:p w:rsidRPr="00BC11CA" w:rsidR="00C36EB8" w:rsidP="00E73A1F" w:rsidRDefault="00C36EB8" w14:paraId="4CBA95A5" w14:textId="486F554F">
                      <w:pPr>
                        <w:pStyle w:val="Lgende"/>
                        <w:jc w:val="center"/>
                        <w:rPr>
                          <w:rFonts w:ascii="Times New Roman" w:hAnsi="Times New Roman" w:eastAsia="Cambria" w:cs="Times New Roman"/>
                          <w:noProof/>
                          <w:color w:val="000000"/>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DB7EA3">
                        <w:t>Principe de pousse seringue électrique</w:t>
                      </w:r>
                    </w:p>
                  </w:txbxContent>
                </v:textbox>
              </v:shape>
            </w:pict>
          </mc:Fallback>
        </mc:AlternateContent>
      </w:r>
      <w:r>
        <w:rPr>
          <w:rFonts w:ascii="Times New Roman" w:hAnsi="Times New Roman" w:eastAsia="Cambria" w:cs="Times New Roman"/>
          <w:noProof/>
          <w:color w:val="000000"/>
          <w:lang w:eastAsia="fr-FR"/>
        </w:rPr>
        <w:drawing>
          <wp:anchor distT="0" distB="0" distL="114300" distR="114300" simplePos="0" relativeHeight="251757568" behindDoc="0" locked="0" layoutInCell="1" allowOverlap="1" wp14:anchorId="546C17AA" wp14:editId="5243DD20">
            <wp:simplePos x="0" y="0"/>
            <wp:positionH relativeFrom="column">
              <wp:posOffset>862330</wp:posOffset>
            </wp:positionH>
            <wp:positionV relativeFrom="paragraph">
              <wp:posOffset>3656330</wp:posOffset>
            </wp:positionV>
            <wp:extent cx="4276725" cy="1266825"/>
            <wp:effectExtent l="0" t="0" r="9525" b="9525"/>
            <wp:wrapNone/>
            <wp:docPr id="1338072771" name="Image 133807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725" cy="1266825"/>
                    </a:xfrm>
                    <a:prstGeom prst="rect">
                      <a:avLst/>
                    </a:prstGeom>
                    <a:noFill/>
                    <a:ln>
                      <a:noFill/>
                    </a:ln>
                  </pic:spPr>
                </pic:pic>
              </a:graphicData>
            </a:graphic>
          </wp:anchor>
        </w:drawing>
      </w:r>
      <w:r>
        <w:rPr>
          <w:rFonts w:eastAsia="Cambria"/>
        </w:rPr>
        <w:t xml:space="preserve">Le système combine des parties électriques et mécaniques.   La partie mécanique sert de support pour les différents types de seringues. Elle comprend un berceau et un piston qui vont recevoir le corps de la seringue. Le berceau est généralement muni d'un capteur et d'une encoche pour verrouiller la seringue. La collerette du piston se fixe sur le chariot du piston de seringue au moyen de griffes. Il comprend également un système de capteurs qui vont permettre de vérifier la bonne position de fixation du piston. Le piston du PSE se déplace grâce à un système de vis sans fin qui va littéralement pousser le contenu de la seringue vers le circuit patient. Cette partie mécanique est mue par un moteur électrique alimenté soit par le secteur, soit par une batterie. L'utilisation d'une batterie est primordiale pour la sécurité, puisqu'elle permet une administration continue, même en cas de coupure de courant. Enfin la partie électronique, gère l'ensemble des autres éléments. </w:t>
      </w:r>
      <w:bookmarkStart w:name="_heading=h.4d34og8" w:id="10"/>
      <w:bookmarkEnd w:id="10"/>
      <w:r>
        <w:rPr>
          <w:rFonts w:eastAsia="Cambria"/>
        </w:rPr>
        <w:t>Cette partie fonctionne aujourd'hui comme un véritable petit ordinateur capable non seulement de vérifier les débits, les pressions, mais également d'effectuer de nombreux calculs de doses en fonction de protocoles divers.</w:t>
      </w:r>
    </w:p>
    <w:p w:rsidR="00E73A1F" w:rsidP="00E73A1F" w:rsidRDefault="00E73A1F" w14:paraId="4C70D5C5" w14:textId="77777777">
      <w:pPr>
        <w:pStyle w:val="Style1"/>
        <w:ind w:firstLine="708"/>
        <w:rPr>
          <w:rFonts w:eastAsia="Cambria"/>
        </w:rPr>
      </w:pPr>
    </w:p>
    <w:p w:rsidR="00E73A1F" w:rsidP="00E73A1F" w:rsidRDefault="00E73A1F" w14:paraId="1FC5B88A" w14:textId="77777777">
      <w:pPr>
        <w:pStyle w:val="Style1"/>
        <w:ind w:firstLine="708"/>
        <w:rPr>
          <w:rFonts w:eastAsia="Cambria"/>
        </w:rPr>
      </w:pPr>
    </w:p>
    <w:p w:rsidR="00E73A1F" w:rsidP="00E73A1F" w:rsidRDefault="00E73A1F" w14:paraId="7F455507" w14:textId="77777777">
      <w:pPr>
        <w:pStyle w:val="Style1"/>
        <w:ind w:firstLine="708"/>
        <w:rPr>
          <w:rFonts w:eastAsia="Cambria"/>
        </w:rPr>
      </w:pPr>
    </w:p>
    <w:p w:rsidR="53863600" w:rsidP="53863600" w:rsidRDefault="53863600" w14:paraId="73EEDB3F" w14:textId="00BE3D0D">
      <w:pPr>
        <w:pStyle w:val="Style1"/>
        <w:ind w:firstLine="708"/>
        <w:rPr>
          <w:rFonts w:ascii="Times New Roman" w:hAnsi="Times New Roman" w:eastAsia="" w:cs="Times New Roman"/>
          <w:sz w:val="24"/>
          <w:szCs w:val="24"/>
        </w:rPr>
      </w:pPr>
    </w:p>
    <w:p w:rsidR="00E73A1F" w:rsidP="53863600" w:rsidRDefault="00E73A1F" w14:paraId="590E36AD" w14:textId="29C54FFE">
      <w:pPr>
        <w:pStyle w:val="Style4"/>
        <w:rPr>
          <w:rFonts w:ascii="Times New Roman" w:hAnsi="Times New Roman" w:cs="Times New Roman"/>
          <w:sz w:val="24"/>
          <w:szCs w:val="24"/>
        </w:rPr>
      </w:pPr>
      <w:bookmarkStart w:name="_Toc104480431" w:id="11"/>
      <w:r w:rsidRPr="53863600" w:rsidR="53863600">
        <w:rPr>
          <w:rFonts w:eastAsia="Calibri Light"/>
        </w:rPr>
        <w:t xml:space="preserve">3-3 </w:t>
      </w:r>
      <w:r w:rsidR="53863600">
        <w:rPr/>
        <w:t>Les déférents types des Pousse seringues électriques</w:t>
      </w:r>
      <w:bookmarkEnd w:id="11"/>
      <w:r w:rsidRPr="53863600" w:rsidR="53863600">
        <w:rPr>
          <w:rFonts w:ascii="Times New Roman" w:hAnsi="Times New Roman" w:cs="Times New Roman"/>
          <w:sz w:val="24"/>
          <w:szCs w:val="24"/>
        </w:rPr>
        <w:t> </w:t>
      </w:r>
    </w:p>
    <w:p w:rsidR="00E73A1F" w:rsidP="00E73A1F" w:rsidRDefault="00E73A1F" w14:paraId="3B5A057B" w14:textId="77777777">
      <w:pPr>
        <w:pStyle w:val="Style1"/>
        <w:ind w:firstLine="360"/>
      </w:pPr>
      <w:r>
        <w:t>Il existe des pousse-seringues à une simple ou plusieurs voies (généralement deux) ce qui permet une injection en différents sites de différents médicaments à un même patient.</w:t>
      </w:r>
    </w:p>
    <w:p w:rsidR="00E73A1F" w:rsidP="00010AC7" w:rsidRDefault="00E73A1F" w14:paraId="07911122" w14:textId="77777777">
      <w:pPr>
        <w:pStyle w:val="Paragraphedeliste"/>
        <w:numPr>
          <w:ilvl w:val="0"/>
          <w:numId w:val="65"/>
        </w:numPr>
        <w:spacing w:line="240" w:lineRule="auto"/>
        <w:rPr>
          <w:rFonts w:ascii="Times New Roman" w:hAnsi="Times New Roman" w:eastAsia="Cambria" w:cs="Times New Roman"/>
          <w:b/>
          <w:bCs/>
          <w:color w:val="000000"/>
        </w:rPr>
      </w:pPr>
      <w:r>
        <w:rPr>
          <w:rFonts w:ascii="Times New Roman" w:hAnsi="Times New Roman" w:cs="Times New Roman"/>
          <w:b/>
          <w:bCs/>
        </w:rPr>
        <w:t xml:space="preserve">Pousse seringue à simple voie : </w:t>
      </w:r>
    </w:p>
    <w:p w:rsidR="00E73A1F" w:rsidP="00E73A1F" w:rsidRDefault="00E73A1F" w14:paraId="634B09D6" w14:textId="77777777">
      <w:pPr>
        <w:pStyle w:val="Style1"/>
        <w:ind w:firstLine="360"/>
      </w:pPr>
      <w:r>
        <w:t>Une Pousse Seringue à simple voie ou mono voie c’est un dispositif qui permet d’injecter une seule solution à la fois par exemple : Dopamine, le support de ce dernier peut acquérir une seule seringue de n’importe quel dosage, on les trouve généralement dans les Blocs Opératoire.</w:t>
      </w:r>
    </w:p>
    <w:p w:rsidR="00E73A1F" w:rsidP="00010AC7" w:rsidRDefault="00E73A1F" w14:paraId="50C53154" w14:textId="77777777">
      <w:pPr>
        <w:pStyle w:val="Paragraphedeliste"/>
        <w:numPr>
          <w:ilvl w:val="0"/>
          <w:numId w:val="65"/>
        </w:numPr>
        <w:spacing w:line="240" w:lineRule="auto"/>
        <w:rPr>
          <w:rFonts w:ascii="Times New Roman" w:hAnsi="Times New Roman" w:eastAsia="Cambria" w:cs="Times New Roman"/>
          <w:b/>
          <w:bCs/>
          <w:color w:val="000000"/>
          <w:sz w:val="24"/>
          <w:szCs w:val="24"/>
        </w:rPr>
      </w:pPr>
      <w:r>
        <w:rPr>
          <w:rFonts w:ascii="Times New Roman" w:hAnsi="Times New Roman" w:cs="Times New Roman"/>
          <w:b/>
          <w:bCs/>
        </w:rPr>
        <w:t xml:space="preserve">Pousse seringue à double voie : </w:t>
      </w:r>
    </w:p>
    <w:p w:rsidR="00E73A1F" w:rsidP="00E73A1F" w:rsidRDefault="00E73A1F" w14:paraId="38025482" w14:textId="2E5A54CA">
      <w:pPr>
        <w:pStyle w:val="Style1"/>
      </w:pPr>
      <w:r>
        <w:rPr>
          <w:noProof/>
          <w:lang w:eastAsia="fr-FR"/>
        </w:rPr>
        <mc:AlternateContent>
          <mc:Choice Requires="wps">
            <w:drawing>
              <wp:anchor distT="0" distB="0" distL="114300" distR="114300" simplePos="0" relativeHeight="251762688" behindDoc="0" locked="0" layoutInCell="1" allowOverlap="1" wp14:anchorId="5A7395E2" wp14:editId="3F32BFB4">
                <wp:simplePos x="0" y="0"/>
                <wp:positionH relativeFrom="column">
                  <wp:posOffset>1280160</wp:posOffset>
                </wp:positionH>
                <wp:positionV relativeFrom="paragraph">
                  <wp:posOffset>2525395</wp:posOffset>
                </wp:positionV>
                <wp:extent cx="3200400" cy="63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Pr="00436780" w:rsidR="00C36EB8" w:rsidP="00E73A1F" w:rsidRDefault="00C36EB8" w14:paraId="2E597FFB" w14:textId="24CD64F7">
                            <w:pPr>
                              <w:pStyle w:val="Lgende"/>
                              <w:jc w:val="center"/>
                              <w:rPr>
                                <w:rFonts w:ascii="Times New Roman" w:hAnsi="Times New Roman" w:eastAsia="Cambria" w:cs="Times New Roman"/>
                                <w:b/>
                                <w:noProof/>
                                <w:color w:val="000000"/>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612CEA">
                              <w:t>Exemple Pousse seringue à double voie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6" style="position:absolute;margin-left:100.8pt;margin-top:198.85pt;width:252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" w14:anchorId="5A7395E2">
                <v:textbox style="mso-fit-shape-to-text:t" inset="0,0,0,0">
                  <w:txbxContent>
                    <w:p w:rsidRPr="00436780" w:rsidR="00C36EB8" w:rsidP="00E73A1F" w:rsidRDefault="00C36EB8" w14:paraId="2E597FFB" w14:textId="24CD64F7">
                      <w:pPr>
                        <w:pStyle w:val="Lgende"/>
                        <w:jc w:val="center"/>
                        <w:rPr>
                          <w:rFonts w:ascii="Times New Roman" w:hAnsi="Times New Roman" w:eastAsia="Cambria" w:cs="Times New Roman"/>
                          <w:b/>
                          <w:noProof/>
                          <w:color w:val="000000"/>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612CEA">
                        <w:t>Exemple Pousse seringue à double voie</w:t>
                      </w:r>
                    </w:p>
                  </w:txbxContent>
                </v:textbox>
              </v:shape>
            </w:pict>
          </mc:Fallback>
        </mc:AlternateContent>
      </w:r>
      <w:r>
        <w:rPr>
          <w:rFonts w:ascii="Times New Roman" w:hAnsi="Times New Roman" w:eastAsia="Cambria" w:cs="Times New Roman"/>
          <w:b/>
          <w:noProof/>
          <w:color w:val="000000"/>
          <w:lang w:eastAsia="fr-FR"/>
        </w:rPr>
        <w:drawing>
          <wp:anchor distT="0" distB="0" distL="114300" distR="114300" simplePos="0" relativeHeight="251760640" behindDoc="0" locked="0" layoutInCell="1" allowOverlap="1" wp14:anchorId="50983370" wp14:editId="0D7B852B">
            <wp:simplePos x="0" y="0"/>
            <wp:positionH relativeFrom="margin">
              <wp:align>center</wp:align>
            </wp:positionH>
            <wp:positionV relativeFrom="paragraph">
              <wp:posOffset>1096010</wp:posOffset>
            </wp:positionV>
            <wp:extent cx="3200400" cy="1372666"/>
            <wp:effectExtent l="0" t="0" r="0" b="0"/>
            <wp:wrapNone/>
            <wp:docPr id="1338072770" name="Image 133807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1372666"/>
                    </a:xfrm>
                    <a:prstGeom prst="rect">
                      <a:avLst/>
                    </a:prstGeom>
                    <a:noFill/>
                    <a:ln>
                      <a:noFill/>
                    </a:ln>
                  </pic:spPr>
                </pic:pic>
              </a:graphicData>
            </a:graphic>
            <wp14:sizeRelH relativeFrom="margin">
              <wp14:pctWidth>0</wp14:pctWidth>
            </wp14:sizeRelH>
            <wp14:sizeRelV relativeFrom="margin">
              <wp14:pctHeight>0</wp14:pctHeight>
            </wp14:sizeRelV>
          </wp:anchor>
        </w:drawing>
      </w:r>
      <w:r>
        <w:t>Il existe des pousses seringues double voies monobloc. Ils intègrent les mêmes contraintes qu’un pousse-seringue standard (simple voie). Mais ce dernier peut acquérir et gérer deux seringues avec deux solutions il permet de faire la fusion des solutions ou bien gérer chaque seringue indépendamment.</w:t>
      </w:r>
      <w:r w:rsidRPr="00E73A1F">
        <w:rPr>
          <w:rFonts w:ascii="Times New Roman" w:hAnsi="Times New Roman" w:eastAsia="Cambria" w:cs="Times New Roman"/>
          <w:b/>
          <w:noProof/>
          <w:color w:val="000000"/>
          <w:lang w:eastAsia="fr-FR"/>
        </w:rPr>
        <w:t xml:space="preserve"> </w:t>
      </w:r>
    </w:p>
    <w:p w:rsidR="00E73A1F" w:rsidP="00E73A1F" w:rsidRDefault="00E73A1F" w14:paraId="40CD4DA0" w14:textId="77777777">
      <w:pPr>
        <w:pStyle w:val="Style1"/>
      </w:pPr>
    </w:p>
    <w:p w:rsidR="00E73A1F" w:rsidP="00E73A1F" w:rsidRDefault="00E73A1F" w14:paraId="47527131" w14:textId="77777777">
      <w:pPr>
        <w:pStyle w:val="Style1"/>
        <w:rPr>
          <w:rFonts w:eastAsia="Calibri Light"/>
        </w:rPr>
      </w:pPr>
    </w:p>
    <w:p w:rsidR="00E73A1F" w:rsidP="00E73A1F" w:rsidRDefault="00E73A1F" w14:paraId="71A75D13" w14:textId="77777777">
      <w:pPr>
        <w:pStyle w:val="Style1"/>
        <w:rPr>
          <w:rFonts w:eastAsia="Calibri Light"/>
        </w:rPr>
      </w:pPr>
    </w:p>
    <w:p w:rsidR="00E73A1F" w:rsidP="00E73A1F" w:rsidRDefault="00E73A1F" w14:paraId="63351906" w14:textId="77777777">
      <w:pPr>
        <w:pStyle w:val="Style1"/>
        <w:rPr>
          <w:rFonts w:eastAsia="Calibri Light"/>
        </w:rPr>
      </w:pPr>
    </w:p>
    <w:p w:rsidR="00E73A1F" w:rsidP="00E73A1F" w:rsidRDefault="00E73A1F" w14:paraId="070DDA0B" w14:textId="77777777">
      <w:pPr>
        <w:pStyle w:val="Style1"/>
        <w:rPr>
          <w:rFonts w:eastAsia="Calibri Light"/>
        </w:rPr>
      </w:pPr>
    </w:p>
    <w:p w:rsidR="00E73A1F" w:rsidP="53863600" w:rsidRDefault="00E73A1F" w14:paraId="7DFA441A" w14:textId="6A35B7BB">
      <w:pPr>
        <w:pStyle w:val="Style4"/>
        <w:rPr>
          <w:rFonts w:ascii="Times New Roman" w:hAnsi="Times New Roman" w:cs="Times New Roman"/>
          <w:sz w:val="32"/>
          <w:szCs w:val="32"/>
        </w:rPr>
      </w:pPr>
      <w:bookmarkStart w:name="_Toc104480432" w:id="12"/>
      <w:r w:rsidRPr="53863600" w:rsidR="53863600">
        <w:rPr>
          <w:rFonts w:eastAsia="Calibri Light"/>
          <w:sz w:val="32"/>
          <w:szCs w:val="32"/>
        </w:rPr>
        <w:t xml:space="preserve">3-4 </w:t>
      </w:r>
      <w:r w:rsidRPr="53863600" w:rsidR="53863600">
        <w:rPr>
          <w:rFonts w:ascii="Times New Roman" w:hAnsi="Times New Roman" w:cs="Times New Roman"/>
          <w:sz w:val="32"/>
          <w:szCs w:val="32"/>
        </w:rPr>
        <w:t>Les Différents modes d’administration des Pousse Seringues connectés</w:t>
      </w:r>
      <w:bookmarkEnd w:id="12"/>
    </w:p>
    <w:p w:rsidR="00960D6E" w:rsidP="00960D6E" w:rsidRDefault="00960D6E" w14:paraId="3DF47123" w14:textId="77777777">
      <w:pPr>
        <w:pStyle w:val="Style1"/>
      </w:pPr>
      <w:r>
        <w:t>Un pousse seringue peut fonctionner selon un ou plusieurs modes :</w:t>
      </w:r>
    </w:p>
    <w:p w:rsidR="00960D6E" w:rsidP="00010AC7" w:rsidRDefault="00960D6E" w14:paraId="65A53164" w14:textId="3D0A9209">
      <w:pPr>
        <w:pStyle w:val="Style1"/>
        <w:numPr>
          <w:ilvl w:val="0"/>
          <w:numId w:val="66"/>
        </w:numPr>
        <w:spacing w:line="240" w:lineRule="auto"/>
      </w:pPr>
      <w:r>
        <w:t>Le mode "</w:t>
      </w:r>
      <w:r>
        <w:rPr>
          <w:b/>
          <w:bCs/>
        </w:rPr>
        <w:t>PERFUSION CONTINUE</w:t>
      </w:r>
      <w:r w:rsidRPr="00BC4A43">
        <w:rPr>
          <w:b/>
          <w:bCs/>
        </w:rPr>
        <w:t>"</w:t>
      </w:r>
      <w:r>
        <w:t xml:space="preserve"> qui permet de régler la quantité à injecter ainsi que le débit.</w:t>
      </w:r>
    </w:p>
    <w:p w:rsidR="00960D6E" w:rsidP="00010AC7" w:rsidRDefault="00960D6E" w14:paraId="0D64B5D4" w14:textId="014EF77B">
      <w:pPr>
        <w:pStyle w:val="Style1"/>
        <w:numPr>
          <w:ilvl w:val="0"/>
          <w:numId w:val="66"/>
        </w:numPr>
        <w:spacing w:line="240" w:lineRule="auto"/>
      </w:pPr>
      <w:r>
        <w:t>Le mode "</w:t>
      </w:r>
      <w:r w:rsidRPr="00BC4A43">
        <w:rPr>
          <w:b/>
          <w:bCs/>
        </w:rPr>
        <w:t>AIVT</w:t>
      </w:r>
      <w:r>
        <w:t xml:space="preserve">" (Anesthésie Intra Veineuse Totale) qui permet de régler le débit ainsi que la posologie en fonction de l'âge, du poids et du sexe du patient. C'est le pousse seringue qui calcule lui-même la quantité à injecter. </w:t>
      </w:r>
    </w:p>
    <w:p w:rsidR="00960D6E" w:rsidP="00010AC7" w:rsidRDefault="00960D6E" w14:paraId="6BA03A17" w14:textId="6E62B0FC">
      <w:pPr>
        <w:pStyle w:val="Style1"/>
        <w:numPr>
          <w:ilvl w:val="0"/>
          <w:numId w:val="66"/>
        </w:numPr>
        <w:spacing w:line="240" w:lineRule="auto"/>
      </w:pPr>
      <w:r>
        <w:t>Le mode "</w:t>
      </w:r>
      <w:r w:rsidRPr="00BC4A43">
        <w:rPr>
          <w:b/>
          <w:bCs/>
        </w:rPr>
        <w:t>AIVOC"</w:t>
      </w:r>
      <w:r>
        <w:t xml:space="preserve"> (Anesthésie Intra Veineuse à Objectif de Concentration) dont la dose est calculée en fonction de la concentration plasmatique souhaitée.</w:t>
      </w:r>
    </w:p>
    <w:p w:rsidRPr="002C542F" w:rsidR="00960D6E" w:rsidP="00010AC7" w:rsidRDefault="00960D6E" w14:paraId="7CE16768" w14:textId="77777777">
      <w:pPr>
        <w:pStyle w:val="Paragraphedeliste"/>
        <w:numPr>
          <w:ilvl w:val="0"/>
          <w:numId w:val="65"/>
        </w:numPr>
        <w:tabs>
          <w:tab w:val="left" w:pos="225"/>
        </w:tabs>
        <w:spacing w:line="360" w:lineRule="auto"/>
        <w:rPr>
          <w:rFonts w:ascii="Times New Roman" w:hAnsi="Times New Roman" w:cs="Times New Roman"/>
          <w:b/>
          <w:bCs/>
          <w:sz w:val="24"/>
          <w:szCs w:val="24"/>
        </w:rPr>
      </w:pPr>
      <w:r w:rsidRPr="002C542F">
        <w:rPr>
          <w:rFonts w:ascii="Times New Roman" w:hAnsi="Times New Roman" w:cs="Times New Roman"/>
          <w:b/>
          <w:bCs/>
          <w:sz w:val="24"/>
          <w:szCs w:val="24"/>
        </w:rPr>
        <w:t xml:space="preserve">Le mode perfusion continue : </w:t>
      </w:r>
    </w:p>
    <w:p w:rsidRPr="00960D6E" w:rsidR="00960D6E" w:rsidP="00960D6E" w:rsidRDefault="00960D6E" w14:paraId="037C53D0" w14:textId="2AEFB2B7">
      <w:pPr>
        <w:pStyle w:val="Style1"/>
        <w:ind w:firstLine="360"/>
      </w:pPr>
      <w:r>
        <w:t xml:space="preserve">C’est le plus simple, le plus basique et le plus utilisé. La très grande majorité des PSE sont destinés à cet usage. Il suffit de régler un débit en millilitres par heure et l’appareil le délivre. </w:t>
      </w:r>
      <w:r>
        <w:lastRenderedPageBreak/>
        <w:t xml:space="preserve">Les PSE modernes proposent de plus en plus de régler une dose/kg/heure (voir par minute ou par 24H), mais sans effectuer le calcul de posologie. C’est à dire que c’est l’opérateur lui-même qui détermine la dose et non le PSE qui va la calculer selon un protocole. </w:t>
      </w:r>
    </w:p>
    <w:p w:rsidRPr="002C542F" w:rsidR="00960D6E" w:rsidP="00010AC7" w:rsidRDefault="00960D6E" w14:paraId="53A80224" w14:textId="77777777">
      <w:pPr>
        <w:pStyle w:val="Paragraphedeliste"/>
        <w:numPr>
          <w:ilvl w:val="0"/>
          <w:numId w:val="65"/>
        </w:numPr>
        <w:tabs>
          <w:tab w:val="left" w:pos="225"/>
        </w:tabs>
        <w:spacing w:line="240" w:lineRule="auto"/>
        <w:rPr>
          <w:rFonts w:ascii="Times New Roman" w:hAnsi="Times New Roman" w:eastAsia="Cambria" w:cs="Times New Roman"/>
          <w:b/>
          <w:bCs/>
          <w:color w:val="000000"/>
          <w:sz w:val="24"/>
          <w:szCs w:val="24"/>
        </w:rPr>
      </w:pPr>
      <w:r w:rsidRPr="002C542F">
        <w:rPr>
          <w:rFonts w:ascii="Times New Roman" w:hAnsi="Times New Roman" w:cs="Times New Roman"/>
          <w:b/>
          <w:bCs/>
          <w:sz w:val="24"/>
          <w:szCs w:val="24"/>
        </w:rPr>
        <w:t>Le mode TIVA</w:t>
      </w:r>
      <w:r>
        <w:rPr>
          <w:rFonts w:ascii="Times New Roman" w:hAnsi="Times New Roman" w:cs="Times New Roman"/>
          <w:b/>
          <w:bCs/>
          <w:sz w:val="24"/>
          <w:szCs w:val="24"/>
        </w:rPr>
        <w:t> :</w:t>
      </w:r>
    </w:p>
    <w:p w:rsidR="00960D6E" w:rsidP="00960D6E" w:rsidRDefault="00960D6E" w14:paraId="6F670607" w14:textId="77777777">
      <w:pPr>
        <w:pStyle w:val="Style1"/>
        <w:ind w:firstLine="360"/>
      </w:pPr>
      <w:r>
        <w:t xml:space="preserve">Dans ce mode, l’utilisateur va régler le débit de perfusion, une posologie et c’est le PSE qui va décider de la quantité de produit à perfuser. Pour ces appareils, il faut renseigner l’âge du patient, son sexe et son poids. En fonction des algorithmes les champs à remplir peuvent différer. Plus souvent utilisés en anesthésie, plus rarement en réanimation, ils permettent par exemple de délivrer une dose d’induction (la dose pour endormir le patient au début d’une procédure), puis un débit constant en fonction de la posologie souhaitée </w:t>
      </w:r>
    </w:p>
    <w:p w:rsidRPr="002C542F" w:rsidR="00960D6E" w:rsidP="00010AC7" w:rsidRDefault="00960D6E" w14:paraId="5E5F2A69" w14:textId="77777777">
      <w:pPr>
        <w:pStyle w:val="Paragraphedeliste"/>
        <w:numPr>
          <w:ilvl w:val="0"/>
          <w:numId w:val="65"/>
        </w:numPr>
        <w:tabs>
          <w:tab w:val="left" w:pos="225"/>
        </w:tabs>
        <w:spacing w:line="240" w:lineRule="auto"/>
        <w:rPr>
          <w:rFonts w:ascii="Times New Roman" w:hAnsi="Times New Roman" w:eastAsia="Cambria" w:cs="Times New Roman"/>
          <w:b/>
          <w:bCs/>
          <w:color w:val="000000"/>
          <w:sz w:val="24"/>
          <w:szCs w:val="24"/>
        </w:rPr>
      </w:pPr>
      <w:r w:rsidRPr="002C542F">
        <w:rPr>
          <w:rFonts w:ascii="Times New Roman" w:hAnsi="Times New Roman" w:cs="Times New Roman"/>
          <w:b/>
          <w:bCs/>
          <w:sz w:val="24"/>
          <w:szCs w:val="24"/>
        </w:rPr>
        <w:t>Le mode AIVOC</w:t>
      </w:r>
      <w:r>
        <w:rPr>
          <w:rFonts w:ascii="Times New Roman" w:hAnsi="Times New Roman" w:cs="Times New Roman"/>
          <w:b/>
          <w:bCs/>
          <w:sz w:val="24"/>
          <w:szCs w:val="24"/>
        </w:rPr>
        <w:t> :</w:t>
      </w:r>
    </w:p>
    <w:p w:rsidR="00960D6E" w:rsidP="00960D6E" w:rsidRDefault="00960D6E" w14:paraId="03EADF55" w14:textId="77777777">
      <w:pPr>
        <w:pStyle w:val="Style1"/>
        <w:ind w:firstLine="360"/>
      </w:pPr>
      <w:r>
        <w:t>Ce mode est considéré comme étant un sous mode TIVA, mais son fonctionnement diffère assez largement, nous le traiterons donc de façon spécifique. Il propose de délivrer une médication selon le principe d’une dose à objectif de concentration plasmatique, c’est à dire en quantité de médicament dans le plasma sanguin. Quels que soient les modes, un certain nombre de PSE sont conçus afin de pouvoir se brancher sur une station d’accueil. Source d’énergie pour maintenir les batteries en charge et faire fonctionner l’appareil, ces stations peuvent proposer des fonctions de commande à distance ou d’asservissement. On peut ainsi commander ou surveiller à distance les PSE ou encore effectuer un relais de médicament lorsqu’une seringue arrive à son terme.</w:t>
      </w:r>
    </w:p>
    <w:p w:rsidR="00725088" w:rsidP="00960D6E" w:rsidRDefault="00960D6E" w14:paraId="1BF99D42" w14:textId="4C5B7783">
      <w:pPr>
        <w:pStyle w:val="Style4"/>
      </w:pPr>
      <w:bookmarkStart w:name="_Toc104480433" w:id="13"/>
      <w:r w:rsidR="53863600">
        <w:rPr/>
        <w:t>3-5 Applications médicales des Pousse seringues électriques</w:t>
      </w:r>
      <w:bookmarkEnd w:id="13"/>
    </w:p>
    <w:p w:rsidR="00960D6E" w:rsidP="00960D6E" w:rsidRDefault="00960D6E" w14:paraId="3109DAE6" w14:textId="77777777">
      <w:pPr>
        <w:pStyle w:val="Style1"/>
        <w:ind w:firstLine="708"/>
      </w:pPr>
      <w:r>
        <w:t xml:space="preserve">Applications Médicale des PSE Cet appareil permet de perfuser en continu, à débit constant un soluté ou un médicament, dans un large domaine d’application ou on peut citer Les domaines suivants : </w:t>
      </w:r>
    </w:p>
    <w:p w:rsidR="00960D6E" w:rsidP="00010AC7" w:rsidRDefault="00960D6E" w14:paraId="621F8A23" w14:textId="47E00360">
      <w:pPr>
        <w:pStyle w:val="Style1"/>
        <w:numPr>
          <w:ilvl w:val="0"/>
          <w:numId w:val="67"/>
        </w:numPr>
        <w:spacing w:line="240" w:lineRule="auto"/>
      </w:pPr>
      <w:r>
        <w:t>Anesthésie et réanimation</w:t>
      </w:r>
    </w:p>
    <w:p w:rsidR="00960D6E" w:rsidP="00010AC7" w:rsidRDefault="00960D6E" w14:paraId="6F033FB9" w14:textId="22596BAA">
      <w:pPr>
        <w:pStyle w:val="Style1"/>
        <w:numPr>
          <w:ilvl w:val="0"/>
          <w:numId w:val="67"/>
        </w:numPr>
        <w:spacing w:line="240" w:lineRule="auto"/>
      </w:pPr>
      <w:r>
        <w:t>Bloc opératoire</w:t>
      </w:r>
    </w:p>
    <w:p w:rsidR="00960D6E" w:rsidP="00010AC7" w:rsidRDefault="00960D6E" w14:paraId="6AB08255" w14:textId="5B841F6A">
      <w:pPr>
        <w:pStyle w:val="Style1"/>
        <w:numPr>
          <w:ilvl w:val="0"/>
          <w:numId w:val="67"/>
        </w:numPr>
        <w:spacing w:line="240" w:lineRule="auto"/>
      </w:pPr>
      <w:r>
        <w:t xml:space="preserve">Urgences </w:t>
      </w:r>
    </w:p>
    <w:p w:rsidR="00960D6E" w:rsidP="00010AC7" w:rsidRDefault="00960D6E" w14:paraId="1084E6E6" w14:textId="76B60A5C">
      <w:pPr>
        <w:pStyle w:val="Style1"/>
        <w:numPr>
          <w:ilvl w:val="0"/>
          <w:numId w:val="67"/>
        </w:numPr>
        <w:spacing w:line="240" w:lineRule="auto"/>
      </w:pPr>
      <w:r>
        <w:t>Cardiologie</w:t>
      </w:r>
    </w:p>
    <w:p w:rsidR="00960D6E" w:rsidP="00010AC7" w:rsidRDefault="00960D6E" w14:paraId="559ACE3C" w14:textId="40B857FE">
      <w:pPr>
        <w:pStyle w:val="Style1"/>
        <w:numPr>
          <w:ilvl w:val="0"/>
          <w:numId w:val="67"/>
        </w:numPr>
        <w:spacing w:line="240" w:lineRule="auto"/>
        <w:rPr>
          <w:b/>
          <w:bCs/>
        </w:rPr>
      </w:pPr>
      <w:r>
        <w:t>Néonatalogie Dans ces domaines d’applications nous allons injecter différent Médicaments Pour chaque Opération</w:t>
      </w:r>
    </w:p>
    <w:p w:rsidR="00960D6E" w:rsidP="00960D6E" w:rsidRDefault="00960D6E" w14:paraId="6B63AF8A" w14:textId="01DD9236">
      <w:pPr>
        <w:pStyle w:val="Style4"/>
      </w:pPr>
      <w:bookmarkStart w:name="_Toc104480434" w:id="14"/>
      <w:r w:rsidR="53863600">
        <w:rPr/>
        <w:t>3-6 Avantages et inconvénient d’un pousse seringues connectés</w:t>
      </w:r>
      <w:bookmarkEnd w:id="14"/>
    </w:p>
    <w:p w:rsidR="00960D6E" w:rsidP="00960D6E" w:rsidRDefault="00960D6E" w14:paraId="37F915B5" w14:textId="77777777">
      <w:pPr>
        <w:pStyle w:val="Style1"/>
        <w:ind w:firstLine="708"/>
      </w:pPr>
      <w:r>
        <w:t>La fiabilité de ces dispositifs repose essentiellement sur la qualité (constance et précision) des débits annoncés et mesurés. On ne doit enregistrer aucun changement de rythme de perfusion qui n'ait été programmé. La prise en une seule injection du médicament ne permet pas de maintenir un effet optimal et constant de l'action thérapeutique. Au cours des premières minutes qui suivent une injection unique la concentration peut atteindre une valeur élevée, pouvant provoquer dans certains cas des incidents graves. C'est pourquoi on lui préfère la méthode des injections multiples à doses réduites, administrées en continu ou à intervalles de temps régulièrement espacés. Cependant l'injection à intervalles de temps régulièrement espacés présente les inconvénients suivants :</w:t>
      </w:r>
    </w:p>
    <w:p w:rsidRPr="00960D6E" w:rsidR="00960D6E" w:rsidP="00010AC7" w:rsidRDefault="00960D6E" w14:paraId="39CF4A8E" w14:textId="35E20A0B">
      <w:pPr>
        <w:pStyle w:val="Style1"/>
        <w:numPr>
          <w:ilvl w:val="0"/>
          <w:numId w:val="68"/>
        </w:numPr>
        <w:spacing w:line="240" w:lineRule="auto"/>
      </w:pPr>
      <w:r w:rsidRPr="00960D6E">
        <w:t xml:space="preserve">Accroissement du nombre de manipulations et des risques d'erreurs ; </w:t>
      </w:r>
    </w:p>
    <w:p w:rsidRPr="00960D6E" w:rsidR="00960D6E" w:rsidP="00010AC7" w:rsidRDefault="00960D6E" w14:paraId="606BFDF4" w14:textId="25369C3F">
      <w:pPr>
        <w:pStyle w:val="Style1"/>
        <w:numPr>
          <w:ilvl w:val="0"/>
          <w:numId w:val="68"/>
        </w:numPr>
        <w:spacing w:line="240" w:lineRule="auto"/>
      </w:pPr>
      <w:r w:rsidRPr="00960D6E">
        <w:t xml:space="preserve">Interventions plus fréquentes du personnel infirmier ; </w:t>
      </w:r>
    </w:p>
    <w:p w:rsidRPr="00960D6E" w:rsidR="00960D6E" w:rsidP="00010AC7" w:rsidRDefault="00960D6E" w14:paraId="29FA67B6" w14:textId="47FCA6BE">
      <w:pPr>
        <w:pStyle w:val="Style1"/>
        <w:numPr>
          <w:ilvl w:val="0"/>
          <w:numId w:val="68"/>
        </w:numPr>
        <w:spacing w:line="240" w:lineRule="auto"/>
      </w:pPr>
      <w:r w:rsidRPr="00960D6E">
        <w:t xml:space="preserve">Augmentation des risques septiques ; </w:t>
      </w:r>
    </w:p>
    <w:p w:rsidRPr="00960D6E" w:rsidR="00960D6E" w:rsidP="00010AC7" w:rsidRDefault="00960D6E" w14:paraId="06698471" w14:textId="61A09502">
      <w:pPr>
        <w:pStyle w:val="Style1"/>
        <w:numPr>
          <w:ilvl w:val="0"/>
          <w:numId w:val="68"/>
        </w:numPr>
        <w:spacing w:line="276" w:lineRule="auto"/>
      </w:pPr>
      <w:r w:rsidRPr="00960D6E">
        <w:t xml:space="preserve">Contraintes pour le patient. De plus, l'utilisation du pousse seringue pour des injections continues permet une injection lente et très précise de l'agent thérapeutique [9]. Généralement les avantages et les inconvénients des PES sont : </w:t>
      </w:r>
    </w:p>
    <w:p w:rsidRPr="00960D6E" w:rsidR="00960D6E" w:rsidP="00010AC7" w:rsidRDefault="00960D6E" w14:paraId="190A95EE" w14:textId="70354EAA">
      <w:pPr>
        <w:pStyle w:val="Style1"/>
        <w:numPr>
          <w:ilvl w:val="0"/>
          <w:numId w:val="68"/>
        </w:numPr>
        <w:spacing w:line="240" w:lineRule="auto"/>
      </w:pPr>
      <w:r w:rsidRPr="00960D6E">
        <w:t>Précision, facilité de mise en place et perfusion de grands volumes.</w:t>
      </w:r>
    </w:p>
    <w:p w:rsidRPr="00960D6E" w:rsidR="00960D6E" w:rsidP="00010AC7" w:rsidRDefault="00960D6E" w14:paraId="46268BC0" w14:textId="4B880457">
      <w:pPr>
        <w:pStyle w:val="Style1"/>
        <w:numPr>
          <w:ilvl w:val="0"/>
          <w:numId w:val="68"/>
        </w:numPr>
        <w:spacing w:line="240" w:lineRule="auto"/>
      </w:pPr>
      <w:r w:rsidRPr="00960D6E">
        <w:t>Matériel adapté aux médicaments photosensibles (Lasix).</w:t>
      </w:r>
    </w:p>
    <w:p w:rsidRPr="00960D6E" w:rsidR="00960D6E" w:rsidP="00010AC7" w:rsidRDefault="00960D6E" w14:paraId="4FCC18BE" w14:textId="7AECB92F">
      <w:pPr>
        <w:pStyle w:val="Style1"/>
        <w:numPr>
          <w:ilvl w:val="0"/>
          <w:numId w:val="68"/>
        </w:numPr>
        <w:spacing w:line="240" w:lineRule="auto"/>
        <w:rPr>
          <w:rFonts w:eastAsia="Cambria"/>
          <w:b/>
          <w:bCs/>
          <w:color w:val="000000"/>
        </w:rPr>
      </w:pPr>
      <w:r w:rsidRPr="00960D6E">
        <w:t>Fonctionnement de l’appareil de façon autonome.</w:t>
      </w:r>
    </w:p>
    <w:p w:rsidR="00960D6E" w:rsidP="6C470DB7" w:rsidRDefault="6C470DB7" w14:paraId="1503FB2B" w14:textId="78009D18">
      <w:pPr>
        <w:pStyle w:val="Style4"/>
        <w:numPr>
          <w:ilvl w:val="0"/>
          <w:numId w:val="1"/>
        </w:numPr>
        <w:rPr>
          <w:rFonts w:eastAsiaTheme="majorBidi"/>
          <w:bCs/>
          <w:sz w:val="36"/>
          <w:szCs w:val="36"/>
        </w:rPr>
      </w:pPr>
      <w:bookmarkStart w:name="_Toc104480435" w:id="15"/>
      <w:r>
        <w:t>3-7 Conclusion</w:t>
      </w:r>
      <w:bookmarkEnd w:id="15"/>
    </w:p>
    <w:p w:rsidR="00725088" w:rsidP="6C470DB7" w:rsidRDefault="6C470DB7" w14:paraId="75F2344D" w14:textId="4FAA32B0">
      <w:pPr>
        <w:pStyle w:val="Style1"/>
        <w:ind w:firstLine="360"/>
        <w:rPr>
          <w:rFonts w:ascii="Times New Roman" w:hAnsi="Times New Roman" w:eastAsia="Cambria" w:cs="Times New Roman"/>
          <w:color w:val="000000" w:themeColor="text1"/>
        </w:rPr>
      </w:pPr>
      <w:r>
        <w:t>Dans ce premier chapitre, une présentation de l'organisation hôte et de ses différents domaines d'activité a été présentée. En outre, nous avons décrit le cycle de fonctionnement du poussoir de seringue électrique se concentrer sur Divers modes d'administration et les avantages et les inconvénients d'un PES.</w:t>
      </w:r>
    </w:p>
    <w:p w:rsidR="00725088" w:rsidP="00725088" w:rsidRDefault="00725088" w14:paraId="67CD6D93" w14:textId="77777777"/>
    <w:p w:rsidR="00725088" w:rsidP="00725088" w:rsidRDefault="00725088" w14:paraId="4EF18721" w14:textId="32D411BA"/>
    <w:p w:rsidR="00725088" w:rsidP="00725088" w:rsidRDefault="00725088" w14:paraId="22D9D7F4" w14:textId="7984783C"/>
    <w:p w:rsidR="00725088" w:rsidP="00725088" w:rsidRDefault="00725088" w14:paraId="1A3E72C0" w14:textId="77777777"/>
    <w:p w:rsidR="00725088" w:rsidP="00725088" w:rsidRDefault="00725088" w14:paraId="68C4F1AF" w14:textId="77777777"/>
    <w:p w:rsidR="00725088" w:rsidP="00725088" w:rsidRDefault="00725088" w14:paraId="6678C0C8" w14:textId="77777777"/>
    <w:p w:rsidR="00725088" w:rsidP="00725088" w:rsidRDefault="00725088" w14:paraId="41889C50" w14:textId="77777777"/>
    <w:p w:rsidR="00725088" w:rsidP="00725088" w:rsidRDefault="00725088" w14:paraId="30E172DE" w14:textId="77777777"/>
    <w:p w:rsidR="00725088" w:rsidP="00725088" w:rsidRDefault="00725088" w14:paraId="54008544" w14:textId="77777777"/>
    <w:p w:rsidR="00725088" w:rsidP="00725088" w:rsidRDefault="00725088" w14:paraId="33055AA5" w14:textId="77777777">
      <w:pPr>
        <w:sectPr w:rsidR="00725088">
          <w:headerReference w:type="default" r:id="rId37"/>
          <w:footerReference w:type="default" r:id="rId38"/>
          <w:pgSz w:w="11906" w:h="16838" w:orient="portrait"/>
          <w:pgMar w:top="1417" w:right="1417" w:bottom="1417" w:left="1417" w:header="708" w:footer="708" w:gutter="0"/>
          <w:cols w:space="708"/>
          <w:docGrid w:linePitch="360"/>
        </w:sectPr>
      </w:pPr>
    </w:p>
    <w:p w:rsidR="00725088" w:rsidP="0018277F" w:rsidRDefault="0C492962" w14:paraId="6F7336B8" w14:textId="2C6E5739">
      <w:pPr>
        <w:pStyle w:val="style20"/>
      </w:pPr>
      <w:bookmarkStart w:name="_Toc104480436" w:id="16"/>
      <w:r>
        <w:lastRenderedPageBreak/>
        <w:t>Chapitre 2</w:t>
      </w:r>
      <w:r w:rsidR="0018277F">
        <w:t> :</w:t>
      </w:r>
      <w:bookmarkEnd w:id="16"/>
      <w:r w:rsidR="0018277F">
        <w:t xml:space="preserve"> </w:t>
      </w:r>
    </w:p>
    <w:p w:rsidR="00725088" w:rsidP="0018277F" w:rsidRDefault="0C492962" w14:paraId="5EE1BF9F" w14:textId="77777777">
      <w:pPr>
        <w:pStyle w:val="Style3"/>
        <w:rPr>
          <w:rFonts w:eastAsia="Microsoft JhengHei"/>
        </w:rPr>
      </w:pPr>
      <w:bookmarkStart w:name="_Toc104480437" w:id="17"/>
      <w:r w:rsidRPr="0C492962">
        <w:rPr>
          <w:rFonts w:eastAsia="Microsoft JhengHei"/>
        </w:rPr>
        <w:t>Introduction</w:t>
      </w:r>
      <w:bookmarkEnd w:id="17"/>
      <w:r w:rsidRPr="0C492962">
        <w:rPr>
          <w:rFonts w:eastAsia="Microsoft JhengHei"/>
        </w:rPr>
        <w:t xml:space="preserve"> </w:t>
      </w:r>
    </w:p>
    <w:p w:rsidR="00725088" w:rsidP="4FBC27EA" w:rsidRDefault="4FBC27EA" w14:paraId="15810FB4" w14:textId="77777777">
      <w:pPr>
        <w:rPr>
          <w:rFonts w:ascii="Microsoft JhengHei" w:hAnsi="Microsoft JhengHei" w:eastAsia="Microsoft JhengHei" w:cs="Microsoft JhengHei"/>
          <w:color w:val="000000" w:themeColor="text1"/>
        </w:rPr>
      </w:pPr>
      <w:r w:rsidRPr="4FBC27EA">
        <w:rPr>
          <w:rFonts w:ascii="Microsoft JhengHei" w:hAnsi="Microsoft JhengHei" w:eastAsia="Microsoft JhengHei" w:cs="Microsoft JhengHei"/>
          <w:color w:val="000000" w:themeColor="text1"/>
        </w:rPr>
        <w:t>[place your text here ]</w:t>
      </w:r>
    </w:p>
    <w:p w:rsidR="00725088" w:rsidP="0018277F" w:rsidRDefault="0C492962" w14:paraId="1344372C" w14:textId="509BFC22">
      <w:pPr>
        <w:pStyle w:val="Style3"/>
        <w:rPr>
          <w:rFonts w:eastAsia="Microsoft JhengHei"/>
        </w:rPr>
      </w:pPr>
      <w:bookmarkStart w:name="_Toc104480438" w:id="18"/>
      <w:r w:rsidRPr="0C492962">
        <w:rPr>
          <w:rFonts w:eastAsia="Microsoft JhengHei"/>
        </w:rPr>
        <w:t>Norme IEC-62</w:t>
      </w:r>
      <w:r w:rsidR="0018277F">
        <w:rPr>
          <w:rFonts w:eastAsia="Microsoft JhengHei"/>
        </w:rPr>
        <w:t> </w:t>
      </w:r>
      <w:r w:rsidRPr="0C492962">
        <w:rPr>
          <w:rFonts w:eastAsia="Microsoft JhengHei"/>
        </w:rPr>
        <w:t>304</w:t>
      </w:r>
      <w:bookmarkEnd w:id="18"/>
    </w:p>
    <w:p w:rsidR="00725088" w:rsidP="0018277F" w:rsidRDefault="4FBC27EA" w14:paraId="3B05511A" w14:textId="77777777">
      <w:pPr>
        <w:pStyle w:val="Style1"/>
        <w:ind w:firstLine="708"/>
        <w:rPr>
          <w:rFonts w:eastAsia="Times New Roman"/>
        </w:rPr>
      </w:pPr>
      <w:r w:rsidRPr="4FBC27EA">
        <w:rPr>
          <w:rFonts w:eastAsia="Times New Roman"/>
        </w:rPr>
        <w:t xml:space="preserve">La norme internationale IEC 62304 – logiciels de dispositifs médicaux – processus du cycle de vie des logiciels est une norme qui spécifie les exigences du cycle de vie pour le développement de logiciels médicaux et de logiciels au sein des dispositifs médicaux. Il est harmonisé par l'Union européenne et les États-Unis et peut donc être utilisé comme référence pour se conformer aux exigences réglementaires de ces deux marchés. La norme est composée d’une exigence générale, et de 5 processus, dont seul le processus de développement du logiciel nous concerne </w:t>
      </w:r>
      <w:r w:rsidRPr="4FBC27EA">
        <w:rPr>
          <w:rFonts w:eastAsia="Times New Roman"/>
          <w:color w:val="2D74B5"/>
        </w:rPr>
        <w:t>[10]</w:t>
      </w:r>
      <w:r w:rsidRPr="4FBC27EA">
        <w:rPr>
          <w:rFonts w:eastAsia="Times New Roman"/>
        </w:rPr>
        <w:t>.</w:t>
      </w:r>
    </w:p>
    <w:p w:rsidR="00725088" w:rsidP="00010AC7" w:rsidRDefault="4FBC27EA" w14:paraId="56051C2C" w14:textId="50C05949">
      <w:pPr>
        <w:pStyle w:val="Style4"/>
        <w:numPr>
          <w:ilvl w:val="0"/>
          <w:numId w:val="20"/>
        </w:numPr>
        <w:rPr>
          <w:rFonts w:eastAsia="Times New Roman"/>
        </w:rPr>
      </w:pPr>
      <w:bookmarkStart w:name="_Toc104480439" w:id="19"/>
      <w:r w:rsidRPr="4FBC27EA">
        <w:rPr>
          <w:rFonts w:eastAsia="Times New Roman"/>
        </w:rPr>
        <w:t>Exigence générale</w:t>
      </w:r>
      <w:bookmarkEnd w:id="19"/>
    </w:p>
    <w:p w:rsidR="00725088" w:rsidP="0018277F" w:rsidRDefault="4FBC27EA" w14:paraId="1D16BA00" w14:textId="77777777">
      <w:pPr>
        <w:pStyle w:val="Style1"/>
        <w:ind w:firstLine="360"/>
        <w:rPr>
          <w:rFonts w:eastAsia="Times New Roman"/>
        </w:rPr>
      </w:pPr>
      <w:r w:rsidRPr="4FBC27EA">
        <w:rPr>
          <w:rFonts w:eastAsia="Times New Roman"/>
        </w:rPr>
        <w:t>L’exigence contient sert à identifier le système de management de qualité, le système de gestion de risque a utilisé, et de classifier le niveau de sécurité du logiciel.</w:t>
      </w:r>
    </w:p>
    <w:p w:rsidR="00725088" w:rsidP="0018277F" w:rsidRDefault="4FBC27EA" w14:paraId="0BEA48B3" w14:textId="77777777">
      <w:pPr>
        <w:pStyle w:val="Style1"/>
        <w:ind w:firstLine="360"/>
        <w:rPr>
          <w:rFonts w:eastAsia="Times New Roman"/>
        </w:rPr>
      </w:pPr>
      <w:r w:rsidRPr="4FBC27EA">
        <w:rPr>
          <w:rFonts w:eastAsia="Times New Roman"/>
        </w:rPr>
        <w:t>Les deux premiers, intéressent l’ingénieur qualité plus que l’ingénieur développement, mais la troisième étape est nécessaire pour avancer dans le développement vu que le niveau de sécurité attribué affecte directement le processus de développement. Ci-dessous les niveaux de sécurité possible et leur conséquence au cas d’une défaillance du système :</w:t>
      </w:r>
    </w:p>
    <w:p w:rsidR="00725088" w:rsidP="00010AC7" w:rsidRDefault="4FBC27EA" w14:paraId="35F3C56F" w14:textId="77777777">
      <w:pPr>
        <w:pStyle w:val="Style1"/>
        <w:numPr>
          <w:ilvl w:val="0"/>
          <w:numId w:val="21"/>
        </w:numPr>
        <w:jc w:val="both"/>
      </w:pPr>
      <w:r w:rsidRPr="4FBC27EA">
        <w:rPr>
          <w:rFonts w:eastAsia="Times New Roman"/>
        </w:rPr>
        <w:t>Classe A : Aucune blessure ou atteinte à la santé n'est possible.</w:t>
      </w:r>
    </w:p>
    <w:p w:rsidR="00725088" w:rsidP="00010AC7" w:rsidRDefault="4FBC27EA" w14:paraId="63E9F4F6" w14:textId="77777777">
      <w:pPr>
        <w:pStyle w:val="Style1"/>
        <w:numPr>
          <w:ilvl w:val="0"/>
          <w:numId w:val="21"/>
        </w:numPr>
      </w:pPr>
      <w:r w:rsidRPr="4FBC27EA">
        <w:rPr>
          <w:rFonts w:eastAsia="Times New Roman"/>
        </w:rPr>
        <w:t>Classe B : Une BLESSURE NON GRAVE est possible.</w:t>
      </w:r>
    </w:p>
    <w:p w:rsidR="00725088" w:rsidP="00010AC7" w:rsidRDefault="4FBC27EA" w14:paraId="21675FB4" w14:textId="481AE2EF">
      <w:pPr>
        <w:pStyle w:val="Style1"/>
        <w:numPr>
          <w:ilvl w:val="0"/>
          <w:numId w:val="21"/>
        </w:numPr>
      </w:pPr>
      <w:r w:rsidRPr="4FBC27EA">
        <w:rPr>
          <w:rFonts w:eastAsia="Times New Roman"/>
        </w:rPr>
        <w:t>Classe C : La mort ou une BLESSURE GRAVE est possible.</w:t>
      </w:r>
    </w:p>
    <w:p w:rsidR="00725088" w:rsidP="0018277F" w:rsidRDefault="4FBC27EA" w14:paraId="15CF4A2B" w14:textId="77777777">
      <w:pPr>
        <w:pStyle w:val="Style1"/>
        <w:ind w:firstLine="360"/>
        <w:rPr>
          <w:rFonts w:eastAsia="Times New Roman"/>
        </w:rPr>
      </w:pPr>
      <w:r w:rsidRPr="4FBC27EA">
        <w:rPr>
          <w:rFonts w:eastAsia="Times New Roman"/>
        </w:rPr>
        <w:t>La pousse seringue électrique à un niveau de sécurité variable selon l’utilisation. Par exemple d’un département pédiatrie ou l’utilisation fréquente est l’infusion des compléments alimentaire la classification sera B, par contre dans une chambre d’urgence, ou soins intensifs, ou la plupart des médicaments utilisé sont dangereux en haute concentration. Une erreur de dosage peut provoquer la mort du patient, la pousse seringue est classifié C.</w:t>
      </w:r>
    </w:p>
    <w:p w:rsidR="00725088" w:rsidP="0018277F" w:rsidRDefault="4FBC27EA" w14:paraId="4C5D1BED" w14:textId="77777777">
      <w:pPr>
        <w:pStyle w:val="Style1"/>
        <w:ind w:firstLine="360"/>
        <w:rPr>
          <w:rFonts w:eastAsia="Times New Roman"/>
        </w:rPr>
      </w:pPr>
      <w:r w:rsidRPr="4FBC27EA">
        <w:rPr>
          <w:rFonts w:eastAsia="Times New Roman"/>
        </w:rPr>
        <w:t>Vue que notre, produit vise toute utilisation possible de la pousse seringue nous avons attribué le niveau de sécurité C au processus de développement logiciel.</w:t>
      </w:r>
    </w:p>
    <w:p w:rsidRPr="0018277F" w:rsidR="00725088" w:rsidP="00010AC7" w:rsidRDefault="4FBC27EA" w14:paraId="023A921C" w14:textId="331F6BD0">
      <w:pPr>
        <w:pStyle w:val="Style4"/>
        <w:numPr>
          <w:ilvl w:val="0"/>
          <w:numId w:val="20"/>
        </w:numPr>
        <w:rPr>
          <w:rFonts w:eastAsia="Times New Roman"/>
        </w:rPr>
      </w:pPr>
      <w:bookmarkStart w:name="_Toc104480440" w:id="20"/>
      <w:r w:rsidRPr="4FBC27EA">
        <w:rPr>
          <w:rFonts w:eastAsia="Times New Roman"/>
        </w:rPr>
        <w:lastRenderedPageBreak/>
        <w:t>Processus de développement logiciel</w:t>
      </w:r>
      <w:bookmarkEnd w:id="20"/>
    </w:p>
    <w:p w:rsidR="00725088" w:rsidP="0018277F" w:rsidRDefault="4FBC27EA" w14:paraId="1C03FF76" w14:textId="7E4F7464">
      <w:pPr>
        <w:pStyle w:val="Style1"/>
        <w:ind w:firstLine="360"/>
        <w:rPr>
          <w:rFonts w:eastAsia="Times New Roman"/>
        </w:rPr>
      </w:pPr>
      <w:r w:rsidRPr="4FBC27EA">
        <w:rPr>
          <w:rFonts w:eastAsia="Times New Roman"/>
        </w:rPr>
        <w:t xml:space="preserve">Le processus de développement du logiciel représente des étapes à suivre pour qu’elle soit conforme à la norme 62304. Les étapes à suivre sont régit par le niveau de sécurité attribué. Le tableau 4 décrit les étapes à suivre selon le niveau sécurité </w:t>
      </w:r>
      <w:r w:rsidRPr="4FBC27EA">
        <w:rPr>
          <w:rFonts w:eastAsia="Times New Roman"/>
          <w:color w:val="2D74B5"/>
        </w:rPr>
        <w:t>[11]</w:t>
      </w:r>
      <w:r w:rsidRPr="4FBC27EA">
        <w:rPr>
          <w:rFonts w:eastAsia="Times New Roman"/>
        </w:rPr>
        <w:t>.</w:t>
      </w:r>
    </w:p>
    <w:tbl>
      <w:tblPr>
        <w:tblStyle w:val="TableauGrille1Clair-Accentuation5"/>
        <w:tblpPr w:leftFromText="141" w:rightFromText="141" w:vertAnchor="text" w:tblpY="66"/>
        <w:tblW w:w="0" w:type="auto"/>
        <w:tblLayout w:type="fixed"/>
        <w:tblLook w:val="06A0" w:firstRow="1" w:lastRow="0" w:firstColumn="1" w:lastColumn="0" w:noHBand="1" w:noVBand="1"/>
      </w:tblPr>
      <w:tblGrid>
        <w:gridCol w:w="5524"/>
        <w:gridCol w:w="1134"/>
        <w:gridCol w:w="1134"/>
        <w:gridCol w:w="1208"/>
      </w:tblGrid>
      <w:tr w:rsidRPr="00387B93" w:rsidR="0018277F" w:rsidTr="00387B93" w14:paraId="59801BA2" w14:textId="77777777">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5524" w:type="dxa"/>
          </w:tcPr>
          <w:p w:rsidRPr="00387B93" w:rsidR="0018277F" w:rsidP="0018277F" w:rsidRDefault="0018277F" w14:paraId="412255EE" w14:textId="77777777">
            <w:pPr>
              <w:spacing w:line="259" w:lineRule="auto"/>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Etape</w:t>
            </w:r>
          </w:p>
        </w:tc>
        <w:tc>
          <w:tcPr>
            <w:tcW w:w="1134" w:type="dxa"/>
          </w:tcPr>
          <w:p w:rsidRPr="00387B93" w:rsidR="0018277F" w:rsidP="0018277F" w:rsidRDefault="0018277F" w14:paraId="5D475890" w14:textId="77777777">
            <w:pPr>
              <w:spacing w:line="259" w:lineRule="auto"/>
              <w:cnfStyle w:val="100000000000" w:firstRow="1"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Classe A</w:t>
            </w:r>
          </w:p>
        </w:tc>
        <w:tc>
          <w:tcPr>
            <w:tcW w:w="1134" w:type="dxa"/>
          </w:tcPr>
          <w:p w:rsidRPr="00387B93" w:rsidR="0018277F" w:rsidP="0018277F" w:rsidRDefault="0018277F" w14:paraId="151D62A2" w14:textId="77777777">
            <w:pPr>
              <w:spacing w:line="259" w:lineRule="auto"/>
              <w:cnfStyle w:val="100000000000" w:firstRow="1"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Classe B</w:t>
            </w:r>
          </w:p>
        </w:tc>
        <w:tc>
          <w:tcPr>
            <w:tcW w:w="1208" w:type="dxa"/>
          </w:tcPr>
          <w:p w:rsidRPr="00387B93" w:rsidR="0018277F" w:rsidP="0018277F" w:rsidRDefault="0018277F" w14:paraId="235D9DEC" w14:textId="77777777">
            <w:pPr>
              <w:spacing w:line="259" w:lineRule="auto"/>
              <w:cnfStyle w:val="100000000000" w:firstRow="1"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Classe C</w:t>
            </w:r>
          </w:p>
        </w:tc>
      </w:tr>
      <w:tr w:rsidRPr="00387B93" w:rsidR="0018277F" w:rsidTr="00387B93" w14:paraId="3281B817" w14:textId="77777777">
        <w:trPr>
          <w:trHeight w:val="270"/>
        </w:trPr>
        <w:tc>
          <w:tcPr>
            <w:cnfStyle w:val="001000000000" w:firstRow="0" w:lastRow="0" w:firstColumn="1" w:lastColumn="0" w:oddVBand="0" w:evenVBand="0" w:oddHBand="0" w:evenHBand="0" w:firstRowFirstColumn="0" w:firstRowLastColumn="0" w:lastRowFirstColumn="0" w:lastRowLastColumn="0"/>
            <w:tcW w:w="5524" w:type="dxa"/>
          </w:tcPr>
          <w:p w:rsidRPr="00387B93" w:rsidR="0018277F" w:rsidP="0018277F" w:rsidRDefault="0018277F" w14:paraId="22B0F8D5" w14:textId="77777777">
            <w:pPr>
              <w:spacing w:line="259" w:lineRule="auto"/>
              <w:rPr>
                <w:rFonts w:eastAsia="Times New Roman" w:asciiTheme="majorHAnsi" w:hAnsiTheme="majorHAnsi" w:cstheme="majorHAnsi"/>
                <w:color w:val="1F2021"/>
                <w:sz w:val="24"/>
                <w:szCs w:val="24"/>
              </w:rPr>
            </w:pPr>
            <w:r w:rsidRPr="00387B93">
              <w:rPr>
                <w:rFonts w:eastAsia="Times New Roman" w:asciiTheme="majorHAnsi" w:hAnsiTheme="majorHAnsi" w:cstheme="majorHAnsi"/>
                <w:color w:val="1F2021"/>
                <w:sz w:val="24"/>
                <w:szCs w:val="24"/>
              </w:rPr>
              <w:t>Planification du développement logiciel</w:t>
            </w:r>
          </w:p>
        </w:tc>
        <w:tc>
          <w:tcPr>
            <w:tcW w:w="1134" w:type="dxa"/>
          </w:tcPr>
          <w:p w:rsidRPr="00387B93" w:rsidR="0018277F" w:rsidP="0018277F" w:rsidRDefault="0018277F" w14:paraId="7A46DB31"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c>
          <w:tcPr>
            <w:tcW w:w="1134" w:type="dxa"/>
          </w:tcPr>
          <w:p w:rsidRPr="00387B93" w:rsidR="0018277F" w:rsidP="0018277F" w:rsidRDefault="0018277F" w14:paraId="0B53E283"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c>
          <w:tcPr>
            <w:tcW w:w="1208" w:type="dxa"/>
          </w:tcPr>
          <w:p w:rsidRPr="00387B93" w:rsidR="0018277F" w:rsidP="0018277F" w:rsidRDefault="0018277F" w14:paraId="2C256ADF"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r>
      <w:tr w:rsidRPr="00387B93" w:rsidR="0018277F" w:rsidTr="00387B93" w14:paraId="3903A842" w14:textId="77777777">
        <w:trPr>
          <w:trHeight w:val="270"/>
        </w:trPr>
        <w:tc>
          <w:tcPr>
            <w:cnfStyle w:val="001000000000" w:firstRow="0" w:lastRow="0" w:firstColumn="1" w:lastColumn="0" w:oddVBand="0" w:evenVBand="0" w:oddHBand="0" w:evenHBand="0" w:firstRowFirstColumn="0" w:firstRowLastColumn="0" w:lastRowFirstColumn="0" w:lastRowLastColumn="0"/>
            <w:tcW w:w="5524" w:type="dxa"/>
          </w:tcPr>
          <w:p w:rsidRPr="00387B93" w:rsidR="0018277F" w:rsidP="0018277F" w:rsidRDefault="0018277F" w14:paraId="35802458" w14:textId="77777777">
            <w:pPr>
              <w:spacing w:line="259" w:lineRule="auto"/>
              <w:rPr>
                <w:rFonts w:eastAsia="Times New Roman" w:asciiTheme="majorHAnsi" w:hAnsiTheme="majorHAnsi" w:cstheme="majorHAnsi"/>
                <w:color w:val="1F2021"/>
                <w:sz w:val="24"/>
                <w:szCs w:val="24"/>
              </w:rPr>
            </w:pPr>
            <w:r w:rsidRPr="00387B93">
              <w:rPr>
                <w:rFonts w:eastAsia="Times New Roman" w:asciiTheme="majorHAnsi" w:hAnsiTheme="majorHAnsi" w:cstheme="majorHAnsi"/>
                <w:color w:val="1F2021"/>
                <w:sz w:val="24"/>
                <w:szCs w:val="24"/>
              </w:rPr>
              <w:t>Analyse des exigences logicielles</w:t>
            </w:r>
          </w:p>
        </w:tc>
        <w:tc>
          <w:tcPr>
            <w:tcW w:w="1134" w:type="dxa"/>
          </w:tcPr>
          <w:p w:rsidRPr="00387B93" w:rsidR="0018277F" w:rsidP="0018277F" w:rsidRDefault="0018277F" w14:paraId="0FFF2395"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c>
          <w:tcPr>
            <w:tcW w:w="1134" w:type="dxa"/>
          </w:tcPr>
          <w:p w:rsidRPr="00387B93" w:rsidR="0018277F" w:rsidP="0018277F" w:rsidRDefault="0018277F" w14:paraId="4A04B5EA"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c>
          <w:tcPr>
            <w:tcW w:w="1208" w:type="dxa"/>
          </w:tcPr>
          <w:p w:rsidRPr="00387B93" w:rsidR="0018277F" w:rsidP="0018277F" w:rsidRDefault="0018277F" w14:paraId="31C3A0FC"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r>
      <w:tr w:rsidRPr="00387B93" w:rsidR="0018277F" w:rsidTr="00387B93" w14:paraId="008B4A1F" w14:textId="77777777">
        <w:trPr>
          <w:trHeight w:val="270"/>
        </w:trPr>
        <w:tc>
          <w:tcPr>
            <w:cnfStyle w:val="001000000000" w:firstRow="0" w:lastRow="0" w:firstColumn="1" w:lastColumn="0" w:oddVBand="0" w:evenVBand="0" w:oddHBand="0" w:evenHBand="0" w:firstRowFirstColumn="0" w:firstRowLastColumn="0" w:lastRowFirstColumn="0" w:lastRowLastColumn="0"/>
            <w:tcW w:w="5524" w:type="dxa"/>
          </w:tcPr>
          <w:p w:rsidRPr="00387B93" w:rsidR="0018277F" w:rsidP="0018277F" w:rsidRDefault="0018277F" w14:paraId="5C5AB51B" w14:textId="77777777">
            <w:pPr>
              <w:spacing w:line="259" w:lineRule="auto"/>
              <w:rPr>
                <w:rFonts w:eastAsia="Times New Roman" w:asciiTheme="majorHAnsi" w:hAnsiTheme="majorHAnsi" w:cstheme="majorHAnsi"/>
                <w:color w:val="1F2021"/>
                <w:sz w:val="24"/>
                <w:szCs w:val="24"/>
              </w:rPr>
            </w:pPr>
            <w:r w:rsidRPr="00387B93">
              <w:rPr>
                <w:rFonts w:eastAsia="Times New Roman" w:asciiTheme="majorHAnsi" w:hAnsiTheme="majorHAnsi" w:cstheme="majorHAnsi"/>
                <w:color w:val="1F2021"/>
                <w:sz w:val="24"/>
                <w:szCs w:val="24"/>
              </w:rPr>
              <w:t>Conception architecturale du logiciel</w:t>
            </w:r>
          </w:p>
        </w:tc>
        <w:tc>
          <w:tcPr>
            <w:tcW w:w="1134" w:type="dxa"/>
          </w:tcPr>
          <w:p w:rsidRPr="00387B93" w:rsidR="0018277F" w:rsidP="0018277F" w:rsidRDefault="0018277F" w14:paraId="1EE2B171"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Calibri" w:asciiTheme="majorHAnsi" w:hAnsiTheme="majorHAnsi" w:cstheme="majorHAnsi"/>
              </w:rPr>
            </w:pPr>
            <w:r w:rsidRPr="00387B93">
              <w:rPr>
                <w:rFonts w:asciiTheme="majorHAnsi" w:hAnsiTheme="majorHAnsi" w:cstheme="majorHAnsi"/>
              </w:rPr>
              <w:br/>
            </w:r>
          </w:p>
        </w:tc>
        <w:tc>
          <w:tcPr>
            <w:tcW w:w="1134" w:type="dxa"/>
          </w:tcPr>
          <w:p w:rsidRPr="00387B93" w:rsidR="0018277F" w:rsidP="0018277F" w:rsidRDefault="0018277F" w14:paraId="79BDED5A"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c>
          <w:tcPr>
            <w:tcW w:w="1208" w:type="dxa"/>
          </w:tcPr>
          <w:p w:rsidRPr="00387B93" w:rsidR="0018277F" w:rsidP="0018277F" w:rsidRDefault="0018277F" w14:paraId="06478378"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r>
      <w:tr w:rsidRPr="00387B93" w:rsidR="0018277F" w:rsidTr="00387B93" w14:paraId="6234259D" w14:textId="77777777">
        <w:trPr>
          <w:trHeight w:val="270"/>
        </w:trPr>
        <w:tc>
          <w:tcPr>
            <w:cnfStyle w:val="001000000000" w:firstRow="0" w:lastRow="0" w:firstColumn="1" w:lastColumn="0" w:oddVBand="0" w:evenVBand="0" w:oddHBand="0" w:evenHBand="0" w:firstRowFirstColumn="0" w:firstRowLastColumn="0" w:lastRowFirstColumn="0" w:lastRowLastColumn="0"/>
            <w:tcW w:w="5524" w:type="dxa"/>
          </w:tcPr>
          <w:p w:rsidRPr="00387B93" w:rsidR="0018277F" w:rsidP="0018277F" w:rsidRDefault="0018277F" w14:paraId="7AA72B39" w14:textId="77777777">
            <w:pPr>
              <w:spacing w:line="259" w:lineRule="auto"/>
              <w:rPr>
                <w:rFonts w:eastAsia="Times New Roman" w:asciiTheme="majorHAnsi" w:hAnsiTheme="majorHAnsi" w:cstheme="majorHAnsi"/>
                <w:color w:val="1F2021"/>
                <w:sz w:val="24"/>
                <w:szCs w:val="24"/>
              </w:rPr>
            </w:pPr>
            <w:r w:rsidRPr="00387B93">
              <w:rPr>
                <w:rFonts w:eastAsia="Times New Roman" w:asciiTheme="majorHAnsi" w:hAnsiTheme="majorHAnsi" w:cstheme="majorHAnsi"/>
                <w:color w:val="1F2021"/>
                <w:sz w:val="24"/>
                <w:szCs w:val="24"/>
              </w:rPr>
              <w:t>Conception détaillée du logiciel</w:t>
            </w:r>
          </w:p>
        </w:tc>
        <w:tc>
          <w:tcPr>
            <w:tcW w:w="1134" w:type="dxa"/>
          </w:tcPr>
          <w:p w:rsidRPr="00387B93" w:rsidR="0018277F" w:rsidP="0018277F" w:rsidRDefault="0018277F" w14:paraId="7A32311A"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Calibri" w:asciiTheme="majorHAnsi" w:hAnsiTheme="majorHAnsi" w:cstheme="majorHAnsi"/>
              </w:rPr>
            </w:pPr>
            <w:r w:rsidRPr="00387B93">
              <w:rPr>
                <w:rFonts w:asciiTheme="majorHAnsi" w:hAnsiTheme="majorHAnsi" w:cstheme="majorHAnsi"/>
              </w:rPr>
              <w:br/>
            </w:r>
          </w:p>
        </w:tc>
        <w:tc>
          <w:tcPr>
            <w:tcW w:w="1134" w:type="dxa"/>
          </w:tcPr>
          <w:p w:rsidRPr="00387B93" w:rsidR="0018277F" w:rsidP="0018277F" w:rsidRDefault="0018277F" w14:paraId="7292A083"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Calibri" w:asciiTheme="majorHAnsi" w:hAnsiTheme="majorHAnsi" w:cstheme="majorHAnsi"/>
              </w:rPr>
            </w:pPr>
            <w:r w:rsidRPr="00387B93">
              <w:rPr>
                <w:rFonts w:asciiTheme="majorHAnsi" w:hAnsiTheme="majorHAnsi" w:cstheme="majorHAnsi"/>
              </w:rPr>
              <w:br/>
            </w:r>
          </w:p>
        </w:tc>
        <w:tc>
          <w:tcPr>
            <w:tcW w:w="1208" w:type="dxa"/>
          </w:tcPr>
          <w:p w:rsidRPr="00387B93" w:rsidR="0018277F" w:rsidP="0018277F" w:rsidRDefault="0018277F" w14:paraId="7E24BB58"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r>
      <w:tr w:rsidRPr="00387B93" w:rsidR="0018277F" w:rsidTr="00387B93" w14:paraId="43647210" w14:textId="77777777">
        <w:trPr>
          <w:trHeight w:val="270"/>
        </w:trPr>
        <w:tc>
          <w:tcPr>
            <w:cnfStyle w:val="001000000000" w:firstRow="0" w:lastRow="0" w:firstColumn="1" w:lastColumn="0" w:oddVBand="0" w:evenVBand="0" w:oddHBand="0" w:evenHBand="0" w:firstRowFirstColumn="0" w:firstRowLastColumn="0" w:lastRowFirstColumn="0" w:lastRowLastColumn="0"/>
            <w:tcW w:w="5524" w:type="dxa"/>
          </w:tcPr>
          <w:p w:rsidRPr="00387B93" w:rsidR="0018277F" w:rsidP="0018277F" w:rsidRDefault="0018277F" w14:paraId="0593E19D" w14:textId="77777777">
            <w:pPr>
              <w:spacing w:line="259" w:lineRule="auto"/>
              <w:rPr>
                <w:rFonts w:eastAsia="Times New Roman" w:asciiTheme="majorHAnsi" w:hAnsiTheme="majorHAnsi" w:cstheme="majorHAnsi"/>
                <w:color w:val="1F2021"/>
                <w:sz w:val="24"/>
                <w:szCs w:val="24"/>
              </w:rPr>
            </w:pPr>
            <w:r w:rsidRPr="00387B93">
              <w:rPr>
                <w:rFonts w:eastAsia="Times New Roman" w:asciiTheme="majorHAnsi" w:hAnsiTheme="majorHAnsi" w:cstheme="majorHAnsi"/>
                <w:color w:val="1F2021"/>
                <w:sz w:val="24"/>
                <w:szCs w:val="24"/>
              </w:rPr>
              <w:t>Implémentation de l'unité logicielle</w:t>
            </w:r>
          </w:p>
        </w:tc>
        <w:tc>
          <w:tcPr>
            <w:tcW w:w="1134" w:type="dxa"/>
          </w:tcPr>
          <w:p w:rsidRPr="00387B93" w:rsidR="0018277F" w:rsidP="0018277F" w:rsidRDefault="0018277F" w14:paraId="1542F4E4"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c>
          <w:tcPr>
            <w:tcW w:w="1134" w:type="dxa"/>
          </w:tcPr>
          <w:p w:rsidRPr="00387B93" w:rsidR="0018277F" w:rsidP="0018277F" w:rsidRDefault="0018277F" w14:paraId="44B992CA"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c>
          <w:tcPr>
            <w:tcW w:w="1208" w:type="dxa"/>
          </w:tcPr>
          <w:p w:rsidRPr="00387B93" w:rsidR="0018277F" w:rsidP="0018277F" w:rsidRDefault="0018277F" w14:paraId="1E411F8F"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r>
      <w:tr w:rsidRPr="00387B93" w:rsidR="0018277F" w:rsidTr="00387B93" w14:paraId="511CF4C7" w14:textId="77777777">
        <w:trPr>
          <w:trHeight w:val="270"/>
        </w:trPr>
        <w:tc>
          <w:tcPr>
            <w:cnfStyle w:val="001000000000" w:firstRow="0" w:lastRow="0" w:firstColumn="1" w:lastColumn="0" w:oddVBand="0" w:evenVBand="0" w:oddHBand="0" w:evenHBand="0" w:firstRowFirstColumn="0" w:firstRowLastColumn="0" w:lastRowFirstColumn="0" w:lastRowLastColumn="0"/>
            <w:tcW w:w="5524" w:type="dxa"/>
          </w:tcPr>
          <w:p w:rsidRPr="00387B93" w:rsidR="0018277F" w:rsidP="0018277F" w:rsidRDefault="0018277F" w14:paraId="7F78A3BB" w14:textId="77777777">
            <w:pPr>
              <w:spacing w:line="259" w:lineRule="auto"/>
              <w:rPr>
                <w:rFonts w:eastAsia="Times New Roman" w:asciiTheme="majorHAnsi" w:hAnsiTheme="majorHAnsi" w:cstheme="majorHAnsi"/>
                <w:color w:val="1F2021"/>
                <w:sz w:val="24"/>
                <w:szCs w:val="24"/>
              </w:rPr>
            </w:pPr>
            <w:r w:rsidRPr="00387B93">
              <w:rPr>
                <w:rFonts w:eastAsia="Times New Roman" w:asciiTheme="majorHAnsi" w:hAnsiTheme="majorHAnsi" w:cstheme="majorHAnsi"/>
                <w:color w:val="1F2021"/>
                <w:sz w:val="24"/>
                <w:szCs w:val="24"/>
              </w:rPr>
              <w:t>Vérification de l'unité logicielle</w:t>
            </w:r>
          </w:p>
        </w:tc>
        <w:tc>
          <w:tcPr>
            <w:tcW w:w="1134" w:type="dxa"/>
          </w:tcPr>
          <w:p w:rsidRPr="00387B93" w:rsidR="0018277F" w:rsidP="0018277F" w:rsidRDefault="0018277F" w14:paraId="522E278E"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Calibri" w:asciiTheme="majorHAnsi" w:hAnsiTheme="majorHAnsi" w:cstheme="majorHAnsi"/>
              </w:rPr>
            </w:pPr>
            <w:r w:rsidRPr="00387B93">
              <w:rPr>
                <w:rFonts w:asciiTheme="majorHAnsi" w:hAnsiTheme="majorHAnsi" w:cstheme="majorHAnsi"/>
              </w:rPr>
              <w:br/>
            </w:r>
          </w:p>
        </w:tc>
        <w:tc>
          <w:tcPr>
            <w:tcW w:w="1134" w:type="dxa"/>
          </w:tcPr>
          <w:p w:rsidRPr="00387B93" w:rsidR="0018277F" w:rsidP="0018277F" w:rsidRDefault="0018277F" w14:paraId="4FB05EB5"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c>
          <w:tcPr>
            <w:tcW w:w="1208" w:type="dxa"/>
          </w:tcPr>
          <w:p w:rsidRPr="00387B93" w:rsidR="0018277F" w:rsidP="0018277F" w:rsidRDefault="0018277F" w14:paraId="3C2E23B7"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r>
      <w:tr w:rsidRPr="00387B93" w:rsidR="0018277F" w:rsidTr="00387B93" w14:paraId="0172A654" w14:textId="77777777">
        <w:trPr>
          <w:trHeight w:val="270"/>
        </w:trPr>
        <w:tc>
          <w:tcPr>
            <w:cnfStyle w:val="001000000000" w:firstRow="0" w:lastRow="0" w:firstColumn="1" w:lastColumn="0" w:oddVBand="0" w:evenVBand="0" w:oddHBand="0" w:evenHBand="0" w:firstRowFirstColumn="0" w:firstRowLastColumn="0" w:lastRowFirstColumn="0" w:lastRowLastColumn="0"/>
            <w:tcW w:w="5524" w:type="dxa"/>
          </w:tcPr>
          <w:p w:rsidRPr="00387B93" w:rsidR="0018277F" w:rsidP="0018277F" w:rsidRDefault="0018277F" w14:paraId="5EE75334" w14:textId="77777777">
            <w:pPr>
              <w:spacing w:line="259" w:lineRule="auto"/>
              <w:rPr>
                <w:rFonts w:eastAsia="Times New Roman" w:asciiTheme="majorHAnsi" w:hAnsiTheme="majorHAnsi" w:cstheme="majorHAnsi"/>
                <w:color w:val="1F2021"/>
                <w:sz w:val="24"/>
                <w:szCs w:val="24"/>
              </w:rPr>
            </w:pPr>
            <w:r w:rsidRPr="00387B93">
              <w:rPr>
                <w:rFonts w:eastAsia="Times New Roman" w:asciiTheme="majorHAnsi" w:hAnsiTheme="majorHAnsi" w:cstheme="majorHAnsi"/>
                <w:color w:val="1F2021"/>
                <w:sz w:val="24"/>
                <w:szCs w:val="24"/>
              </w:rPr>
              <w:t>Intégration logicielle et tests d'intégration</w:t>
            </w:r>
          </w:p>
        </w:tc>
        <w:tc>
          <w:tcPr>
            <w:tcW w:w="1134" w:type="dxa"/>
          </w:tcPr>
          <w:p w:rsidRPr="00387B93" w:rsidR="0018277F" w:rsidP="0018277F" w:rsidRDefault="0018277F" w14:paraId="6B6FD4B8"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Calibri" w:asciiTheme="majorHAnsi" w:hAnsiTheme="majorHAnsi" w:cstheme="majorHAnsi"/>
              </w:rPr>
            </w:pPr>
            <w:r w:rsidRPr="00387B93">
              <w:rPr>
                <w:rFonts w:asciiTheme="majorHAnsi" w:hAnsiTheme="majorHAnsi" w:cstheme="majorHAnsi"/>
              </w:rPr>
              <w:br/>
            </w:r>
          </w:p>
        </w:tc>
        <w:tc>
          <w:tcPr>
            <w:tcW w:w="1134" w:type="dxa"/>
          </w:tcPr>
          <w:p w:rsidRPr="00387B93" w:rsidR="0018277F" w:rsidP="0018277F" w:rsidRDefault="0018277F" w14:paraId="3C408716"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c>
          <w:tcPr>
            <w:tcW w:w="1208" w:type="dxa"/>
          </w:tcPr>
          <w:p w:rsidRPr="00387B93" w:rsidR="0018277F" w:rsidP="0018277F" w:rsidRDefault="0018277F" w14:paraId="128B34BB"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r>
      <w:tr w:rsidRPr="00387B93" w:rsidR="0018277F" w:rsidTr="00387B93" w14:paraId="4D31D33B" w14:textId="77777777">
        <w:trPr>
          <w:trHeight w:val="270"/>
        </w:trPr>
        <w:tc>
          <w:tcPr>
            <w:cnfStyle w:val="001000000000" w:firstRow="0" w:lastRow="0" w:firstColumn="1" w:lastColumn="0" w:oddVBand="0" w:evenVBand="0" w:oddHBand="0" w:evenHBand="0" w:firstRowFirstColumn="0" w:firstRowLastColumn="0" w:lastRowFirstColumn="0" w:lastRowLastColumn="0"/>
            <w:tcW w:w="5524" w:type="dxa"/>
          </w:tcPr>
          <w:p w:rsidRPr="00387B93" w:rsidR="0018277F" w:rsidP="0018277F" w:rsidRDefault="0018277F" w14:paraId="2663A76E" w14:textId="77777777">
            <w:pPr>
              <w:spacing w:line="259" w:lineRule="auto"/>
              <w:rPr>
                <w:rFonts w:eastAsia="Times New Roman" w:asciiTheme="majorHAnsi" w:hAnsiTheme="majorHAnsi" w:cstheme="majorHAnsi"/>
                <w:color w:val="1F2021"/>
                <w:sz w:val="24"/>
                <w:szCs w:val="24"/>
              </w:rPr>
            </w:pPr>
            <w:r w:rsidRPr="00387B93">
              <w:rPr>
                <w:rFonts w:eastAsia="Times New Roman" w:asciiTheme="majorHAnsi" w:hAnsiTheme="majorHAnsi" w:cstheme="majorHAnsi"/>
                <w:color w:val="1F2021"/>
                <w:sz w:val="24"/>
                <w:szCs w:val="24"/>
              </w:rPr>
              <w:t>Test du système logiciel</w:t>
            </w:r>
          </w:p>
        </w:tc>
        <w:tc>
          <w:tcPr>
            <w:tcW w:w="1134" w:type="dxa"/>
          </w:tcPr>
          <w:p w:rsidRPr="00387B93" w:rsidR="0018277F" w:rsidP="0018277F" w:rsidRDefault="0018277F" w14:paraId="581AE24E"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c>
          <w:tcPr>
            <w:tcW w:w="1134" w:type="dxa"/>
          </w:tcPr>
          <w:p w:rsidRPr="00387B93" w:rsidR="0018277F" w:rsidP="0018277F" w:rsidRDefault="0018277F" w14:paraId="1A68AA49"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c>
          <w:tcPr>
            <w:tcW w:w="1208" w:type="dxa"/>
          </w:tcPr>
          <w:p w:rsidRPr="00387B93" w:rsidR="0018277F" w:rsidP="0018277F" w:rsidRDefault="0018277F" w14:paraId="3C596984"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r>
      <w:tr w:rsidRPr="00387B93" w:rsidR="0018277F" w:rsidTr="00387B93" w14:paraId="7DBD3525" w14:textId="77777777">
        <w:trPr>
          <w:trHeight w:val="270"/>
        </w:trPr>
        <w:tc>
          <w:tcPr>
            <w:cnfStyle w:val="001000000000" w:firstRow="0" w:lastRow="0" w:firstColumn="1" w:lastColumn="0" w:oddVBand="0" w:evenVBand="0" w:oddHBand="0" w:evenHBand="0" w:firstRowFirstColumn="0" w:firstRowLastColumn="0" w:lastRowFirstColumn="0" w:lastRowLastColumn="0"/>
            <w:tcW w:w="5524" w:type="dxa"/>
          </w:tcPr>
          <w:p w:rsidRPr="00387B93" w:rsidR="0018277F" w:rsidP="0018277F" w:rsidRDefault="0018277F" w14:paraId="0B8155F4" w14:textId="77777777">
            <w:pPr>
              <w:spacing w:line="259" w:lineRule="auto"/>
              <w:rPr>
                <w:rFonts w:eastAsia="Times New Roman" w:asciiTheme="majorHAnsi" w:hAnsiTheme="majorHAnsi" w:cstheme="majorHAnsi"/>
                <w:color w:val="1F2021"/>
                <w:sz w:val="24"/>
                <w:szCs w:val="24"/>
              </w:rPr>
            </w:pPr>
            <w:r w:rsidRPr="00387B93">
              <w:rPr>
                <w:rFonts w:eastAsia="Times New Roman" w:asciiTheme="majorHAnsi" w:hAnsiTheme="majorHAnsi" w:cstheme="majorHAnsi"/>
                <w:color w:val="1F2021"/>
                <w:sz w:val="24"/>
                <w:szCs w:val="24"/>
              </w:rPr>
              <w:t>Version du logiciel</w:t>
            </w:r>
          </w:p>
        </w:tc>
        <w:tc>
          <w:tcPr>
            <w:tcW w:w="1134" w:type="dxa"/>
          </w:tcPr>
          <w:p w:rsidRPr="00387B93" w:rsidR="0018277F" w:rsidP="0018277F" w:rsidRDefault="0018277F" w14:paraId="7BCB2B1B"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c>
          <w:tcPr>
            <w:tcW w:w="1134" w:type="dxa"/>
          </w:tcPr>
          <w:p w:rsidRPr="00387B93" w:rsidR="0018277F" w:rsidP="0018277F" w:rsidRDefault="0018277F" w14:paraId="3C41B73A"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c>
          <w:tcPr>
            <w:tcW w:w="1208" w:type="dxa"/>
          </w:tcPr>
          <w:p w:rsidRPr="00387B93" w:rsidR="0018277F" w:rsidP="0018277F" w:rsidRDefault="0018277F" w14:paraId="401EEED5" w14:textId="77777777">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 w:val="24"/>
                <w:szCs w:val="24"/>
              </w:rPr>
            </w:pPr>
            <w:r w:rsidRPr="00387B93">
              <w:rPr>
                <w:rFonts w:eastAsia="Times New Roman" w:asciiTheme="majorHAnsi" w:hAnsiTheme="majorHAnsi" w:cstheme="majorHAnsi"/>
                <w:color w:val="000000" w:themeColor="text1"/>
                <w:sz w:val="24"/>
                <w:szCs w:val="24"/>
              </w:rPr>
              <w:t>X</w:t>
            </w:r>
          </w:p>
        </w:tc>
      </w:tr>
    </w:tbl>
    <w:p w:rsidR="00870A73" w:rsidP="4FBC27EA" w:rsidRDefault="00870A73" w14:paraId="493121BB" w14:textId="77777777">
      <w:pPr>
        <w:jc w:val="both"/>
        <w:rPr>
          <w:rFonts w:ascii="Times New Roman" w:hAnsi="Times New Roman" w:eastAsia="Times New Roman" w:cs="Times New Roman"/>
          <w:color w:val="000000" w:themeColor="text1"/>
          <w:sz w:val="24"/>
          <w:szCs w:val="24"/>
        </w:rPr>
      </w:pPr>
    </w:p>
    <w:p w:rsidR="00725088" w:rsidP="4FBC27EA" w:rsidRDefault="00725088" w14:paraId="1DF212A3" w14:textId="77777777">
      <w:pPr>
        <w:rPr>
          <w:rFonts w:ascii="Calibri" w:hAnsi="Calibri" w:eastAsia="Calibri" w:cs="Calibri"/>
          <w:color w:val="000000" w:themeColor="text1"/>
        </w:rPr>
      </w:pPr>
    </w:p>
    <w:p w:rsidRPr="00387B93" w:rsidR="00E7688C" w:rsidP="00387B93" w:rsidRDefault="00387B93" w14:paraId="335CD321" w14:textId="320FE5C9">
      <w:pPr>
        <w:pStyle w:val="Style3"/>
        <w:rPr>
          <w:rFonts w:eastAsia="Microsoft JhengHei"/>
        </w:rPr>
      </w:pPr>
      <w:bookmarkStart w:name="_Toc104480441" w:id="21"/>
      <w:r>
        <w:rPr>
          <w:rFonts w:eastAsia="Microsoft JhengHei"/>
        </w:rPr>
        <w:t>M</w:t>
      </w:r>
      <w:r w:rsidRPr="1884F599" w:rsidR="1884F599">
        <w:rPr>
          <w:rFonts w:eastAsia="Microsoft JhengHei"/>
        </w:rPr>
        <w:t>éthodologie de travail git (push pull commit)</w:t>
      </w:r>
      <w:bookmarkEnd w:id="21"/>
      <w:r w:rsidRPr="1884F599" w:rsidR="1884F599">
        <w:rPr>
          <w:rFonts w:eastAsia="Microsoft JhengHei"/>
        </w:rPr>
        <w:t xml:space="preserve">  </w:t>
      </w:r>
    </w:p>
    <w:p w:rsidR="006E4A4C" w:rsidP="00010AC7" w:rsidRDefault="00387B93" w14:paraId="53BD8903" w14:textId="6B938273">
      <w:pPr>
        <w:pStyle w:val="Style4"/>
        <w:numPr>
          <w:ilvl w:val="0"/>
          <w:numId w:val="22"/>
        </w:numPr>
      </w:pPr>
      <w:bookmarkStart w:name="_Toc104480442" w:id="22"/>
      <w:r>
        <w:t>Problématique</w:t>
      </w:r>
      <w:bookmarkEnd w:id="22"/>
      <w:r>
        <w:t> </w:t>
      </w:r>
      <w:r w:rsidR="006E4A4C">
        <w:t xml:space="preserve"> </w:t>
      </w:r>
    </w:p>
    <w:p w:rsidR="00BB396B" w:rsidP="00387B93" w:rsidRDefault="1884F599" w14:paraId="72A89AEF" w14:textId="4DFB267F">
      <w:pPr>
        <w:pStyle w:val="Style1"/>
        <w:ind w:firstLine="360"/>
      </w:pPr>
      <w:r>
        <w:t>Étant données</w:t>
      </w:r>
      <w:r w:rsidRPr="1884F599">
        <w:rPr>
          <w:b/>
          <w:bCs/>
        </w:rPr>
        <w:t xml:space="preserve"> </w:t>
      </w:r>
      <w:r>
        <w:t xml:space="preserve">les différentes taches dans ce projet et les diverses technologies utilisée nous sommes toujours besoins de tester le code source. Donc le basculement d’une version a </w:t>
      </w:r>
      <w:r w:rsidR="00387B93">
        <w:t>un</w:t>
      </w:r>
      <w:r>
        <w:t xml:space="preserve"> autre est difficile et consomme beaucoup du temps. D’autre part la supervision de l’avancement du projet est nécessaire. </w:t>
      </w:r>
    </w:p>
    <w:p w:rsidR="00B72CB8" w:rsidP="00010AC7" w:rsidRDefault="6C470DB7" w14:paraId="51499738" w14:textId="4B22EDBB">
      <w:pPr>
        <w:pStyle w:val="Style4"/>
        <w:numPr>
          <w:ilvl w:val="0"/>
          <w:numId w:val="22"/>
        </w:numPr>
      </w:pPr>
      <w:bookmarkStart w:name="_Toc104480443" w:id="23"/>
      <w:r>
        <w:t>Solution</w:t>
      </w:r>
      <w:bookmarkEnd w:id="23"/>
      <w:r>
        <w:t> </w:t>
      </w:r>
    </w:p>
    <w:p w:rsidR="00E205A3" w:rsidP="00387B93" w:rsidRDefault="6C470DB7" w14:paraId="39B524BD" w14:textId="44C6D449">
      <w:pPr>
        <w:pStyle w:val="Style1"/>
        <w:ind w:firstLine="360"/>
      </w:pPr>
      <w:r w:rsidRPr="6C470DB7">
        <w:rPr>
          <w:rFonts w:ascii="Times New Roman" w:hAnsi="Times New Roman" w:eastAsia="Times New Roman" w:cs="Times New Roman"/>
          <w:color w:val="000000" w:themeColor="text1"/>
        </w:rPr>
        <w:t xml:space="preserve">L’outil le plus utilisée aujourd’hui est </w:t>
      </w:r>
      <w:r w:rsidRPr="6C470DB7">
        <w:rPr>
          <w:rFonts w:ascii="Times New Roman" w:hAnsi="Times New Roman" w:eastAsia="Times New Roman" w:cs="Times New Roman"/>
          <w:b/>
          <w:bCs/>
          <w:color w:val="000000" w:themeColor="text1"/>
        </w:rPr>
        <w:t xml:space="preserve">GIT </w:t>
      </w:r>
      <w:r w:rsidRPr="6C470DB7">
        <w:rPr>
          <w:rFonts w:ascii="Times New Roman" w:hAnsi="Times New Roman" w:eastAsia="Times New Roman" w:cs="Times New Roman"/>
          <w:color w:val="000000" w:themeColor="text1"/>
        </w:rPr>
        <w:t xml:space="preserve">pour le contrôle de version. Git est un projet open source développé par le fameux </w:t>
      </w:r>
      <w:r w:rsidRPr="6C470DB7">
        <w:rPr>
          <w:rFonts w:ascii="Times New Roman" w:hAnsi="Times New Roman" w:eastAsia="Times New Roman" w:cs="Times New Roman"/>
          <w:b/>
          <w:bCs/>
          <w:color w:val="000000" w:themeColor="text1"/>
        </w:rPr>
        <w:t>Linus Torvald</w:t>
      </w:r>
      <w:r w:rsidRPr="6C470DB7">
        <w:rPr>
          <w:rFonts w:ascii="Times New Roman" w:hAnsi="Times New Roman" w:eastAsia="Times New Roman" w:cs="Times New Roman"/>
          <w:color w:val="000000" w:themeColor="text1"/>
        </w:rPr>
        <w:t xml:space="preserve"> (le créateur du noyau linux). A chaque commit on garde une trace du changement apporté au code dans un type spéciale de base de données, si une erreur est commise on peut revenir en arrière et comparer les versions antérieures de code. Pour héberger les dépôts Git on a utilisé GitHub qui nous accompagne dans notre collaboration avec nos contributeurs (l’équipe 3DWAVE, l’équipe ACTIA, Notre encadreur universitaire MR SADOK BAZZINE)</w:t>
      </w:r>
      <w:r w:rsidRPr="6C470DB7">
        <w:rPr>
          <w:rFonts w:ascii="Times New Roman" w:hAnsi="Times New Roman" w:eastAsia="Times New Roman" w:cs="Times New Roman"/>
          <w:color w:val="000000" w:themeColor="text1"/>
          <w:sz w:val="22"/>
          <w:szCs w:val="22"/>
        </w:rPr>
        <w:t>.</w:t>
      </w:r>
      <w:r>
        <w:t xml:space="preserve"> </w:t>
      </w:r>
    </w:p>
    <w:p w:rsidR="007C386C" w:rsidP="00010AC7" w:rsidRDefault="6C470DB7" w14:paraId="3A1F8AF9" w14:textId="59620848">
      <w:pPr>
        <w:pStyle w:val="Style4"/>
        <w:numPr>
          <w:ilvl w:val="0"/>
          <w:numId w:val="22"/>
        </w:numPr>
      </w:pPr>
      <w:bookmarkStart w:name="_Toc104480444" w:id="24"/>
      <w:r>
        <w:lastRenderedPageBreak/>
        <w:t>Implémentation</w:t>
      </w:r>
      <w:bookmarkEnd w:id="24"/>
      <w:r>
        <w:t> </w:t>
      </w:r>
    </w:p>
    <w:p w:rsidR="6C470DB7" w:rsidP="00C36EB8" w:rsidRDefault="00C36EB8" w14:paraId="44360DFD" w14:textId="13050AEA">
      <w:pPr>
        <w:pStyle w:val="Style1"/>
        <w:ind w:firstLine="360"/>
        <w:rPr>
          <w:rFonts w:eastAsia="Times New Roman"/>
        </w:rPr>
      </w:pPr>
      <w:r>
        <w:rPr>
          <w:noProof/>
          <w:lang w:eastAsia="fr-FR"/>
        </w:rPr>
        <w:drawing>
          <wp:anchor distT="0" distB="0" distL="114300" distR="114300" simplePos="0" relativeHeight="251768832" behindDoc="0" locked="0" layoutInCell="1" allowOverlap="1" wp14:anchorId="22A18A75" wp14:editId="330620D5">
            <wp:simplePos x="0" y="0"/>
            <wp:positionH relativeFrom="margin">
              <wp:align>right</wp:align>
            </wp:positionH>
            <wp:positionV relativeFrom="paragraph">
              <wp:posOffset>1092835</wp:posOffset>
            </wp:positionV>
            <wp:extent cx="5554716" cy="2667000"/>
            <wp:effectExtent l="0" t="0" r="8255" b="0"/>
            <wp:wrapNone/>
            <wp:docPr id="171429319" name="Image 171429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54716" cy="2667000"/>
                    </a:xfrm>
                    <a:prstGeom prst="rect">
                      <a:avLst/>
                    </a:prstGeom>
                  </pic:spPr>
                </pic:pic>
              </a:graphicData>
            </a:graphic>
            <wp14:sizeRelH relativeFrom="margin">
              <wp14:pctWidth>0</wp14:pctWidth>
            </wp14:sizeRelH>
            <wp14:sizeRelV relativeFrom="margin">
              <wp14:pctHeight>0</wp14:pctHeight>
            </wp14:sizeRelV>
          </wp:anchor>
        </w:drawing>
      </w:r>
      <w:r w:rsidRPr="6C470DB7" w:rsidR="6C470DB7">
        <w:rPr>
          <w:rFonts w:eastAsia="Times New Roman"/>
        </w:rPr>
        <w:t>Le projet sur GitHub est créé sous le nom de “Syringe-Pump-Project”, il admet le code source ainsi que les datasheets des composants utilisés, même ce rapport est disponible il est développé de la même méthodologie. Jusqu’à présent nous avons commité 33 commit dans la branche main.</w:t>
      </w:r>
    </w:p>
    <w:p w:rsidR="6C470DB7" w:rsidP="6C470DB7" w:rsidRDefault="6C470DB7" w14:paraId="7E251852" w14:textId="0BE546E1">
      <w:pPr>
        <w:pStyle w:val="Style1"/>
        <w:ind w:firstLine="360"/>
        <w:rPr>
          <w:rFonts w:ascii="Times New Roman" w:hAnsi="Times New Roman" w:cs="Times New Roman"/>
        </w:rPr>
      </w:pPr>
      <w:r>
        <w:br/>
      </w:r>
    </w:p>
    <w:p w:rsidR="00C36EB8" w:rsidP="6C470DB7" w:rsidRDefault="00C36EB8" w14:paraId="6E318409" w14:textId="2D4EE149">
      <w:pPr>
        <w:pStyle w:val="Style1"/>
        <w:ind w:firstLine="360"/>
        <w:rPr>
          <w:rFonts w:ascii="Times New Roman" w:hAnsi="Times New Roman" w:cs="Times New Roman"/>
        </w:rPr>
      </w:pPr>
    </w:p>
    <w:p w:rsidR="00C36EB8" w:rsidP="6C470DB7" w:rsidRDefault="00C36EB8" w14:paraId="7CA34408" w14:textId="0F071EDD">
      <w:pPr>
        <w:pStyle w:val="Style1"/>
        <w:ind w:firstLine="360"/>
        <w:rPr>
          <w:rFonts w:ascii="Times New Roman" w:hAnsi="Times New Roman" w:cs="Times New Roman"/>
        </w:rPr>
      </w:pPr>
    </w:p>
    <w:p w:rsidR="00C36EB8" w:rsidP="6C470DB7" w:rsidRDefault="00C36EB8" w14:paraId="1E75D3EE" w14:textId="0C894D7B">
      <w:pPr>
        <w:pStyle w:val="Style1"/>
        <w:ind w:firstLine="360"/>
        <w:rPr>
          <w:rFonts w:ascii="Times New Roman" w:hAnsi="Times New Roman" w:cs="Times New Roman"/>
        </w:rPr>
      </w:pPr>
    </w:p>
    <w:p w:rsidR="00C36EB8" w:rsidP="6C470DB7" w:rsidRDefault="00C36EB8" w14:paraId="1C396A00" w14:textId="1BAE2D1D">
      <w:pPr>
        <w:pStyle w:val="Style1"/>
        <w:ind w:firstLine="360"/>
        <w:rPr>
          <w:rFonts w:ascii="Times New Roman" w:hAnsi="Times New Roman" w:cs="Times New Roman"/>
        </w:rPr>
      </w:pPr>
    </w:p>
    <w:p w:rsidR="00C36EB8" w:rsidP="6C470DB7" w:rsidRDefault="00C36EB8" w14:paraId="61A45325" w14:textId="7AFA1876">
      <w:pPr>
        <w:pStyle w:val="Style1"/>
        <w:ind w:firstLine="360"/>
        <w:rPr>
          <w:rFonts w:ascii="Times New Roman" w:hAnsi="Times New Roman" w:cs="Times New Roman"/>
        </w:rPr>
      </w:pPr>
    </w:p>
    <w:p w:rsidR="00C36EB8" w:rsidP="6C470DB7" w:rsidRDefault="00C36EB8" w14:paraId="7816A7C7" w14:textId="59F07607">
      <w:pPr>
        <w:pStyle w:val="Style1"/>
        <w:ind w:firstLine="360"/>
        <w:rPr>
          <w:rFonts w:ascii="Times New Roman" w:hAnsi="Times New Roman" w:cs="Times New Roman"/>
        </w:rPr>
      </w:pPr>
    </w:p>
    <w:p w:rsidR="00C36EB8" w:rsidP="6C470DB7" w:rsidRDefault="00C36EB8" w14:paraId="7F83A9B7" w14:textId="45B70B89">
      <w:pPr>
        <w:pStyle w:val="Style1"/>
        <w:ind w:firstLine="360"/>
        <w:rPr>
          <w:rFonts w:ascii="Times New Roman" w:hAnsi="Times New Roman" w:cs="Times New Roman"/>
        </w:rPr>
      </w:pPr>
    </w:p>
    <w:p w:rsidR="1884F599" w:rsidP="00387B93" w:rsidRDefault="6C470DB7" w14:paraId="2C5E2798" w14:textId="66B7CEC6">
      <w:pPr>
        <w:pStyle w:val="Style1"/>
        <w:ind w:firstLine="360"/>
        <w:rPr>
          <w:color w:val="000000" w:themeColor="text1"/>
        </w:rPr>
      </w:pPr>
      <w:r>
        <w:t>Dès que nous sommes satisfaits du code on fait un commit vers la branche main</w:t>
      </w:r>
      <w:r w:rsidRPr="6C470DB7">
        <w:rPr>
          <w:b/>
          <w:bCs/>
        </w:rPr>
        <w:t xml:space="preserve"> </w:t>
      </w:r>
      <w:r>
        <w:t>à l’aide</w:t>
      </w:r>
      <w:r w:rsidRPr="6C470DB7">
        <w:rPr>
          <w:b/>
          <w:bCs/>
        </w:rPr>
        <w:t xml:space="preserve"> </w:t>
      </w:r>
      <w:r>
        <w:t>de l</w:t>
      </w:r>
      <w:r w:rsidRPr="6C470DB7">
        <w:rPr>
          <w:color w:val="000000" w:themeColor="text1"/>
        </w:rPr>
        <w:t>a commande “</w:t>
      </w:r>
      <w:r w:rsidRPr="6C470DB7">
        <w:rPr>
          <w:rFonts w:ascii="Courier New" w:hAnsi="Courier New" w:eastAsia="Courier New" w:cs="Courier New"/>
          <w:color w:val="000000" w:themeColor="text1"/>
        </w:rPr>
        <w:t>git commit –m “message”</w:t>
      </w:r>
      <w:r w:rsidRPr="6C470DB7">
        <w:rPr>
          <w:color w:val="000000" w:themeColor="text1"/>
        </w:rPr>
        <w:t>”. Puis pour publier les changements locaux et les charger vers GitHub on utilise la commande “</w:t>
      </w:r>
      <w:r w:rsidRPr="6C470DB7">
        <w:rPr>
          <w:rFonts w:ascii="Courier New" w:hAnsi="Courier New" w:eastAsia="Courier New" w:cs="Courier New"/>
          <w:color w:val="000000" w:themeColor="text1"/>
        </w:rPr>
        <w:t>git push</w:t>
      </w:r>
      <w:r w:rsidRPr="6C470DB7">
        <w:rPr>
          <w:color w:val="000000" w:themeColor="text1"/>
        </w:rPr>
        <w:t>”. À l’aide de la commande “</w:t>
      </w:r>
      <w:r w:rsidRPr="6C470DB7">
        <w:rPr>
          <w:rFonts w:ascii="Courier New" w:hAnsi="Courier New" w:eastAsia="Courier New" w:cs="Courier New"/>
          <w:color w:val="000000" w:themeColor="text1"/>
        </w:rPr>
        <w:t>git pull</w:t>
      </w:r>
      <w:r w:rsidRPr="6C470DB7">
        <w:rPr>
          <w:color w:val="000000" w:themeColor="text1"/>
        </w:rPr>
        <w:t>” les contributeurs peuvent faire un fetch du contenu et le télécharger pour le modifier.  Pour revenir en arrière on utilise la commande “</w:t>
      </w:r>
      <w:r w:rsidRPr="6C470DB7">
        <w:rPr>
          <w:rFonts w:ascii="Courier New" w:hAnsi="Courier New" w:eastAsia="Courier New" w:cs="Courier New"/>
          <w:color w:val="000000" w:themeColor="text1"/>
        </w:rPr>
        <w:t>git reset --hard</w:t>
      </w:r>
      <w:r w:rsidRPr="6C470DB7">
        <w:rPr>
          <w:color w:val="000000" w:themeColor="text1"/>
        </w:rPr>
        <w:t>”. Cette méthodologie nous a aidés dans beaucoup de situations dont on a besoin de retourner en arrière vers une version spécifique où on a avancé tellement loin que c’est très difficile de retourner manuellement.</w:t>
      </w:r>
      <w:r w:rsidRPr="00C36EB8" w:rsidR="00C36EB8">
        <w:rPr>
          <w:noProof/>
          <w:lang w:eastAsia="fr-FR"/>
        </w:rPr>
        <w:t xml:space="preserve"> </w:t>
      </w:r>
    </w:p>
    <w:p w:rsidR="1884F599" w:rsidP="6C470DB7" w:rsidRDefault="00C36EB8" w14:paraId="42C8171E" w14:textId="34847DDD">
      <w:pPr>
        <w:jc w:val="center"/>
      </w:pPr>
      <w:r>
        <w:rPr>
          <w:noProof/>
          <w:lang w:eastAsia="fr-FR"/>
        </w:rPr>
        <w:drawing>
          <wp:anchor distT="0" distB="0" distL="114300" distR="114300" simplePos="0" relativeHeight="251769856" behindDoc="0" locked="0" layoutInCell="1" allowOverlap="1" wp14:anchorId="47093D60" wp14:editId="40E9E470">
            <wp:simplePos x="0" y="0"/>
            <wp:positionH relativeFrom="margin">
              <wp:align>center</wp:align>
            </wp:positionH>
            <wp:positionV relativeFrom="paragraph">
              <wp:posOffset>13335</wp:posOffset>
            </wp:positionV>
            <wp:extent cx="1543050" cy="1618518"/>
            <wp:effectExtent l="0" t="0" r="0" b="1270"/>
            <wp:wrapNone/>
            <wp:docPr id="954105717" name="Image 95410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43050" cy="1618518"/>
                    </a:xfrm>
                    <a:prstGeom prst="rect">
                      <a:avLst/>
                    </a:prstGeom>
                  </pic:spPr>
                </pic:pic>
              </a:graphicData>
            </a:graphic>
            <wp14:sizeRelH relativeFrom="margin">
              <wp14:pctWidth>0</wp14:pctWidth>
            </wp14:sizeRelH>
            <wp14:sizeRelV relativeFrom="margin">
              <wp14:pctHeight>0</wp14:pctHeight>
            </wp14:sizeRelV>
          </wp:anchor>
        </w:drawing>
      </w:r>
      <w:r w:rsidR="00387B93">
        <w:br/>
      </w:r>
    </w:p>
    <w:p w:rsidRPr="007C386C" w:rsidR="007C386C" w:rsidP="002538D2" w:rsidRDefault="007C386C" w14:paraId="19F27FD9" w14:textId="321D46EB">
      <w:pPr>
        <w:rPr>
          <w:b/>
          <w:bCs/>
        </w:rPr>
      </w:pPr>
    </w:p>
    <w:p w:rsidR="007C386C" w:rsidP="002538D2" w:rsidRDefault="007C386C" w14:paraId="40EFCDED" w14:textId="1BDC4287"/>
    <w:p w:rsidR="00387B93" w:rsidP="002538D2" w:rsidRDefault="00387B93" w14:paraId="17239D45" w14:textId="6A47798C"/>
    <w:p w:rsidR="00387B93" w:rsidP="002538D2" w:rsidRDefault="00387B93" w14:paraId="4C55109F" w14:textId="0E504415"/>
    <w:p w:rsidR="00725088" w:rsidP="4FBC27EA" w:rsidRDefault="00725088" w14:paraId="10C2D731" w14:textId="54490126">
      <w:pPr>
        <w:rPr>
          <w:rFonts w:ascii="Microsoft JhengHei" w:hAnsi="Microsoft JhengHei" w:eastAsia="Microsoft JhengHei" w:cs="Microsoft JhengHei"/>
          <w:color w:val="000000" w:themeColor="text1"/>
        </w:rPr>
      </w:pPr>
    </w:p>
    <w:p w:rsidR="00725088" w:rsidP="00387B93" w:rsidRDefault="0C492962" w14:paraId="1DC63650" w14:textId="77777777">
      <w:pPr>
        <w:pStyle w:val="Style3"/>
        <w:rPr>
          <w:rFonts w:eastAsia="Microsoft JhengHei"/>
        </w:rPr>
      </w:pPr>
      <w:bookmarkStart w:name="_Toc104480445" w:id="25"/>
      <w:r w:rsidRPr="0C492962">
        <w:rPr>
          <w:rFonts w:eastAsia="Microsoft JhengHei"/>
        </w:rPr>
        <w:lastRenderedPageBreak/>
        <w:t>Conclusion</w:t>
      </w:r>
      <w:bookmarkEnd w:id="25"/>
      <w:r w:rsidRPr="0C492962">
        <w:rPr>
          <w:rFonts w:eastAsia="Microsoft JhengHei"/>
        </w:rPr>
        <w:t xml:space="preserve"> </w:t>
      </w:r>
    </w:p>
    <w:p w:rsidR="00725088" w:rsidP="4FBC27EA" w:rsidRDefault="4FBC27EA" w14:paraId="581E67CA" w14:textId="77777777">
      <w:pPr>
        <w:rPr>
          <w:rFonts w:ascii="Microsoft JhengHei" w:hAnsi="Microsoft JhengHei" w:eastAsia="Microsoft JhengHei" w:cs="Microsoft JhengHei"/>
          <w:color w:val="000000" w:themeColor="text1"/>
        </w:rPr>
      </w:pPr>
      <w:r w:rsidRPr="4FBC27EA">
        <w:rPr>
          <w:rFonts w:ascii="Microsoft JhengHei" w:hAnsi="Microsoft JhengHei" w:eastAsia="Microsoft JhengHei" w:cs="Microsoft JhengHei"/>
          <w:color w:val="000000" w:themeColor="text1"/>
        </w:rPr>
        <w:t>[place your text here ]</w:t>
      </w:r>
    </w:p>
    <w:p w:rsidR="00725088" w:rsidP="4FBC27EA" w:rsidRDefault="00725088" w14:paraId="21808A39" w14:textId="77777777"/>
    <w:p w:rsidR="00725088" w:rsidP="00725088" w:rsidRDefault="00725088" w14:paraId="5B437E61" w14:textId="77777777"/>
    <w:p w:rsidR="00725088" w:rsidP="00725088" w:rsidRDefault="00725088" w14:paraId="475428A1" w14:textId="77777777"/>
    <w:p w:rsidR="00725088" w:rsidP="00725088" w:rsidRDefault="00725088" w14:paraId="02A776B8" w14:textId="77777777"/>
    <w:p w:rsidR="00725088" w:rsidP="00725088" w:rsidRDefault="00725088" w14:paraId="6D82163B" w14:textId="77777777"/>
    <w:p w:rsidR="00725088" w:rsidP="00725088" w:rsidRDefault="00725088" w14:paraId="329BC7C7" w14:textId="77777777"/>
    <w:p w:rsidR="00725088" w:rsidP="00725088" w:rsidRDefault="00725088" w14:paraId="1D4BEEE4" w14:textId="77777777"/>
    <w:p w:rsidR="00725088" w:rsidP="00725088" w:rsidRDefault="00725088" w14:paraId="05187341" w14:textId="77777777"/>
    <w:p w:rsidR="00725088" w:rsidP="00725088" w:rsidRDefault="00725088" w14:paraId="7C768E77" w14:textId="77777777"/>
    <w:p w:rsidR="00725088" w:rsidP="00725088" w:rsidRDefault="00725088" w14:paraId="6B44703A" w14:textId="77777777"/>
    <w:p w:rsidR="00725088" w:rsidP="00725088" w:rsidRDefault="00725088" w14:paraId="3B924ACB" w14:textId="77777777">
      <w:pPr>
        <w:sectPr w:rsidR="00725088">
          <w:headerReference w:type="default" r:id="rId41"/>
          <w:footerReference w:type="default" r:id="rId42"/>
          <w:pgSz w:w="11906" w:h="16838" w:orient="portrait"/>
          <w:pgMar w:top="1417" w:right="1417" w:bottom="1417" w:left="1417" w:header="708" w:footer="708" w:gutter="0"/>
          <w:cols w:space="708"/>
          <w:docGrid w:linePitch="360"/>
        </w:sectPr>
      </w:pPr>
    </w:p>
    <w:p w:rsidRPr="00C30C09" w:rsidR="00725088" w:rsidP="00387B93" w:rsidRDefault="00387B93" w14:paraId="764C32F9" w14:textId="0C2E7D59">
      <w:pPr>
        <w:pStyle w:val="style20"/>
      </w:pPr>
      <w:bookmarkStart w:name="_Toc104480446" w:id="26"/>
      <w:r>
        <w:lastRenderedPageBreak/>
        <w:t xml:space="preserve">Chapitre 3 : </w:t>
      </w:r>
      <w:r w:rsidRPr="0C492962" w:rsidR="0C492962">
        <w:t>Analyse et spécification de besoins</w:t>
      </w:r>
      <w:bookmarkEnd w:id="26"/>
      <w:r w:rsidRPr="0C492962" w:rsidR="0C492962">
        <w:t xml:space="preserve"> </w:t>
      </w:r>
    </w:p>
    <w:p w:rsidRPr="00C30C09" w:rsidR="00725088" w:rsidP="00625905" w:rsidRDefault="0C492962" w14:paraId="644C6381" w14:textId="77777777">
      <w:pPr>
        <w:pStyle w:val="Titre20"/>
        <w:numPr>
          <w:ilvl w:val="0"/>
          <w:numId w:val="4"/>
        </w:numPr>
        <w:rPr>
          <w:rFonts w:asciiTheme="majorBidi" w:hAnsiTheme="majorBidi"/>
          <w:b/>
          <w:bCs/>
          <w:color w:val="auto"/>
          <w:sz w:val="36"/>
          <w:szCs w:val="36"/>
        </w:rPr>
      </w:pPr>
      <w:bookmarkStart w:name="_Toc104480447" w:id="27"/>
      <w:r w:rsidRPr="0C492962">
        <w:rPr>
          <w:rFonts w:asciiTheme="majorBidi" w:hAnsiTheme="majorBidi"/>
          <w:b/>
          <w:bCs/>
          <w:color w:val="auto"/>
          <w:sz w:val="36"/>
          <w:szCs w:val="36"/>
        </w:rPr>
        <w:t>Introduction</w:t>
      </w:r>
      <w:bookmarkEnd w:id="27"/>
      <w:r w:rsidRPr="0C492962">
        <w:rPr>
          <w:rFonts w:asciiTheme="majorBidi" w:hAnsiTheme="majorBidi"/>
          <w:b/>
          <w:bCs/>
          <w:color w:val="auto"/>
          <w:sz w:val="36"/>
          <w:szCs w:val="36"/>
        </w:rPr>
        <w:t xml:space="preserve"> </w:t>
      </w:r>
    </w:p>
    <w:p w:rsidRPr="00C30C09" w:rsidR="00660449" w:rsidP="6C470DB7" w:rsidRDefault="6C470DB7" w14:paraId="61923F2D" w14:textId="77777777">
      <w:pPr>
        <w:pStyle w:val="Titre20"/>
        <w:numPr>
          <w:ilvl w:val="0"/>
          <w:numId w:val="4"/>
        </w:numPr>
        <w:rPr>
          <w:rFonts w:asciiTheme="majorBidi" w:hAnsiTheme="majorBidi"/>
          <w:b/>
          <w:bCs/>
          <w:color w:val="auto"/>
          <w:sz w:val="36"/>
          <w:szCs w:val="36"/>
        </w:rPr>
      </w:pPr>
      <w:bookmarkStart w:name="_Toc104480448" w:id="28"/>
      <w:r w:rsidRPr="6C470DB7">
        <w:rPr>
          <w:rFonts w:asciiTheme="majorBidi" w:hAnsiTheme="majorBidi"/>
          <w:b/>
          <w:bCs/>
          <w:color w:val="auto"/>
          <w:sz w:val="36"/>
          <w:szCs w:val="36"/>
        </w:rPr>
        <w:t>Spécification des besoins</w:t>
      </w:r>
      <w:bookmarkEnd w:id="28"/>
      <w:r w:rsidRPr="6C470DB7">
        <w:rPr>
          <w:rFonts w:asciiTheme="majorBidi" w:hAnsiTheme="majorBidi"/>
          <w:b/>
          <w:bCs/>
          <w:color w:val="auto"/>
          <w:sz w:val="36"/>
          <w:szCs w:val="36"/>
        </w:rPr>
        <w:t xml:space="preserve"> </w:t>
      </w:r>
    </w:p>
    <w:p w:rsidR="00660449" w:rsidP="6C470DB7" w:rsidRDefault="6C470DB7" w14:paraId="5E353381" w14:textId="54E474D7">
      <w:pPr>
        <w:pStyle w:val="Style4"/>
      </w:pPr>
      <w:bookmarkStart w:name="_Toc104480449" w:id="29"/>
      <w:r>
        <w:t>Expression du besoin</w:t>
      </w:r>
      <w:bookmarkEnd w:id="29"/>
      <w:r>
        <w:t xml:space="preserve"> </w:t>
      </w:r>
    </w:p>
    <w:p w:rsidR="00660449" w:rsidP="6C470DB7" w:rsidRDefault="6C470DB7" w14:paraId="4499E5FB" w14:textId="77777777">
      <w:pPr>
        <w:pStyle w:val="Style1"/>
        <w:ind w:firstLine="708"/>
      </w:pPr>
      <w:r>
        <w:t>Dans le domaine de la santé, le cadre médical est confronté à plusieurs situations, parfois critiques et nécessite une disponibilité à plein temps des infirmiers pour assurer les médicaments au malade. Tell que le cas de covid19 et sur tous pour les malades dans un état comateux, et qui nécessite l’alimentation des malades par les médicaments sous forme de perfusion, suivant plusieurs modes et sur une période de temps long, qui peut prendre des semaines et parfois des mois. Parmi les appareils utilisés pour la réalisation de cette opération on peut citer la pousse seringue électrique.</w:t>
      </w:r>
      <w:r w:rsidRPr="6C470DB7">
        <w:rPr>
          <w:b/>
          <w:bCs/>
        </w:rPr>
        <w:t xml:space="preserve"> </w:t>
      </w:r>
      <w:r>
        <w:t>Dans certain cas, la quantité de produit administré par injection à un patient doit être fractionnée dans le temps. La prise en une seule injection du médicament ne permet pas de maintenir un effet optimum et constant de l'action thérapeutique. Au cours des premières minutes qui suivent une injection unique la concentration peut atteindre une valeur élevée, pouvant provoquer dans certains cas des incidents graves.</w:t>
      </w:r>
    </w:p>
    <w:p w:rsidR="00660449" w:rsidP="6C470DB7" w:rsidRDefault="6C470DB7" w14:paraId="09BB9D04" w14:textId="33347B17">
      <w:pPr>
        <w:pStyle w:val="Style1"/>
        <w:numPr>
          <w:ilvl w:val="0"/>
          <w:numId w:val="69"/>
        </w:numPr>
        <w:rPr>
          <w:b/>
          <w:bCs/>
        </w:rPr>
      </w:pPr>
      <w:r>
        <w:t>C’est pourquoi on lui préfère la méthode des injections multiples à doses réduites, administrées en continu ou à intervalles de temps régulièrement espacés. Cependant l'injection à intervalles de temps régulièrement espacés présente les inconvénients suivants :</w:t>
      </w:r>
    </w:p>
    <w:p w:rsidR="00660449" w:rsidP="6C470DB7" w:rsidRDefault="6C470DB7" w14:paraId="6AC2128F" w14:textId="42FECC75">
      <w:pPr>
        <w:pStyle w:val="Style1"/>
        <w:numPr>
          <w:ilvl w:val="0"/>
          <w:numId w:val="70"/>
        </w:numPr>
        <w:spacing w:line="240" w:lineRule="auto"/>
      </w:pPr>
      <w:r>
        <w:t xml:space="preserve"> Accroissement du nombre de manipulations et des risques d'erreurs. </w:t>
      </w:r>
    </w:p>
    <w:p w:rsidR="00660449" w:rsidP="6C470DB7" w:rsidRDefault="6C470DB7" w14:paraId="53BB777D" w14:textId="64A70D20">
      <w:pPr>
        <w:pStyle w:val="Style1"/>
        <w:numPr>
          <w:ilvl w:val="0"/>
          <w:numId w:val="70"/>
        </w:numPr>
        <w:spacing w:line="240" w:lineRule="auto"/>
      </w:pPr>
      <w:r>
        <w:t xml:space="preserve">Interventions plus fréquentes du personnel infirmier. </w:t>
      </w:r>
    </w:p>
    <w:p w:rsidR="00660449" w:rsidP="6C470DB7" w:rsidRDefault="6C470DB7" w14:paraId="6719E47A" w14:textId="77AF838D">
      <w:pPr>
        <w:pStyle w:val="Style1"/>
        <w:numPr>
          <w:ilvl w:val="0"/>
          <w:numId w:val="70"/>
        </w:numPr>
        <w:spacing w:line="240" w:lineRule="auto"/>
      </w:pPr>
      <w:r>
        <w:t xml:space="preserve"> Augmentation des risques septiques. </w:t>
      </w:r>
    </w:p>
    <w:p w:rsidR="00660449" w:rsidP="6C470DB7" w:rsidRDefault="00C36EB8" w14:paraId="661B4504" w14:textId="2B2DF4A6">
      <w:pPr>
        <w:pStyle w:val="Style1"/>
        <w:numPr>
          <w:ilvl w:val="0"/>
          <w:numId w:val="70"/>
        </w:numPr>
        <w:spacing w:line="240" w:lineRule="auto"/>
      </w:pPr>
      <w:r>
        <w:rPr>
          <w:noProof/>
          <w:lang w:eastAsia="fr-FR"/>
        </w:rPr>
        <w:drawing>
          <wp:anchor distT="0" distB="0" distL="114300" distR="114300" simplePos="0" relativeHeight="251771904" behindDoc="0" locked="0" layoutInCell="1" allowOverlap="1" wp14:anchorId="34D4B258" wp14:editId="44ED4126">
            <wp:simplePos x="0" y="0"/>
            <wp:positionH relativeFrom="margin">
              <wp:align>center</wp:align>
            </wp:positionH>
            <wp:positionV relativeFrom="paragraph">
              <wp:posOffset>254635</wp:posOffset>
            </wp:positionV>
            <wp:extent cx="3816985" cy="1362710"/>
            <wp:effectExtent l="0" t="0" r="0" b="8890"/>
            <wp:wrapNone/>
            <wp:docPr id="1457730620" name="Image 133807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38072768"/>
                    <pic:cNvPicPr/>
                  </pic:nvPicPr>
                  <pic:blipFill>
                    <a:blip r:embed="rId43">
                      <a:extLst>
                        <a:ext uri="{28A0092B-C50C-407E-A947-70E740481C1C}">
                          <a14:useLocalDpi xmlns:a14="http://schemas.microsoft.com/office/drawing/2010/main" val="0"/>
                        </a:ext>
                      </a:extLst>
                    </a:blip>
                    <a:stretch>
                      <a:fillRect/>
                    </a:stretch>
                  </pic:blipFill>
                  <pic:spPr bwMode="auto">
                    <a:xfrm>
                      <a:off x="0" y="0"/>
                      <a:ext cx="3816985" cy="1362710"/>
                    </a:xfrm>
                    <a:prstGeom prst="rect">
                      <a:avLst/>
                    </a:prstGeom>
                    <a:noFill/>
                    <a:ln>
                      <a:noFill/>
                    </a:ln>
                  </pic:spPr>
                </pic:pic>
              </a:graphicData>
            </a:graphic>
          </wp:anchor>
        </w:drawing>
      </w:r>
      <w:r w:rsidR="6C470DB7">
        <w:t xml:space="preserve"> Contrainte pour le patient.</w:t>
      </w:r>
    </w:p>
    <w:p w:rsidR="00660449" w:rsidP="6C470DB7" w:rsidRDefault="00660449" w14:paraId="2B5EE3F7" w14:textId="3D673372">
      <w:pPr>
        <w:pStyle w:val="Style1"/>
      </w:pPr>
    </w:p>
    <w:p w:rsidR="00660449" w:rsidP="00660449" w:rsidRDefault="00660449" w14:paraId="0A6F53CF" w14:textId="042BD0D9"/>
    <w:p w:rsidR="00660449" w:rsidP="00660449" w:rsidRDefault="00660449" w14:paraId="1B453511" w14:textId="69D03340"/>
    <w:p w:rsidR="00660449" w:rsidP="00660449" w:rsidRDefault="00660449" w14:paraId="6355DA98" w14:textId="77777777"/>
    <w:p w:rsidR="00660449" w:rsidP="00660449" w:rsidRDefault="00C36EB8" w14:paraId="020B098F" w14:textId="3B2D6432">
      <w:r>
        <w:rPr>
          <w:noProof/>
          <w:lang w:eastAsia="fr-FR"/>
        </w:rPr>
        <mc:AlternateContent>
          <mc:Choice Requires="wps">
            <w:drawing>
              <wp:anchor distT="0" distB="0" distL="114300" distR="114300" simplePos="0" relativeHeight="251770880" behindDoc="0" locked="0" layoutInCell="1" allowOverlap="1" wp14:anchorId="592EDD32" wp14:editId="4F9EF3CA">
                <wp:simplePos x="0" y="0"/>
                <wp:positionH relativeFrom="margin">
                  <wp:align>center</wp:align>
                </wp:positionH>
                <wp:positionV relativeFrom="paragraph">
                  <wp:posOffset>185420</wp:posOffset>
                </wp:positionV>
                <wp:extent cx="3816985" cy="635"/>
                <wp:effectExtent l="0" t="0" r="0" b="0"/>
                <wp:wrapNone/>
                <wp:docPr id="233486591" name="Zone de texte 37"/>
                <wp:cNvGraphicFramePr/>
                <a:graphic xmlns:a="http://schemas.openxmlformats.org/drawingml/2006/main">
                  <a:graphicData uri="http://schemas.microsoft.com/office/word/2010/wordprocessingShape">
                    <wps:wsp>
                      <wps:cNvSpPr txBox="1"/>
                      <wps:spPr>
                        <a:xfrm>
                          <a:off x="0" y="0"/>
                          <a:ext cx="3816985" cy="635"/>
                        </a:xfrm>
                        <a:prstGeom prst="rect">
                          <a:avLst/>
                        </a:prstGeom>
                        <a:solidFill>
                          <a:prstClr val="white"/>
                        </a:solidFill>
                        <a:ln>
                          <a:noFill/>
                        </a:ln>
                        <a:effectLst/>
                      </wps:spPr>
                      <wps:txbx>
                        <w:txbxContent>
                          <w:p w:rsidRPr="0027363A" w:rsidR="00C36EB8" w:rsidP="00960D6E" w:rsidRDefault="00C36EB8" w14:paraId="464D16C0" w14:textId="3FE0CE85">
                            <w:pPr>
                              <w:pStyle w:val="Lgende"/>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 </w:t>
                            </w:r>
                            <w:r w:rsidRPr="008E36F8">
                              <w:t>utilisation de la pousse seringue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7" style="position:absolute;margin-left:0;margin-top:14.6pt;width:300.55pt;height:.05pt;z-index:251770880;visibility:visible;mso-wrap-style:square;mso-wrap-distance-left:9pt;mso-wrap-distance-top:0;mso-wrap-distance-right:9pt;mso-wrap-distance-bottom:0;mso-position-horizontal:center;mso-position-horizontal-relative:margin;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" w14:anchorId="592EDD32">
                <v:textbox style="mso-fit-shape-to-text:t" inset="0,0,0,0">
                  <w:txbxContent>
                    <w:p w:rsidRPr="0027363A" w:rsidR="00C36EB8" w:rsidP="00960D6E" w:rsidRDefault="00C36EB8" w14:paraId="464D16C0" w14:textId="3FE0CE85">
                      <w:pPr>
                        <w:pStyle w:val="Lgende"/>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 </w:t>
                      </w:r>
                      <w:r w:rsidRPr="008E36F8">
                        <w:t>utilisation de la pousse seringue</w:t>
                      </w:r>
                    </w:p>
                  </w:txbxContent>
                </v:textbox>
                <w10:wrap anchorx="margin"/>
              </v:shape>
            </w:pict>
          </mc:Fallback>
        </mc:AlternateContent>
      </w:r>
    </w:p>
    <w:p w:rsidR="00660449" w:rsidP="00660449" w:rsidRDefault="00660449" w14:paraId="03597B0C" w14:textId="77777777"/>
    <w:p w:rsidR="00660449" w:rsidP="00660449" w:rsidRDefault="00660449" w14:paraId="161AE8B0" w14:textId="53E4C43B"/>
    <w:p w:rsidR="00660449" w:rsidP="6C470DB7" w:rsidRDefault="6C470DB7" w14:paraId="7E4B992D" w14:textId="54C7688D">
      <w:pPr>
        <w:pStyle w:val="Style4"/>
      </w:pPr>
      <w:bookmarkStart w:name="_Toc104480450" w:id="30"/>
      <w:r>
        <w:t>3-8 Cahier de charge</w:t>
      </w:r>
      <w:bookmarkEnd w:id="30"/>
    </w:p>
    <w:p w:rsidR="00660449" w:rsidP="6C470DB7" w:rsidRDefault="6C470DB7" w14:paraId="2D20E786" w14:textId="77777777">
      <w:pPr>
        <w:pStyle w:val="Style1"/>
        <w:ind w:firstLine="708"/>
      </w:pPr>
      <w:r>
        <w:t xml:space="preserve">La définition d’un cahier des charges était l’un de nos principaux objectifs. Nous allons ici le détailler. </w:t>
      </w:r>
    </w:p>
    <w:p w:rsidR="00660449" w:rsidP="6C470DB7" w:rsidRDefault="6C470DB7" w14:paraId="5480E51B" w14:textId="6C61EA62">
      <w:pPr>
        <w:pStyle w:val="Style1"/>
        <w:ind w:firstLine="708"/>
        <w:rPr>
          <w:rFonts w:eastAsia="Times New Roman"/>
          <w:color w:val="222222"/>
          <w:lang w:eastAsia="fr-FR"/>
        </w:rPr>
      </w:pPr>
      <w:r w:rsidRPr="53863600" w:rsidR="53863600">
        <w:rPr>
          <w:rFonts w:eastAsia="Times New Roman"/>
          <w:color w:val="222222"/>
          <w:lang w:eastAsia="fr-FR"/>
        </w:rPr>
        <w:t xml:space="preserve">Il est question dans ce projet de développer une solution électronique pour le pilotage d'un modèle mécanique d'un Pousse Seringue </w:t>
      </w:r>
      <w:r w:rsidRPr="53863600" w:rsidR="53863600">
        <w:rPr>
          <w:rFonts w:eastAsia="Times New Roman"/>
          <w:color w:val="222222"/>
          <w:lang w:eastAsia="fr-FR"/>
        </w:rPr>
        <w:t>Électrique (</w:t>
      </w:r>
      <w:r w:rsidRPr="53863600" w:rsidR="53863600">
        <w:rPr>
          <w:rFonts w:eastAsia="Times New Roman"/>
          <w:color w:val="222222"/>
          <w:lang w:eastAsia="fr-FR"/>
        </w:rPr>
        <w:t>PSE).</w:t>
      </w:r>
      <w:r>
        <w:br/>
      </w:r>
      <w:r w:rsidRPr="53863600" w:rsidR="53863600">
        <w:rPr>
          <w:rFonts w:eastAsia="Times New Roman"/>
          <w:color w:val="222222"/>
          <w:lang w:eastAsia="fr-FR"/>
        </w:rPr>
        <w:t>La solution envisagée doit contenir :</w:t>
      </w:r>
    </w:p>
    <w:p w:rsidR="00660449" w:rsidP="6C470DB7" w:rsidRDefault="6C470DB7" w14:paraId="79D08B91" w14:textId="610DFAAD">
      <w:pPr>
        <w:pStyle w:val="Style1"/>
        <w:numPr>
          <w:ilvl w:val="0"/>
          <w:numId w:val="63"/>
        </w:numPr>
        <w:rPr>
          <w:rFonts w:eastAsia="Times New Roman"/>
          <w:lang w:eastAsia="fr-FR"/>
        </w:rPr>
      </w:pPr>
      <w:r w:rsidRPr="53863600" w:rsidR="53863600">
        <w:rPr>
          <w:rFonts w:eastAsia="Times New Roman"/>
          <w:color w:val="222222"/>
          <w:lang w:eastAsia="fr-FR"/>
        </w:rPr>
        <w:t xml:space="preserve">Une Interface Homme </w:t>
      </w:r>
      <w:r w:rsidRPr="53863600" w:rsidR="53863600">
        <w:rPr>
          <w:rFonts w:eastAsia="Times New Roman"/>
          <w:color w:val="222222"/>
          <w:lang w:eastAsia="fr-FR"/>
        </w:rPr>
        <w:t>Machine (</w:t>
      </w:r>
      <w:r w:rsidRPr="53863600" w:rsidR="53863600">
        <w:rPr>
          <w:rFonts w:eastAsia="Times New Roman"/>
          <w:color w:val="222222"/>
          <w:lang w:eastAsia="fr-FR"/>
        </w:rPr>
        <w:t>HMI) permettant une interaction étroite et un accès facile aux principales fonctionnalités du PSE.</w:t>
      </w:r>
      <w:r>
        <w:br/>
      </w:r>
      <w:r w:rsidRPr="53863600" w:rsidR="53863600">
        <w:rPr>
          <w:rFonts w:eastAsia="Times New Roman"/>
          <w:color w:val="222222"/>
          <w:lang w:eastAsia="fr-FR"/>
        </w:rPr>
        <w:t>Elle est principalement composée d'un afficheur LCD TFT 4.3 mené d'une dalle tactile et d'un clavier avec des boutons d'accès rapide.</w:t>
      </w:r>
    </w:p>
    <w:p w:rsidR="53863600" w:rsidP="53863600" w:rsidRDefault="53863600" w14:paraId="13C3EDBB" w14:textId="685A9B4E">
      <w:pPr>
        <w:pStyle w:val="Style1"/>
        <w:numPr>
          <w:ilvl w:val="0"/>
          <w:numId w:val="63"/>
        </w:numPr>
        <w:rPr>
          <w:rFonts w:ascii="Times New Roman" w:hAnsi="Times New Roman" w:eastAsia="Times New Roman" w:cs="Times New Roman" w:asciiTheme="majorBidi" w:hAnsiTheme="majorBidi" w:eastAsiaTheme="majorBidi" w:cstheme="majorBidi"/>
          <w:color w:val="222222"/>
          <w:sz w:val="24"/>
          <w:szCs w:val="24"/>
          <w:lang w:eastAsia="fr-FR"/>
        </w:rPr>
      </w:pPr>
      <w:r w:rsidRPr="53863600" w:rsidR="53863600">
        <w:rPr>
          <w:rFonts w:eastAsia="Times New Roman"/>
          <w:color w:val="222222"/>
          <w:lang w:eastAsia="fr-FR"/>
        </w:rPr>
        <w:t>Une carte de commande basée sur un microcontrôleur STM32 incluant tous les composants nécessaires pour la commande du moteur pas à pas et l'exploitation des capteurs installés sur le modèle mécanique du PSE ainsi que la gestion de la connectivité.</w:t>
      </w:r>
    </w:p>
    <w:p w:rsidR="00660449" w:rsidP="53863600" w:rsidRDefault="6C470DB7" w14:paraId="0FEA7108" w14:textId="0517974B">
      <w:pPr>
        <w:pStyle w:val="Style1"/>
        <w:numPr>
          <w:ilvl w:val="0"/>
          <w:numId w:val="63"/>
        </w:numPr>
        <w:rPr>
          <w:rFonts w:eastAsia="Times New Roman"/>
          <w:lang w:eastAsia="fr-FR"/>
        </w:rPr>
      </w:pPr>
      <w:r w:rsidRPr="53863600" w:rsidR="53863600">
        <w:rPr>
          <w:rFonts w:eastAsia="Times New Roman"/>
          <w:color w:val="222222"/>
          <w:lang w:eastAsia="fr-FR"/>
        </w:rPr>
        <w:t>Une solution logiciel exécutant les tâches du PSE au moyen d'un code source mené sur les outils de développement STMicroelectronics, CubeIDE , TouchGFX et ArduinoIde.</w:t>
      </w:r>
    </w:p>
    <w:p w:rsidR="53863600" w:rsidP="53863600" w:rsidRDefault="53863600" w14:paraId="1AC8D8E9" w14:textId="2E211C1B">
      <w:pPr>
        <w:pStyle w:val="Style1"/>
        <w:numPr>
          <w:ilvl w:val="0"/>
          <w:numId w:val="63"/>
        </w:numPr>
        <w:rPr>
          <w:lang w:eastAsia="fr-FR"/>
        </w:rPr>
      </w:pPr>
      <w:r w:rsidRPr="53863600" w:rsidR="53863600">
        <w:rPr>
          <w:rFonts w:ascii="Times New Roman" w:hAnsi="Times New Roman" w:eastAsia="Times New Roman" w:cs="Times New Roman"/>
          <w:color w:val="222222"/>
          <w:sz w:val="24"/>
          <w:szCs w:val="24"/>
          <w:lang w:eastAsia="fr-FR"/>
        </w:rPr>
        <w:t>Une application mobile pour la supervision à distance</w:t>
      </w:r>
    </w:p>
    <w:p w:rsidR="00660449" w:rsidP="6C470DB7" w:rsidRDefault="00660449" w14:paraId="4CE53CD0" w14:textId="4CADD379"/>
    <w:p w:rsidRPr="00C30C09" w:rsidR="00725088" w:rsidP="00625905" w:rsidRDefault="0C492962" w14:paraId="115AE616" w14:textId="77777777">
      <w:pPr>
        <w:pStyle w:val="Titre20"/>
        <w:numPr>
          <w:ilvl w:val="0"/>
          <w:numId w:val="4"/>
        </w:numPr>
        <w:rPr>
          <w:rFonts w:eastAsia="Microsoft JhengHei" w:asciiTheme="majorBidi" w:hAnsiTheme="majorBidi"/>
          <w:b/>
          <w:bCs/>
          <w:color w:val="auto"/>
          <w:sz w:val="36"/>
          <w:szCs w:val="36"/>
        </w:rPr>
      </w:pPr>
      <w:bookmarkStart w:name="_Toc292563015" w:id="31"/>
      <w:bookmarkStart w:name="_Toc104480451" w:id="32"/>
      <w:r w:rsidRPr="0C492962">
        <w:rPr>
          <w:rFonts w:eastAsia="Microsoft JhengHei" w:asciiTheme="majorBidi" w:hAnsiTheme="majorBidi"/>
          <w:b/>
          <w:bCs/>
          <w:color w:val="auto"/>
          <w:sz w:val="36"/>
          <w:szCs w:val="36"/>
        </w:rPr>
        <w:lastRenderedPageBreak/>
        <w:t>Architecture globale « Software –Hardware »</w:t>
      </w:r>
      <w:bookmarkEnd w:id="31"/>
      <w:bookmarkEnd w:id="32"/>
    </w:p>
    <w:p w:rsidRPr="00387B93" w:rsidR="00660449" w:rsidP="00625905" w:rsidRDefault="0C492962" w14:paraId="257F2B92" w14:textId="3201F6C8">
      <w:pPr>
        <w:pStyle w:val="Titre3"/>
        <w:numPr>
          <w:ilvl w:val="1"/>
          <w:numId w:val="5"/>
        </w:numPr>
        <w:rPr>
          <w:rFonts w:eastAsia="Microsoft JhengHei" w:asciiTheme="majorBidi" w:hAnsiTheme="majorBidi"/>
          <w:b/>
          <w:bCs/>
          <w:color w:val="auto"/>
          <w:sz w:val="32"/>
          <w:szCs w:val="32"/>
        </w:rPr>
      </w:pPr>
      <w:bookmarkStart w:name="_Toc898589993" w:id="33"/>
      <w:bookmarkStart w:name="_Toc104480452" w:id="34"/>
      <w:r w:rsidRPr="0C492962">
        <w:rPr>
          <w:rFonts w:eastAsia="Microsoft JhengHei" w:asciiTheme="majorBidi" w:hAnsiTheme="majorBidi"/>
          <w:b/>
          <w:bCs/>
          <w:color w:val="auto"/>
          <w:sz w:val="32"/>
          <w:szCs w:val="32"/>
        </w:rPr>
        <w:t>Architecture Hardware :</w:t>
      </w:r>
      <w:bookmarkEnd w:id="33"/>
      <w:bookmarkEnd w:id="34"/>
      <w:r w:rsidRPr="0C492962">
        <w:rPr>
          <w:rFonts w:eastAsia="Microsoft JhengHei" w:asciiTheme="majorBidi" w:hAnsiTheme="majorBidi"/>
          <w:b/>
          <w:bCs/>
          <w:color w:val="auto"/>
          <w:sz w:val="32"/>
          <w:szCs w:val="32"/>
        </w:rPr>
        <w:t xml:space="preserve"> </w:t>
      </w:r>
    </w:p>
    <w:p w:rsidR="00660449" w:rsidP="00660449" w:rsidRDefault="00660449" w14:paraId="1AB74294" w14:textId="77777777">
      <w:pPr>
        <w:keepNext/>
      </w:pPr>
      <w:r>
        <w:rPr>
          <w:noProof/>
          <w:lang w:eastAsia="fr-FR"/>
        </w:rPr>
        <w:drawing>
          <wp:inline distT="0" distB="0" distL="0" distR="0" wp14:anchorId="52FDC93C" wp14:editId="6D1DF390">
            <wp:extent cx="5760720" cy="5539264"/>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4">
                      <a:extLst>
                        <a:ext uri="{28A0092B-C50C-407E-A947-70E740481C1C}">
                          <a14:useLocalDpi xmlns:a14="http://schemas.microsoft.com/office/drawing/2010/main" val="0"/>
                        </a:ext>
                      </a:extLst>
                    </a:blip>
                    <a:stretch>
                      <a:fillRect/>
                    </a:stretch>
                  </pic:blipFill>
                  <pic:spPr>
                    <a:xfrm>
                      <a:off x="0" y="0"/>
                      <a:ext cx="5760720" cy="5539264"/>
                    </a:xfrm>
                    <a:prstGeom prst="rect">
                      <a:avLst/>
                    </a:prstGeom>
                  </pic:spPr>
                </pic:pic>
              </a:graphicData>
            </a:graphic>
          </wp:inline>
        </w:drawing>
      </w:r>
    </w:p>
    <w:p w:rsidR="00C52E40" w:rsidP="00660449" w:rsidRDefault="00660449" w14:paraId="0381E6A2" w14:textId="77777777">
      <w:pPr>
        <w:pStyle w:val="Lgende"/>
        <w:jc w:val="center"/>
      </w:pPr>
      <w:bookmarkStart w:name="_Toc103110483" w:id="35"/>
      <w:r>
        <w:t xml:space="preserve">Figure </w:t>
      </w:r>
      <w:r>
        <w:fldChar w:fldCharType="begin"/>
      </w:r>
      <w:r>
        <w:instrText>SEQ Figure \* ARABIC</w:instrText>
      </w:r>
      <w:r>
        <w:fldChar w:fldCharType="separate"/>
      </w:r>
      <w:r w:rsidR="00960D6E">
        <w:rPr>
          <w:noProof/>
        </w:rPr>
        <w:t>5</w:t>
      </w:r>
      <w:r>
        <w:fldChar w:fldCharType="end"/>
      </w:r>
      <w:r>
        <w:rPr>
          <w:noProof/>
        </w:rPr>
        <w:t xml:space="preserve"> : Architecture "Pousse seringue"</w:t>
      </w:r>
      <w:bookmarkEnd w:id="35"/>
    </w:p>
    <w:p w:rsidRPr="00387B93" w:rsidR="00C52E40" w:rsidP="53863600" w:rsidRDefault="00C52E40" w14:paraId="6C6892A1" w14:textId="1DB3B54F">
      <w:pPr>
        <w:pStyle w:val="Titre4"/>
        <w:numPr>
          <w:ilvl w:val="0"/>
          <w:numId w:val="18"/>
        </w:numPr>
        <w:rPr>
          <w:rFonts w:ascii="Times New Roman" w:hAnsi="Times New Roman" w:asciiTheme="majorBidi" w:hAnsiTheme="majorBidi"/>
          <w:b w:val="1"/>
          <w:bCs w:val="1"/>
          <w:i w:val="0"/>
          <w:iCs w:val="0"/>
          <w:color w:val="auto"/>
          <w:sz w:val="24"/>
          <w:szCs w:val="24"/>
        </w:rPr>
      </w:pPr>
      <w:r w:rsidRPr="53863600" w:rsidR="53863600">
        <w:rPr>
          <w:rFonts w:ascii="Times New Roman" w:hAnsi="Times New Roman" w:asciiTheme="majorBidi" w:hAnsiTheme="majorBidi"/>
          <w:b w:val="1"/>
          <w:bCs w:val="1"/>
          <w:i w:val="0"/>
          <w:iCs w:val="0"/>
          <w:color w:val="auto"/>
          <w:sz w:val="28"/>
          <w:szCs w:val="28"/>
        </w:rPr>
        <w:t>Matériels utilisés</w:t>
      </w:r>
      <w:r w:rsidRPr="53863600" w:rsidR="53863600">
        <w:rPr>
          <w:rFonts w:ascii="Times New Roman" w:hAnsi="Times New Roman" w:asciiTheme="majorBidi" w:hAnsiTheme="majorBidi"/>
          <w:b w:val="1"/>
          <w:bCs w:val="1"/>
          <w:i w:val="0"/>
          <w:iCs w:val="0"/>
          <w:color w:val="auto"/>
          <w:sz w:val="28"/>
          <w:szCs w:val="28"/>
        </w:rPr>
        <w:t xml:space="preserve"> :  </w:t>
      </w:r>
    </w:p>
    <w:p w:rsidRPr="00C52E40" w:rsidR="00C52E40" w:rsidP="00010AC7" w:rsidRDefault="00C52E40" w14:paraId="02CE1E68" w14:textId="2E6C2961">
      <w:pPr>
        <w:pStyle w:val="Paragraphedeliste"/>
        <w:numPr>
          <w:ilvl w:val="0"/>
          <w:numId w:val="29"/>
        </w:numPr>
        <w:rPr>
          <w:rFonts w:eastAsia="Microsoft JhengHei" w:asciiTheme="majorBidi" w:hAnsiTheme="majorBidi" w:cstheme="majorBidi"/>
          <w:b/>
          <w:bCs/>
          <w:sz w:val="24"/>
          <w:szCs w:val="24"/>
        </w:rPr>
      </w:pPr>
      <w:r w:rsidRPr="00C52E40">
        <w:rPr>
          <w:rFonts w:eastAsia="Microsoft JhengHei" w:asciiTheme="majorBidi" w:hAnsiTheme="majorBidi" w:cstheme="majorBidi"/>
          <w:b/>
          <w:bCs/>
          <w:sz w:val="24"/>
          <w:szCs w:val="24"/>
        </w:rPr>
        <w:t>STM32H7 :</w:t>
      </w:r>
    </w:p>
    <w:p w:rsidR="00C52E40" w:rsidP="00C52E40" w:rsidRDefault="00C52E40" w14:paraId="36706E04" w14:textId="0165F602">
      <w:pPr>
        <w:pStyle w:val="Paragraphedeliste"/>
      </w:pPr>
    </w:p>
    <w:p w:rsidR="00C52E40" w:rsidP="00387B93" w:rsidRDefault="00387B93" w14:paraId="12395B82" w14:textId="73F8AE42">
      <w:pPr>
        <w:pStyle w:val="Paragraphedeliste"/>
        <w:tabs>
          <w:tab w:val="left" w:pos="1695"/>
        </w:tabs>
      </w:pPr>
      <w:r>
        <w:tab/>
      </w:r>
    </w:p>
    <w:p w:rsidR="00387B93" w:rsidP="00387B93" w:rsidRDefault="00387B93" w14:paraId="39BFE148" w14:textId="77777777">
      <w:pPr>
        <w:pStyle w:val="Paragraphedeliste"/>
        <w:tabs>
          <w:tab w:val="left" w:pos="1695"/>
        </w:tabs>
      </w:pPr>
    </w:p>
    <w:p w:rsidR="00387B93" w:rsidP="00387B93" w:rsidRDefault="00387B93" w14:paraId="1132571C" w14:textId="26420D85">
      <w:pPr>
        <w:pStyle w:val="Paragraphedeliste"/>
        <w:tabs>
          <w:tab w:val="left" w:pos="1695"/>
        </w:tabs>
      </w:pPr>
      <w:r w:rsidRPr="00381D5F">
        <w:rPr>
          <w:b/>
          <w:bCs/>
          <w:noProof/>
          <w:lang w:eastAsia="fr-FR"/>
        </w:rPr>
        <w:drawing>
          <wp:anchor distT="0" distB="0" distL="114300" distR="114300" simplePos="0" relativeHeight="251659264" behindDoc="0" locked="0" layoutInCell="1" allowOverlap="1" wp14:anchorId="3BB2C0D5" wp14:editId="73D34D16">
            <wp:simplePos x="0" y="0"/>
            <wp:positionH relativeFrom="margin">
              <wp:posOffset>1325245</wp:posOffset>
            </wp:positionH>
            <wp:positionV relativeFrom="paragraph">
              <wp:posOffset>-114300</wp:posOffset>
            </wp:positionV>
            <wp:extent cx="2976245" cy="2151380"/>
            <wp:effectExtent l="0" t="0" r="0" b="127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5">
                      <a:extLst>
                        <a:ext uri="{28A0092B-C50C-407E-A947-70E740481C1C}">
                          <a14:useLocalDpi xmlns:a14="http://schemas.microsoft.com/office/drawing/2010/main" val="0"/>
                        </a:ext>
                      </a:extLst>
                    </a:blip>
                    <a:stretch>
                      <a:fillRect/>
                    </a:stretch>
                  </pic:blipFill>
                  <pic:spPr>
                    <a:xfrm>
                      <a:off x="0" y="0"/>
                      <a:ext cx="2976245" cy="2151380"/>
                    </a:xfrm>
                    <a:prstGeom prst="rect">
                      <a:avLst/>
                    </a:prstGeom>
                  </pic:spPr>
                </pic:pic>
              </a:graphicData>
            </a:graphic>
            <wp14:sizeRelH relativeFrom="margin">
              <wp14:pctWidth>0</wp14:pctWidth>
            </wp14:sizeRelH>
            <wp14:sizeRelV relativeFrom="margin">
              <wp14:pctHeight>0</wp14:pctHeight>
            </wp14:sizeRelV>
          </wp:anchor>
        </w:drawing>
      </w:r>
    </w:p>
    <w:p w:rsidR="00C52E40" w:rsidP="00C52E40" w:rsidRDefault="00C52E40" w14:paraId="3D784BB7" w14:textId="3E795B48">
      <w:pPr>
        <w:pStyle w:val="Paragraphedeliste"/>
      </w:pPr>
    </w:p>
    <w:p w:rsidR="00387B93" w:rsidP="00C52E40" w:rsidRDefault="00387B93" w14:paraId="39A48A8A" w14:textId="77777777">
      <w:pPr>
        <w:pStyle w:val="Paragraphedeliste"/>
      </w:pPr>
    </w:p>
    <w:p w:rsidR="00387B93" w:rsidP="00C52E40" w:rsidRDefault="00387B93" w14:paraId="78639151" w14:textId="77777777">
      <w:pPr>
        <w:pStyle w:val="Paragraphedeliste"/>
      </w:pPr>
    </w:p>
    <w:p w:rsidR="00387B93" w:rsidP="00C52E40" w:rsidRDefault="00387B93" w14:paraId="1ECAD1AE" w14:textId="77777777">
      <w:pPr>
        <w:pStyle w:val="Paragraphedeliste"/>
      </w:pPr>
    </w:p>
    <w:p w:rsidR="00387B93" w:rsidP="00C52E40" w:rsidRDefault="00387B93" w14:paraId="65DAC06C" w14:textId="77777777">
      <w:pPr>
        <w:pStyle w:val="Paragraphedeliste"/>
      </w:pPr>
    </w:p>
    <w:p w:rsidR="005466A5" w:rsidP="00C52E40" w:rsidRDefault="005466A5" w14:paraId="50AFB072" w14:textId="16D04F36">
      <w:pPr>
        <w:pStyle w:val="Paragraphedeliste"/>
      </w:pPr>
    </w:p>
    <w:p w:rsidR="005466A5" w:rsidP="00C52E40" w:rsidRDefault="005466A5" w14:paraId="507B7626" w14:textId="2B707E1A">
      <w:pPr>
        <w:pStyle w:val="Paragraphedeliste"/>
      </w:pPr>
    </w:p>
    <w:p w:rsidR="005466A5" w:rsidP="00C52E40" w:rsidRDefault="005466A5" w14:paraId="15A26D4F" w14:textId="0FD79928">
      <w:pPr>
        <w:pStyle w:val="Paragraphedeliste"/>
      </w:pPr>
    </w:p>
    <w:p w:rsidR="00EA5C00" w:rsidP="00387B93" w:rsidRDefault="00387B93" w14:paraId="116CE6E5" w14:textId="08D1429B">
      <w:pPr>
        <w:pStyle w:val="Paragraphedeliste"/>
      </w:pPr>
      <w:r>
        <w:rPr>
          <w:noProof/>
          <w:lang w:eastAsia="fr-FR"/>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1312" behindDoc="0" locked="0" layoutInCell="1" allowOverlap="1" wp14:anchorId="3115C350" wp14:editId="33BA3007">
                <wp:simplePos xmlns:wp="http://schemas.openxmlformats.org/drawingml/2006/wordprocessingDrawing" x="0" y="0"/>
                <wp:positionH xmlns:wp="http://schemas.openxmlformats.org/drawingml/2006/wordprocessingDrawing" relativeFrom="margin">
                  <wp:align>center</wp:align>
                </wp:positionH>
                <wp:positionV xmlns:wp="http://schemas.openxmlformats.org/drawingml/2006/wordprocessingDrawing" relativeFrom="paragraph">
                  <wp:posOffset>6350</wp:posOffset>
                </wp:positionV>
                <wp:extent cx="2976245" cy="190500"/>
                <wp:effectExtent l="0" t="0" r="0" b="0"/>
                <wp:wrapNone xmlns:wp="http://schemas.openxmlformats.org/drawingml/2006/wordprocessingDrawing"/>
                <wp:docPr xmlns:wp="http://schemas.openxmlformats.org/drawingml/2006/wordprocessingDrawing" id="2" name="Zone de texte 2"/>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2976245" cy="190500"/>
                        </a:xfrm>
                        <a:prstGeom prst="rect">
                          <a:avLst/>
                        </a:prstGeom>
                        <a:solidFill>
                          <a:srgbClr val="FFFFFF"/>
                        </a:solidFill>
                        <a:ln>
                          <a:noFill/>
                        </a:ln>
                      </wps:spPr>
                      <wps:txbx>
                        <w:txbxContent>
                          <w:p w:rsidR="005A6E19" w:rsidP="005A6E19" w:rsidRDefault="005A6E19">
                            <w:pPr>
                              <w:spacing w:line="256" w:lineRule="auto"/>
                              <w:jc w:val="center"/>
                              <w:rPr>
                                <w:rFonts w:ascii="Calibri" w:hAnsi="Calibri" w:cs="Calibri"/>
                                <w:lang w:val="en-US"/>
                              </w:rPr>
                            </w:pPr>
                            <w:r>
                              <w:rPr>
                                <w:rFonts w:ascii="Calibri" w:hAnsi="Calibri" w:cs="Calibri"/>
                                <w:lang w:val="en-US"/>
                              </w:rPr>
                              <w:t>Figure 6 : Carte porteuse STM32H7</w:t>
                            </w:r>
                          </w:p>
                        </w:txbxContent>
                      </wps:txbx>
                      <wps:bodyPr wrap="square" lIns="0" tIns="0" rIns="0" bIns="0" anchor="t">
                        <a:noAutofit/>
                      </wps:bodyPr>
                    </wps:wsp>
                  </a:graphicData>
                </a:graphic>
                <wp14:sizeRelV xmlns:wp14="http://schemas.microsoft.com/office/word/2010/wordprocessingDrawing" relativeFrom="margin">
                  <wp14:pctHeight>0</wp14:pctHeight>
                </wp14:sizeRelV>
              </wp:anchor>
            </w:drawing>
          </mc:Choice>
          <mc:Fallback/>
        </mc:AlternateContent>
      </w:r>
    </w:p>
    <w:p w:rsidR="00387B93" w:rsidP="00387B93" w:rsidRDefault="00387B93" w14:paraId="5EF4E16A" w14:textId="77777777">
      <w:pPr>
        <w:pStyle w:val="Paragraphedeliste"/>
      </w:pPr>
    </w:p>
    <w:p w:rsidR="00C52E40" w:rsidP="00387B93" w:rsidRDefault="00EA5C00" w14:paraId="784F6CBA" w14:textId="5A626E88">
      <w:pPr>
        <w:pStyle w:val="Style1"/>
        <w:ind w:firstLine="360"/>
      </w:pPr>
      <w:r>
        <w:t>OpenH743I-C est une carte de développement conçue pour le microcontrôleur STM32H743IIT6</w:t>
      </w:r>
      <w:r w:rsidR="005466A5">
        <w:t xml:space="preserve">. </w:t>
      </w:r>
      <w:r>
        <w:t>L'OpenH743I-C prend en charge une extension supplémentaire avec diverses cartes d'accessoires en option pour une application spécifique. La conception modulaire et ouverte en fait l'outil idéal pour démarrer le développement d'applications avec les microcontrôleurs de la série STM32.</w:t>
      </w:r>
    </w:p>
    <w:p w:rsidR="00A41F3B" w:rsidP="00387B93" w:rsidRDefault="00505430" w14:paraId="6575FFFA" w14:textId="3BC4CB56">
      <w:pPr>
        <w:pStyle w:val="Style1"/>
        <w:ind w:firstLine="360"/>
      </w:pPr>
      <w:r>
        <w:rPr>
          <w:noProof/>
          <w:lang w:eastAsia="fr-FR"/>
        </w:rPr>
        <w:drawing>
          <wp:anchor distT="0" distB="0" distL="114300" distR="114300" simplePos="0" relativeHeight="251766784" behindDoc="0" locked="0" layoutInCell="1" allowOverlap="1" wp14:anchorId="3EC65BB0" wp14:editId="42FB9A8C">
            <wp:simplePos x="0" y="0"/>
            <wp:positionH relativeFrom="margin">
              <wp:align>center</wp:align>
            </wp:positionH>
            <wp:positionV relativeFrom="paragraph">
              <wp:posOffset>6350</wp:posOffset>
            </wp:positionV>
            <wp:extent cx="4107557" cy="3086100"/>
            <wp:effectExtent l="0" t="0" r="762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enH7XXI-C-intro.jpg"/>
                    <pic:cNvPicPr/>
                  </pic:nvPicPr>
                  <pic:blipFill>
                    <a:blip r:embed="rId46">
                      <a:extLst>
                        <a:ext uri="{28A0092B-C50C-407E-A947-70E740481C1C}">
                          <a14:useLocalDpi xmlns:a14="http://schemas.microsoft.com/office/drawing/2010/main" val="0"/>
                        </a:ext>
                      </a:extLst>
                    </a:blip>
                    <a:stretch>
                      <a:fillRect/>
                    </a:stretch>
                  </pic:blipFill>
                  <pic:spPr>
                    <a:xfrm>
                      <a:off x="0" y="0"/>
                      <a:ext cx="4107557" cy="3086100"/>
                    </a:xfrm>
                    <a:prstGeom prst="rect">
                      <a:avLst/>
                    </a:prstGeom>
                  </pic:spPr>
                </pic:pic>
              </a:graphicData>
            </a:graphic>
            <wp14:sizeRelH relativeFrom="margin">
              <wp14:pctWidth>0</wp14:pctWidth>
            </wp14:sizeRelH>
            <wp14:sizeRelV relativeFrom="margin">
              <wp14:pctHeight>0</wp14:pctHeight>
            </wp14:sizeRelV>
          </wp:anchor>
        </w:drawing>
      </w:r>
    </w:p>
    <w:p w:rsidR="00505430" w:rsidP="00387B93" w:rsidRDefault="00505430" w14:paraId="324E697A" w14:textId="3E6174A6">
      <w:pPr>
        <w:pStyle w:val="Style1"/>
        <w:ind w:firstLine="360"/>
      </w:pPr>
    </w:p>
    <w:p w:rsidR="00505430" w:rsidP="00387B93" w:rsidRDefault="00505430" w14:paraId="05314896" w14:textId="3952A6E3">
      <w:pPr>
        <w:pStyle w:val="Style1"/>
        <w:ind w:firstLine="360"/>
      </w:pPr>
    </w:p>
    <w:p w:rsidR="00505430" w:rsidP="00387B93" w:rsidRDefault="00505430" w14:paraId="4EBA5F1C" w14:textId="77777777">
      <w:pPr>
        <w:pStyle w:val="Style1"/>
        <w:ind w:firstLine="360"/>
      </w:pPr>
    </w:p>
    <w:p w:rsidR="00505430" w:rsidP="00387B93" w:rsidRDefault="00505430" w14:paraId="5EDF8CFC" w14:textId="77777777">
      <w:pPr>
        <w:pStyle w:val="Style1"/>
        <w:ind w:firstLine="360"/>
      </w:pPr>
    </w:p>
    <w:p w:rsidR="00505430" w:rsidP="00387B93" w:rsidRDefault="00505430" w14:paraId="41309B41" w14:textId="77777777">
      <w:pPr>
        <w:pStyle w:val="Style1"/>
        <w:ind w:firstLine="360"/>
      </w:pPr>
    </w:p>
    <w:p w:rsidR="00505430" w:rsidP="00387B93" w:rsidRDefault="00505430" w14:paraId="00C0E230" w14:textId="77777777">
      <w:pPr>
        <w:pStyle w:val="Style1"/>
        <w:ind w:firstLine="360"/>
      </w:pPr>
    </w:p>
    <w:p w:rsidR="00505430" w:rsidP="00387B93" w:rsidRDefault="00505430" w14:paraId="02B1E930" w14:textId="77777777">
      <w:pPr>
        <w:pStyle w:val="Style1"/>
        <w:ind w:firstLine="360"/>
      </w:pPr>
    </w:p>
    <w:p w:rsidR="00505430" w:rsidP="00387B93" w:rsidRDefault="00505430" w14:paraId="7E4B8E2F" w14:textId="77777777">
      <w:pPr>
        <w:pStyle w:val="Style1"/>
        <w:ind w:firstLine="360"/>
      </w:pPr>
    </w:p>
    <w:tbl>
      <w:tblPr>
        <w:tblStyle w:val="TableauGrille6Couleur-Accentuation1"/>
        <w:tblW w:w="0" w:type="auto"/>
        <w:tblLook w:val="04A0" w:firstRow="1" w:lastRow="0" w:firstColumn="1" w:lastColumn="0" w:noHBand="0" w:noVBand="1"/>
      </w:tblPr>
      <w:tblGrid>
        <w:gridCol w:w="846"/>
        <w:gridCol w:w="2410"/>
        <w:gridCol w:w="5806"/>
      </w:tblGrid>
      <w:tr w:rsidRPr="00C36EB8" w:rsidR="00C36EB8" w:rsidTr="00AA7741" w14:paraId="1801318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Pr="00C36EB8" w:rsidR="00AA7741" w:rsidP="00C36EB8" w:rsidRDefault="00AA7741" w14:paraId="6B4CA2C7" w14:textId="06AC26DA">
            <w:pPr>
              <w:pStyle w:val="Style1"/>
              <w:rPr>
                <w:rStyle w:val="lev"/>
                <w:rFonts w:asciiTheme="majorHAnsi" w:hAnsiTheme="majorHAnsi" w:cstheme="majorHAnsi"/>
                <w:color w:val="auto"/>
                <w:sz w:val="22"/>
                <w:szCs w:val="22"/>
                <w:shd w:val="clear" w:color="auto" w:fill="FFFFFF"/>
              </w:rPr>
            </w:pPr>
            <w:r w:rsidRPr="00C36EB8">
              <w:rPr>
                <w:rStyle w:val="lev"/>
                <w:rFonts w:asciiTheme="majorHAnsi" w:hAnsiTheme="majorHAnsi" w:cstheme="majorHAnsi"/>
                <w:color w:val="auto"/>
                <w:sz w:val="22"/>
                <w:szCs w:val="22"/>
                <w:shd w:val="clear" w:color="auto" w:fill="FFFFFF"/>
              </w:rPr>
              <w:t>N°</w:t>
            </w:r>
          </w:p>
        </w:tc>
        <w:tc>
          <w:tcPr>
            <w:tcW w:w="2410" w:type="dxa"/>
          </w:tcPr>
          <w:p w:rsidRPr="00C36EB8" w:rsidR="00AA7741" w:rsidP="00C36EB8" w:rsidRDefault="00AA7741" w14:paraId="760D993C" w14:textId="0CC3ABC5">
            <w:pPr>
              <w:pStyle w:val="Style1"/>
              <w:cnfStyle w:val="100000000000" w:firstRow="1" w:lastRow="0" w:firstColumn="0" w:lastColumn="0" w:oddVBand="0" w:evenVBand="0" w:oddHBand="0" w:evenHBand="0" w:firstRowFirstColumn="0" w:firstRowLastColumn="0" w:lastRowFirstColumn="0" w:lastRowLastColumn="0"/>
              <w:rPr>
                <w:rStyle w:val="lev"/>
                <w:rFonts w:asciiTheme="majorHAnsi" w:hAnsiTheme="majorHAnsi" w:cstheme="majorHAnsi"/>
                <w:b/>
                <w:bCs/>
                <w:color w:val="auto"/>
                <w:sz w:val="22"/>
                <w:szCs w:val="22"/>
                <w:shd w:val="clear" w:color="auto" w:fill="FFFFFF"/>
              </w:rPr>
            </w:pPr>
            <w:r w:rsidRPr="00C36EB8">
              <w:rPr>
                <w:rStyle w:val="lev"/>
                <w:rFonts w:asciiTheme="majorHAnsi" w:hAnsiTheme="majorHAnsi" w:cstheme="majorHAnsi"/>
                <w:b/>
                <w:bCs/>
                <w:color w:val="auto"/>
                <w:sz w:val="22"/>
                <w:szCs w:val="22"/>
                <w:shd w:val="clear" w:color="auto" w:fill="FFFFFF"/>
              </w:rPr>
              <w:t xml:space="preserve">Nom de composant </w:t>
            </w:r>
          </w:p>
        </w:tc>
        <w:tc>
          <w:tcPr>
            <w:tcW w:w="5806" w:type="dxa"/>
          </w:tcPr>
          <w:p w:rsidRPr="00C36EB8" w:rsidR="00AA7741" w:rsidP="00C36EB8" w:rsidRDefault="00AA7741" w14:paraId="02BC9733" w14:textId="21F3D0B4">
            <w:pPr>
              <w:pStyle w:val="Style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shd w:val="clear" w:color="auto" w:fill="FFFFFF"/>
              </w:rPr>
            </w:pPr>
            <w:r w:rsidRPr="00C36EB8">
              <w:rPr>
                <w:rFonts w:asciiTheme="majorHAnsi" w:hAnsiTheme="majorHAnsi" w:cstheme="majorHAnsi"/>
                <w:color w:val="auto"/>
                <w:shd w:val="clear" w:color="auto" w:fill="FFFFFF"/>
              </w:rPr>
              <w:t xml:space="preserve">Rôle </w:t>
            </w:r>
          </w:p>
        </w:tc>
      </w:tr>
      <w:tr w:rsidRPr="00C36EB8" w:rsidR="00C36EB8" w:rsidTr="00AA7741" w14:paraId="7025D49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6D489060" w14:textId="6D54F7D1">
            <w:pPr>
              <w:pStyle w:val="Style1"/>
              <w:rPr>
                <w:rStyle w:val="lev"/>
                <w:rFonts w:asciiTheme="majorHAnsi" w:hAnsiTheme="majorHAnsi" w:cstheme="majorHAnsi"/>
                <w:b/>
                <w:bCs/>
                <w:color w:val="auto"/>
              </w:rPr>
            </w:pPr>
            <w:r w:rsidRPr="00C36EB8">
              <w:rPr>
                <w:rStyle w:val="lev"/>
                <w:rFonts w:asciiTheme="majorHAnsi" w:hAnsiTheme="majorHAnsi" w:cstheme="majorHAnsi"/>
                <w:b/>
                <w:bCs/>
                <w:color w:val="auto"/>
              </w:rPr>
              <w:t>1</w:t>
            </w:r>
          </w:p>
        </w:tc>
        <w:tc>
          <w:tcPr>
            <w:tcW w:w="2410" w:type="dxa"/>
          </w:tcPr>
          <w:p w:rsidRPr="00C36EB8" w:rsidR="00505430" w:rsidP="00C36EB8" w:rsidRDefault="00505430" w14:paraId="763D5F5C" w14:textId="0C35213B">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MCU core board connector</w:t>
            </w:r>
          </w:p>
        </w:tc>
        <w:tc>
          <w:tcPr>
            <w:tcW w:w="5806" w:type="dxa"/>
          </w:tcPr>
          <w:p w:rsidRPr="00C36EB8" w:rsidR="00505430" w:rsidP="00C36EB8" w:rsidRDefault="00DA725E" w14:paraId="2B8032B3" w14:textId="5E80AE11">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easily connecting the CoreH743I</w:t>
            </w:r>
          </w:p>
        </w:tc>
      </w:tr>
      <w:tr w:rsidRPr="00C36EB8" w:rsidR="00C36EB8" w:rsidTr="00AA7741" w14:paraId="34D077EE" w14:textId="77777777">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510A0589" w14:textId="6FB3F7C5">
            <w:pPr>
              <w:pStyle w:val="Style1"/>
              <w:rPr>
                <w:rFonts w:asciiTheme="majorHAnsi" w:hAnsiTheme="majorHAnsi" w:cstheme="majorHAnsi"/>
                <w:color w:val="auto"/>
              </w:rPr>
            </w:pPr>
            <w:r w:rsidRPr="00C36EB8">
              <w:rPr>
                <w:rFonts w:asciiTheme="majorHAnsi" w:hAnsiTheme="majorHAnsi" w:cstheme="majorHAnsi"/>
                <w:color w:val="auto"/>
              </w:rPr>
              <w:t>2</w:t>
            </w:r>
          </w:p>
        </w:tc>
        <w:tc>
          <w:tcPr>
            <w:tcW w:w="2410" w:type="dxa"/>
          </w:tcPr>
          <w:p w:rsidRPr="00C36EB8" w:rsidR="00505430" w:rsidP="00C36EB8" w:rsidRDefault="00505430" w14:paraId="765A9832" w14:textId="44E0D2B3">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Arduino interface</w:t>
            </w:r>
          </w:p>
        </w:tc>
        <w:tc>
          <w:tcPr>
            <w:tcW w:w="5806" w:type="dxa"/>
          </w:tcPr>
          <w:p w:rsidRPr="00C36EB8" w:rsidR="00505430" w:rsidP="00C36EB8" w:rsidRDefault="00DA725E" w14:paraId="0C8DBE76" w14:textId="3F0E1A92">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connecting Arduino shields</w:t>
            </w:r>
          </w:p>
        </w:tc>
      </w:tr>
      <w:tr w:rsidRPr="00C36EB8" w:rsidR="00C36EB8" w:rsidTr="00AA7741" w14:paraId="7E4D2F7E" w14:textId="77777777">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2C1F7D82" w14:textId="663541AA">
            <w:pPr>
              <w:pStyle w:val="Style1"/>
              <w:rPr>
                <w:rFonts w:asciiTheme="majorHAnsi" w:hAnsiTheme="majorHAnsi" w:cstheme="majorHAnsi"/>
                <w:color w:val="auto"/>
              </w:rPr>
            </w:pPr>
            <w:r w:rsidRPr="00C36EB8">
              <w:rPr>
                <w:rFonts w:asciiTheme="majorHAnsi" w:hAnsiTheme="majorHAnsi" w:cstheme="majorHAnsi"/>
                <w:color w:val="auto"/>
              </w:rPr>
              <w:t>3</w:t>
            </w:r>
          </w:p>
        </w:tc>
        <w:tc>
          <w:tcPr>
            <w:tcW w:w="2410" w:type="dxa"/>
          </w:tcPr>
          <w:p w:rsidRPr="00C36EB8" w:rsidR="00505430" w:rsidP="00C36EB8" w:rsidRDefault="00505430" w14:paraId="3C95AEBE" w14:textId="3BFD00DE">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DCMI interface</w:t>
            </w:r>
          </w:p>
        </w:tc>
        <w:tc>
          <w:tcPr>
            <w:tcW w:w="5806" w:type="dxa"/>
          </w:tcPr>
          <w:p w:rsidRPr="00C36EB8" w:rsidR="00505430" w:rsidP="00C36EB8" w:rsidRDefault="00DA725E" w14:paraId="555D7B39" w14:textId="097571B6">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connecting camera</w:t>
            </w:r>
          </w:p>
        </w:tc>
      </w:tr>
      <w:tr w:rsidRPr="00C36EB8" w:rsidR="00C36EB8" w:rsidTr="00AA7741" w14:paraId="7F8BB8E9" w14:textId="77777777">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692C46D2" w14:textId="242515C3">
            <w:pPr>
              <w:pStyle w:val="Style1"/>
              <w:rPr>
                <w:rFonts w:asciiTheme="majorHAnsi" w:hAnsiTheme="majorHAnsi" w:cstheme="majorHAnsi"/>
                <w:color w:val="auto"/>
              </w:rPr>
            </w:pPr>
            <w:r w:rsidRPr="00C36EB8">
              <w:rPr>
                <w:rFonts w:asciiTheme="majorHAnsi" w:hAnsiTheme="majorHAnsi" w:cstheme="majorHAnsi"/>
                <w:color w:val="auto"/>
              </w:rPr>
              <w:t>4</w:t>
            </w:r>
          </w:p>
        </w:tc>
        <w:tc>
          <w:tcPr>
            <w:tcW w:w="2410" w:type="dxa"/>
          </w:tcPr>
          <w:p w:rsidRPr="00C36EB8" w:rsidR="00505430" w:rsidP="00C36EB8" w:rsidRDefault="00505430" w14:paraId="7223E34A" w14:textId="3D44DE3F">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8-bit FMC interface</w:t>
            </w:r>
          </w:p>
        </w:tc>
        <w:tc>
          <w:tcPr>
            <w:tcW w:w="5806" w:type="dxa"/>
          </w:tcPr>
          <w:p w:rsidRPr="00C36EB8" w:rsidR="00505430" w:rsidP="00C36EB8" w:rsidRDefault="00DA725E" w14:paraId="65D38B16" w14:textId="7491A02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easily connects to peripherals such as NandFlash</w:t>
            </w:r>
          </w:p>
        </w:tc>
      </w:tr>
      <w:tr w:rsidRPr="00C36EB8" w:rsidR="00C36EB8" w:rsidTr="00AA7741" w14:paraId="382691D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0E6C0546" w14:textId="3DC0AF1C">
            <w:pPr>
              <w:pStyle w:val="Style1"/>
              <w:rPr>
                <w:rFonts w:asciiTheme="majorHAnsi" w:hAnsiTheme="majorHAnsi" w:cstheme="majorHAnsi"/>
                <w:color w:val="auto"/>
              </w:rPr>
            </w:pPr>
            <w:r w:rsidRPr="00C36EB8">
              <w:rPr>
                <w:rFonts w:asciiTheme="majorHAnsi" w:hAnsiTheme="majorHAnsi" w:cstheme="majorHAnsi"/>
                <w:color w:val="auto"/>
              </w:rPr>
              <w:t>5</w:t>
            </w:r>
          </w:p>
        </w:tc>
        <w:tc>
          <w:tcPr>
            <w:tcW w:w="2410" w:type="dxa"/>
          </w:tcPr>
          <w:p w:rsidRPr="00C36EB8" w:rsidR="00505430" w:rsidP="00C36EB8" w:rsidRDefault="00505430" w14:paraId="2E41AE65" w14:textId="306C307F">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ULPI interface</w:t>
            </w:r>
          </w:p>
        </w:tc>
        <w:tc>
          <w:tcPr>
            <w:tcW w:w="5806" w:type="dxa"/>
          </w:tcPr>
          <w:p w:rsidRPr="00C36EB8" w:rsidR="00505430" w:rsidP="00C36EB8" w:rsidRDefault="00DA725E" w14:paraId="28CC13F6" w14:textId="6B6495B4">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connecting high-speed USB peripheral (the STM32H743I integrates USB HS controller without any PHY device)</w:t>
            </w:r>
          </w:p>
        </w:tc>
      </w:tr>
      <w:tr w:rsidRPr="00C36EB8" w:rsidR="00C36EB8" w:rsidTr="00AA7741" w14:paraId="5C07092D" w14:textId="77777777">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2FC463E5" w14:textId="240A93C6">
            <w:pPr>
              <w:pStyle w:val="Style1"/>
              <w:rPr>
                <w:rFonts w:asciiTheme="majorHAnsi" w:hAnsiTheme="majorHAnsi" w:cstheme="majorHAnsi"/>
                <w:color w:val="auto"/>
              </w:rPr>
            </w:pPr>
            <w:r w:rsidRPr="00C36EB8">
              <w:rPr>
                <w:rFonts w:asciiTheme="majorHAnsi" w:hAnsiTheme="majorHAnsi" w:cstheme="majorHAnsi"/>
                <w:color w:val="auto"/>
              </w:rPr>
              <w:t>6</w:t>
            </w:r>
          </w:p>
        </w:tc>
        <w:tc>
          <w:tcPr>
            <w:tcW w:w="2410" w:type="dxa"/>
          </w:tcPr>
          <w:p w:rsidRPr="00C36EB8" w:rsidR="00505430" w:rsidP="00C36EB8" w:rsidRDefault="00505430" w14:paraId="3AB5DE44" w14:textId="6366D080">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LCD interface 1</w:t>
            </w:r>
          </w:p>
        </w:tc>
        <w:tc>
          <w:tcPr>
            <w:tcW w:w="5806" w:type="dxa"/>
          </w:tcPr>
          <w:p w:rsidRPr="00C36EB8" w:rsidR="00505430" w:rsidP="00C36EB8" w:rsidRDefault="00DA725E" w14:paraId="6E1CA586" w14:textId="7F3C45B8">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connecting 10.1inch LCD, 7inch LCD, 4.3inch LCD</w:t>
            </w:r>
          </w:p>
        </w:tc>
      </w:tr>
      <w:tr w:rsidRPr="00C36EB8" w:rsidR="00C36EB8" w:rsidTr="00AA7741" w14:paraId="0F931B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57347A91" w14:textId="44D3DB29">
            <w:pPr>
              <w:pStyle w:val="Style1"/>
              <w:rPr>
                <w:rFonts w:asciiTheme="majorHAnsi" w:hAnsiTheme="majorHAnsi" w:cstheme="majorHAnsi"/>
                <w:color w:val="auto"/>
              </w:rPr>
            </w:pPr>
            <w:r w:rsidRPr="00C36EB8">
              <w:rPr>
                <w:rFonts w:asciiTheme="majorHAnsi" w:hAnsiTheme="majorHAnsi" w:cstheme="majorHAnsi"/>
                <w:color w:val="auto"/>
              </w:rPr>
              <w:t>7</w:t>
            </w:r>
          </w:p>
        </w:tc>
        <w:tc>
          <w:tcPr>
            <w:tcW w:w="2410" w:type="dxa"/>
          </w:tcPr>
          <w:p w:rsidRPr="00C36EB8" w:rsidR="00505430" w:rsidP="00C36EB8" w:rsidRDefault="00505430" w14:paraId="14F7FB29" w14:textId="3B34F62A">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LCD interface 2</w:t>
            </w:r>
          </w:p>
        </w:tc>
        <w:tc>
          <w:tcPr>
            <w:tcW w:w="5806" w:type="dxa"/>
          </w:tcPr>
          <w:p w:rsidRPr="00C36EB8" w:rsidR="00505430" w:rsidP="00C36EB8" w:rsidRDefault="00DA725E" w14:paraId="086B1862" w14:textId="55C88621">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connecting 4.3inch LCD</w:t>
            </w:r>
          </w:p>
        </w:tc>
      </w:tr>
      <w:tr w:rsidRPr="00C36EB8" w:rsidR="00C36EB8" w:rsidTr="00AA7741" w14:paraId="73AB8504" w14:textId="77777777">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58B6DC0A" w14:textId="0E8B91A2">
            <w:pPr>
              <w:pStyle w:val="Style1"/>
              <w:rPr>
                <w:rFonts w:asciiTheme="majorHAnsi" w:hAnsiTheme="majorHAnsi" w:cstheme="majorHAnsi"/>
                <w:color w:val="auto"/>
              </w:rPr>
            </w:pPr>
            <w:r w:rsidRPr="00C36EB8">
              <w:rPr>
                <w:rFonts w:asciiTheme="majorHAnsi" w:hAnsiTheme="majorHAnsi" w:cstheme="majorHAnsi"/>
                <w:color w:val="auto"/>
              </w:rPr>
              <w:t>8</w:t>
            </w:r>
          </w:p>
        </w:tc>
        <w:tc>
          <w:tcPr>
            <w:tcW w:w="2410" w:type="dxa"/>
          </w:tcPr>
          <w:p w:rsidRPr="00C36EB8" w:rsidR="00505430" w:rsidP="00C36EB8" w:rsidRDefault="00505430" w14:paraId="199F5EA6" w14:textId="07A87356">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SAI1 interface:</w:t>
            </w:r>
          </w:p>
        </w:tc>
        <w:tc>
          <w:tcPr>
            <w:tcW w:w="5806" w:type="dxa"/>
          </w:tcPr>
          <w:p w:rsidRPr="00C36EB8" w:rsidR="00505430" w:rsidP="00C36EB8" w:rsidRDefault="00DA725E" w14:paraId="11FEB67D" w14:textId="09D7A539">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connecting audio modules</w:t>
            </w:r>
          </w:p>
        </w:tc>
      </w:tr>
      <w:tr w:rsidRPr="00C36EB8" w:rsidR="00C36EB8" w:rsidTr="00AA7741" w14:paraId="516826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5AFEC35D" w14:textId="1B5EB03F">
            <w:pPr>
              <w:pStyle w:val="Style1"/>
              <w:rPr>
                <w:rFonts w:asciiTheme="majorHAnsi" w:hAnsiTheme="majorHAnsi" w:cstheme="majorHAnsi"/>
                <w:color w:val="auto"/>
              </w:rPr>
            </w:pPr>
            <w:r w:rsidRPr="00C36EB8">
              <w:rPr>
                <w:rFonts w:asciiTheme="majorHAnsi" w:hAnsiTheme="majorHAnsi" w:cstheme="majorHAnsi"/>
                <w:color w:val="auto"/>
              </w:rPr>
              <w:t>9</w:t>
            </w:r>
          </w:p>
        </w:tc>
        <w:tc>
          <w:tcPr>
            <w:tcW w:w="2410" w:type="dxa"/>
          </w:tcPr>
          <w:p w:rsidRPr="00C36EB8" w:rsidR="00505430" w:rsidP="00C36EB8" w:rsidRDefault="00505430" w14:paraId="7A99BAC5" w14:textId="2BEEBA42">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ICSP interface:</w:t>
            </w:r>
          </w:p>
        </w:tc>
        <w:tc>
          <w:tcPr>
            <w:tcW w:w="5806" w:type="dxa"/>
          </w:tcPr>
          <w:p w:rsidRPr="00C36EB8" w:rsidR="00505430" w:rsidP="00C36EB8" w:rsidRDefault="00DA725E" w14:paraId="769F1EA9" w14:textId="2B1983EE">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Arduino ICSP</w:t>
            </w:r>
          </w:p>
        </w:tc>
      </w:tr>
      <w:tr w:rsidRPr="00C36EB8" w:rsidR="00C36EB8" w:rsidTr="00AA7741" w14:paraId="6A2AF1CB" w14:textId="77777777">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3FACD559" w14:textId="1A9C23CD">
            <w:pPr>
              <w:pStyle w:val="Style1"/>
              <w:rPr>
                <w:rFonts w:asciiTheme="majorHAnsi" w:hAnsiTheme="majorHAnsi" w:cstheme="majorHAnsi"/>
                <w:color w:val="auto"/>
              </w:rPr>
            </w:pPr>
            <w:r w:rsidRPr="00C36EB8">
              <w:rPr>
                <w:rFonts w:asciiTheme="majorHAnsi" w:hAnsiTheme="majorHAnsi" w:cstheme="majorHAnsi"/>
                <w:color w:val="auto"/>
              </w:rPr>
              <w:lastRenderedPageBreak/>
              <w:t>10</w:t>
            </w:r>
          </w:p>
        </w:tc>
        <w:tc>
          <w:tcPr>
            <w:tcW w:w="2410" w:type="dxa"/>
          </w:tcPr>
          <w:p w:rsidRPr="00C36EB8" w:rsidR="00505430" w:rsidP="00C36EB8" w:rsidRDefault="00505430" w14:paraId="648192F8" w14:textId="57DF480F">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SPI interfaces:</w:t>
            </w:r>
          </w:p>
        </w:tc>
        <w:tc>
          <w:tcPr>
            <w:tcW w:w="5806" w:type="dxa"/>
          </w:tcPr>
          <w:p w:rsidRPr="00C36EB8" w:rsidR="00DA725E" w:rsidP="00C36EB8" w:rsidRDefault="00DA725E" w14:paraId="56ECDBF9" w14:textId="663CE61A">
            <w:pPr>
              <w:pStyle w:val="Style1"/>
              <w:numPr>
                <w:ilvl w:val="0"/>
                <w:numId w:val="77"/>
              </w:num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easily connects to SPI peripherals such as DataFlash (AT45DBxx, W25QXX), SD card, MP3 module, etc.</w:t>
            </w:r>
          </w:p>
          <w:p w:rsidRPr="00C36EB8" w:rsidR="00505430" w:rsidP="00C36EB8" w:rsidRDefault="00DA725E" w14:paraId="59F0138D" w14:textId="58D297D2">
            <w:pPr>
              <w:pStyle w:val="Style1"/>
              <w:numPr>
                <w:ilvl w:val="0"/>
                <w:numId w:val="77"/>
              </w:num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easily connects to AD/DA modules (SPI1 features AD/DA alternative function</w:t>
            </w:r>
          </w:p>
        </w:tc>
      </w:tr>
      <w:tr w:rsidRPr="00C36EB8" w:rsidR="00C36EB8" w:rsidTr="00AA7741" w14:paraId="7613829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483BF940" w14:textId="73162AD0">
            <w:pPr>
              <w:pStyle w:val="Style1"/>
              <w:rPr>
                <w:rFonts w:asciiTheme="majorHAnsi" w:hAnsiTheme="majorHAnsi" w:cstheme="majorHAnsi"/>
                <w:color w:val="auto"/>
              </w:rPr>
            </w:pPr>
            <w:r w:rsidRPr="00C36EB8">
              <w:rPr>
                <w:rFonts w:asciiTheme="majorHAnsi" w:hAnsiTheme="majorHAnsi" w:cstheme="majorHAnsi"/>
                <w:color w:val="auto"/>
              </w:rPr>
              <w:t>11</w:t>
            </w:r>
          </w:p>
        </w:tc>
        <w:tc>
          <w:tcPr>
            <w:tcW w:w="2410" w:type="dxa"/>
          </w:tcPr>
          <w:p w:rsidRPr="00C36EB8" w:rsidR="00505430" w:rsidP="00C36EB8" w:rsidRDefault="00505430" w14:paraId="3FD5E02C" w14:textId="1636A6C5">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Ethernet interface</w:t>
            </w:r>
          </w:p>
        </w:tc>
        <w:tc>
          <w:tcPr>
            <w:tcW w:w="5806" w:type="dxa"/>
          </w:tcPr>
          <w:p w:rsidRPr="00C36EB8" w:rsidR="00505430" w:rsidP="00C36EB8" w:rsidRDefault="00DA725E" w14:paraId="0B05BC3F" w14:textId="4C1056D2">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connecting Ethernet modules</w:t>
            </w:r>
          </w:p>
        </w:tc>
      </w:tr>
      <w:tr w:rsidRPr="00C36EB8" w:rsidR="00C36EB8" w:rsidTr="00AA7741" w14:paraId="1342E926" w14:textId="77777777">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037B4E2F" w14:textId="3475685F">
            <w:pPr>
              <w:pStyle w:val="Style1"/>
              <w:rPr>
                <w:rFonts w:asciiTheme="majorHAnsi" w:hAnsiTheme="majorHAnsi" w:cstheme="majorHAnsi"/>
                <w:color w:val="auto"/>
              </w:rPr>
            </w:pPr>
            <w:r w:rsidRPr="00C36EB8">
              <w:rPr>
                <w:rFonts w:asciiTheme="majorHAnsi" w:hAnsiTheme="majorHAnsi" w:cstheme="majorHAnsi"/>
                <w:color w:val="auto"/>
              </w:rPr>
              <w:t>12</w:t>
            </w:r>
          </w:p>
        </w:tc>
        <w:tc>
          <w:tcPr>
            <w:tcW w:w="2410" w:type="dxa"/>
          </w:tcPr>
          <w:p w:rsidRPr="00C36EB8" w:rsidR="00505430" w:rsidP="00C36EB8" w:rsidRDefault="00505430" w14:paraId="2C7319A6" w14:textId="72BF2677">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I2S / I2C interface</w:t>
            </w:r>
          </w:p>
        </w:tc>
        <w:tc>
          <w:tcPr>
            <w:tcW w:w="5806" w:type="dxa"/>
          </w:tcPr>
          <w:p w:rsidRPr="00C36EB8" w:rsidR="00505430" w:rsidP="00C36EB8" w:rsidRDefault="00DA725E" w14:paraId="56ABAE19" w14:textId="6B439EA1">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easily connects to I2S peripherals such as audio module, etc.</w:t>
            </w:r>
          </w:p>
        </w:tc>
      </w:tr>
      <w:tr w:rsidRPr="00C36EB8" w:rsidR="00C36EB8" w:rsidTr="00AA7741" w14:paraId="6DB465D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3E86A485" w14:textId="1731D344">
            <w:pPr>
              <w:pStyle w:val="Style1"/>
              <w:rPr>
                <w:rFonts w:asciiTheme="majorHAnsi" w:hAnsiTheme="majorHAnsi" w:cstheme="majorHAnsi"/>
                <w:color w:val="auto"/>
              </w:rPr>
            </w:pPr>
            <w:r w:rsidRPr="00C36EB8">
              <w:rPr>
                <w:rFonts w:asciiTheme="majorHAnsi" w:hAnsiTheme="majorHAnsi" w:cstheme="majorHAnsi"/>
                <w:color w:val="auto"/>
              </w:rPr>
              <w:t>13</w:t>
            </w:r>
          </w:p>
        </w:tc>
        <w:tc>
          <w:tcPr>
            <w:tcW w:w="2410" w:type="dxa"/>
          </w:tcPr>
          <w:p w:rsidRPr="00C36EB8" w:rsidR="00505430" w:rsidP="00C36EB8" w:rsidRDefault="00505430" w14:paraId="4E624EBE" w14:textId="5EA8FBC9">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USART1 connector</w:t>
            </w:r>
          </w:p>
        </w:tc>
        <w:tc>
          <w:tcPr>
            <w:tcW w:w="5806" w:type="dxa"/>
          </w:tcPr>
          <w:p w:rsidRPr="00C36EB8" w:rsidR="00505430" w:rsidP="00C36EB8" w:rsidRDefault="00DA725E" w14:paraId="2C73B35B" w14:textId="0553338E">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USB to UASRT via the onboard convertor CP2102 </w:t>
            </w:r>
          </w:p>
        </w:tc>
      </w:tr>
      <w:tr w:rsidRPr="00C36EB8" w:rsidR="00C36EB8" w:rsidTr="00AA7741" w14:paraId="0C4B5E05" w14:textId="77777777">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5DDA9665" w14:textId="6D828781">
            <w:pPr>
              <w:pStyle w:val="Style1"/>
              <w:rPr>
                <w:rFonts w:asciiTheme="majorHAnsi" w:hAnsiTheme="majorHAnsi" w:cstheme="majorHAnsi"/>
                <w:color w:val="auto"/>
              </w:rPr>
            </w:pPr>
            <w:r w:rsidRPr="00C36EB8">
              <w:rPr>
                <w:rFonts w:asciiTheme="majorHAnsi" w:hAnsiTheme="majorHAnsi" w:cstheme="majorHAnsi"/>
                <w:color w:val="auto"/>
              </w:rPr>
              <w:t>14</w:t>
            </w:r>
          </w:p>
        </w:tc>
        <w:tc>
          <w:tcPr>
            <w:tcW w:w="2410" w:type="dxa"/>
          </w:tcPr>
          <w:p w:rsidRPr="00C36EB8" w:rsidR="00505430" w:rsidP="00C36EB8" w:rsidRDefault="00505430" w14:paraId="25C87BA8" w14:textId="0718DEED">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QUADSPI interface</w:t>
            </w:r>
          </w:p>
        </w:tc>
        <w:tc>
          <w:tcPr>
            <w:tcW w:w="5806" w:type="dxa"/>
          </w:tcPr>
          <w:p w:rsidRPr="00C36EB8" w:rsidR="00505430" w:rsidP="00C36EB8" w:rsidRDefault="00DA725E" w14:paraId="173CA324" w14:textId="43BF975B">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4-wires SPI interface (the H7 series latest peripheral interface), for connecting serial Flash modules like W25QXX Board</w:t>
            </w:r>
          </w:p>
        </w:tc>
      </w:tr>
      <w:tr w:rsidRPr="00C36EB8" w:rsidR="00C36EB8" w:rsidTr="00AA7741" w14:paraId="357EC41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7ED4C1D7" w14:textId="43955BB8">
            <w:pPr>
              <w:pStyle w:val="Style1"/>
              <w:rPr>
                <w:rFonts w:asciiTheme="majorHAnsi" w:hAnsiTheme="majorHAnsi" w:cstheme="majorHAnsi"/>
                <w:color w:val="auto"/>
              </w:rPr>
            </w:pPr>
            <w:r w:rsidRPr="00C36EB8">
              <w:rPr>
                <w:rFonts w:asciiTheme="majorHAnsi" w:hAnsiTheme="majorHAnsi" w:cstheme="majorHAnsi"/>
                <w:color w:val="auto"/>
              </w:rPr>
              <w:t>15</w:t>
            </w:r>
          </w:p>
        </w:tc>
        <w:tc>
          <w:tcPr>
            <w:tcW w:w="2410" w:type="dxa"/>
          </w:tcPr>
          <w:p w:rsidRPr="00C36EB8" w:rsidR="00505430" w:rsidP="00C36EB8" w:rsidRDefault="00505430" w14:paraId="431D5469" w14:textId="2632EE1E">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SDMMC interface</w:t>
            </w:r>
          </w:p>
        </w:tc>
        <w:tc>
          <w:tcPr>
            <w:tcW w:w="5806" w:type="dxa"/>
          </w:tcPr>
          <w:p w:rsidRPr="00C36EB8" w:rsidR="00505430" w:rsidP="00C36EB8" w:rsidRDefault="00DA725E" w14:paraId="573C0AFF" w14:textId="1255BE61">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connecting Micro SD module, features much faster access speed rather than SPI</w:t>
            </w:r>
          </w:p>
        </w:tc>
      </w:tr>
      <w:tr w:rsidRPr="00C36EB8" w:rsidR="00C36EB8" w:rsidTr="00AA7741" w14:paraId="04CC3459" w14:textId="77777777">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5878CE03" w14:textId="53EC856C">
            <w:pPr>
              <w:pStyle w:val="Style1"/>
              <w:rPr>
                <w:rFonts w:asciiTheme="majorHAnsi" w:hAnsiTheme="majorHAnsi" w:cstheme="majorHAnsi"/>
                <w:color w:val="auto"/>
              </w:rPr>
            </w:pPr>
            <w:r w:rsidRPr="00C36EB8">
              <w:rPr>
                <w:rFonts w:asciiTheme="majorHAnsi" w:hAnsiTheme="majorHAnsi" w:cstheme="majorHAnsi"/>
                <w:color w:val="auto"/>
              </w:rPr>
              <w:t>16</w:t>
            </w:r>
          </w:p>
        </w:tc>
        <w:tc>
          <w:tcPr>
            <w:tcW w:w="2410" w:type="dxa"/>
          </w:tcPr>
          <w:p w:rsidRPr="00C36EB8" w:rsidR="00505430" w:rsidP="00C36EB8" w:rsidRDefault="00505430" w14:paraId="2D8432F7" w14:textId="407F4622">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USART3 interface</w:t>
            </w:r>
          </w:p>
        </w:tc>
        <w:tc>
          <w:tcPr>
            <w:tcW w:w="5806" w:type="dxa"/>
          </w:tcPr>
          <w:p w:rsidRPr="00C36EB8" w:rsidR="00505430" w:rsidP="00C36EB8" w:rsidRDefault="00DA725E" w14:paraId="43A3FA75" w14:textId="2AD6CA2B">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easily connects to RS232, RS485, USB TO 232, etc.</w:t>
            </w:r>
          </w:p>
        </w:tc>
      </w:tr>
      <w:tr w:rsidRPr="00C36EB8" w:rsidR="00C36EB8" w:rsidTr="00AA7741" w14:paraId="06D7A0A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2B1A728B" w14:textId="33C7696F">
            <w:pPr>
              <w:pStyle w:val="Style1"/>
              <w:rPr>
                <w:rFonts w:asciiTheme="majorHAnsi" w:hAnsiTheme="majorHAnsi" w:cstheme="majorHAnsi"/>
                <w:color w:val="auto"/>
              </w:rPr>
            </w:pPr>
            <w:r w:rsidRPr="00C36EB8">
              <w:rPr>
                <w:rFonts w:asciiTheme="majorHAnsi" w:hAnsiTheme="majorHAnsi" w:cstheme="majorHAnsi"/>
                <w:color w:val="auto"/>
              </w:rPr>
              <w:t>17</w:t>
            </w:r>
          </w:p>
        </w:tc>
        <w:tc>
          <w:tcPr>
            <w:tcW w:w="2410" w:type="dxa"/>
          </w:tcPr>
          <w:p w:rsidRPr="00C36EB8" w:rsidR="00505430" w:rsidP="00C36EB8" w:rsidRDefault="00505430" w14:paraId="30A90A7A" w14:textId="7605F449">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CAN2 interface</w:t>
            </w:r>
          </w:p>
        </w:tc>
        <w:tc>
          <w:tcPr>
            <w:tcW w:w="5806" w:type="dxa"/>
          </w:tcPr>
          <w:p w:rsidRPr="00C36EB8" w:rsidR="00505430" w:rsidP="00C36EB8" w:rsidRDefault="00DA725E" w14:paraId="6003A4D6" w14:textId="63A211D1">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connecting CAN modules</w:t>
            </w:r>
          </w:p>
        </w:tc>
      </w:tr>
      <w:tr w:rsidRPr="00C36EB8" w:rsidR="00C36EB8" w:rsidTr="00AA7741" w14:paraId="5F7D82B7" w14:textId="77777777">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0ACB6C13" w14:textId="0424A211">
            <w:pPr>
              <w:pStyle w:val="Style1"/>
              <w:rPr>
                <w:rFonts w:asciiTheme="majorHAnsi" w:hAnsiTheme="majorHAnsi" w:cstheme="majorHAnsi"/>
                <w:color w:val="auto"/>
              </w:rPr>
            </w:pPr>
            <w:r w:rsidRPr="00C36EB8">
              <w:rPr>
                <w:rFonts w:asciiTheme="majorHAnsi" w:hAnsiTheme="majorHAnsi" w:cstheme="majorHAnsi"/>
                <w:color w:val="auto"/>
              </w:rPr>
              <w:t>18</w:t>
            </w:r>
          </w:p>
        </w:tc>
        <w:tc>
          <w:tcPr>
            <w:tcW w:w="2410" w:type="dxa"/>
          </w:tcPr>
          <w:p w:rsidRPr="00C36EB8" w:rsidR="00505430" w:rsidP="00C36EB8" w:rsidRDefault="00505430" w14:paraId="38FDBFB0" w14:textId="17DF678F">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CAN1 interface</w:t>
            </w:r>
          </w:p>
        </w:tc>
        <w:tc>
          <w:tcPr>
            <w:tcW w:w="5806" w:type="dxa"/>
          </w:tcPr>
          <w:p w:rsidRPr="00C36EB8" w:rsidR="00505430" w:rsidP="00C36EB8" w:rsidRDefault="00DA725E" w14:paraId="79AF91E9" w14:textId="40771C50">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connecting CAN modules</w:t>
            </w:r>
          </w:p>
        </w:tc>
      </w:tr>
      <w:tr w:rsidRPr="00C36EB8" w:rsidR="00C36EB8" w:rsidTr="00AA7741" w14:paraId="46F6B0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13B4A802" w14:textId="0C6A1862">
            <w:pPr>
              <w:pStyle w:val="Style1"/>
              <w:rPr>
                <w:rFonts w:asciiTheme="majorHAnsi" w:hAnsiTheme="majorHAnsi" w:cstheme="majorHAnsi"/>
                <w:color w:val="auto"/>
              </w:rPr>
            </w:pPr>
            <w:r w:rsidRPr="00C36EB8">
              <w:rPr>
                <w:rFonts w:asciiTheme="majorHAnsi" w:hAnsiTheme="majorHAnsi" w:cstheme="majorHAnsi"/>
                <w:color w:val="auto"/>
              </w:rPr>
              <w:t>19</w:t>
            </w:r>
          </w:p>
        </w:tc>
        <w:tc>
          <w:tcPr>
            <w:tcW w:w="2410" w:type="dxa"/>
          </w:tcPr>
          <w:p w:rsidRPr="00C36EB8" w:rsidR="00505430" w:rsidP="00C36EB8" w:rsidRDefault="00505430" w14:paraId="149E08CE" w14:textId="5FF46504">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I2C1/I2C4 interface</w:t>
            </w:r>
          </w:p>
        </w:tc>
        <w:tc>
          <w:tcPr>
            <w:tcW w:w="5806" w:type="dxa"/>
          </w:tcPr>
          <w:p w:rsidRPr="00C36EB8" w:rsidR="00505430" w:rsidP="00C36EB8" w:rsidRDefault="00DA725E" w14:paraId="0DC48388" w14:textId="0B5EAE52">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easily connects to I2C peripherals such as I/O expander (PCF8574), EEPROM (AT24Cxx), 10 DOF IMU Sensor, etc.</w:t>
            </w:r>
          </w:p>
        </w:tc>
      </w:tr>
      <w:tr w:rsidRPr="00C36EB8" w:rsidR="00C36EB8" w:rsidTr="00AA7741" w14:paraId="40DD88E5" w14:textId="77777777">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21962207" w14:textId="5D360F89">
            <w:pPr>
              <w:pStyle w:val="Style1"/>
              <w:rPr>
                <w:rFonts w:asciiTheme="majorHAnsi" w:hAnsiTheme="majorHAnsi" w:cstheme="majorHAnsi"/>
                <w:color w:val="auto"/>
              </w:rPr>
            </w:pPr>
            <w:r w:rsidRPr="00C36EB8">
              <w:rPr>
                <w:rFonts w:asciiTheme="majorHAnsi" w:hAnsiTheme="majorHAnsi" w:cstheme="majorHAnsi"/>
                <w:color w:val="auto"/>
              </w:rPr>
              <w:t>20</w:t>
            </w:r>
          </w:p>
        </w:tc>
        <w:tc>
          <w:tcPr>
            <w:tcW w:w="2410" w:type="dxa"/>
          </w:tcPr>
          <w:p w:rsidRPr="00C36EB8" w:rsidR="00505430" w:rsidP="00C36EB8" w:rsidRDefault="00505430" w14:paraId="17A41946" w14:textId="24F5044A">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MCU pins connector</w:t>
            </w:r>
          </w:p>
        </w:tc>
        <w:tc>
          <w:tcPr>
            <w:tcW w:w="5806" w:type="dxa"/>
          </w:tcPr>
          <w:p w:rsidRPr="00C36EB8" w:rsidR="00505430" w:rsidP="00C36EB8" w:rsidRDefault="00DA725E" w14:paraId="0D6A44C9" w14:textId="62DD265D">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all the MCU I/O ports are accessible on expansion connectors for further expansion</w:t>
            </w:r>
          </w:p>
        </w:tc>
      </w:tr>
      <w:tr w:rsidRPr="00C36EB8" w:rsidR="00C36EB8" w:rsidTr="00AA7741" w14:paraId="01131B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01C72132" w14:textId="7DFEF3DA">
            <w:pPr>
              <w:pStyle w:val="Style1"/>
              <w:rPr>
                <w:rFonts w:asciiTheme="majorHAnsi" w:hAnsiTheme="majorHAnsi" w:cstheme="majorHAnsi"/>
                <w:color w:val="auto"/>
              </w:rPr>
            </w:pPr>
            <w:r w:rsidRPr="00C36EB8">
              <w:rPr>
                <w:rFonts w:asciiTheme="majorHAnsi" w:hAnsiTheme="majorHAnsi" w:cstheme="majorHAnsi"/>
                <w:color w:val="auto"/>
              </w:rPr>
              <w:t>21</w:t>
            </w:r>
          </w:p>
        </w:tc>
        <w:tc>
          <w:tcPr>
            <w:tcW w:w="2410" w:type="dxa"/>
          </w:tcPr>
          <w:p w:rsidRPr="00C36EB8" w:rsidR="00505430" w:rsidP="00C36EB8" w:rsidRDefault="00505430" w14:paraId="4F511996" w14:textId="4088D5AB">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Fonts w:asciiTheme="majorHAnsi" w:hAnsiTheme="majorHAnsi" w:cstheme="majorHAnsi"/>
                <w:color w:val="auto"/>
              </w:rPr>
              <w:t>5V DC jack</w:t>
            </w:r>
          </w:p>
        </w:tc>
        <w:tc>
          <w:tcPr>
            <w:tcW w:w="5806" w:type="dxa"/>
          </w:tcPr>
          <w:p w:rsidRPr="00C36EB8" w:rsidR="00505430" w:rsidP="00C36EB8" w:rsidRDefault="00505430" w14:paraId="754F5F97" w14:textId="77777777">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r w:rsidRPr="00C36EB8" w:rsidR="00C36EB8" w:rsidTr="00AA7741" w14:paraId="353DE02B" w14:textId="77777777">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29F94D8F" w14:textId="38DDE06A">
            <w:pPr>
              <w:pStyle w:val="Style1"/>
              <w:rPr>
                <w:rFonts w:asciiTheme="majorHAnsi" w:hAnsiTheme="majorHAnsi" w:cstheme="majorHAnsi"/>
                <w:color w:val="auto"/>
              </w:rPr>
            </w:pPr>
            <w:r w:rsidRPr="00C36EB8">
              <w:rPr>
                <w:rFonts w:asciiTheme="majorHAnsi" w:hAnsiTheme="majorHAnsi" w:cstheme="majorHAnsi"/>
                <w:color w:val="auto"/>
              </w:rPr>
              <w:t>22</w:t>
            </w:r>
          </w:p>
        </w:tc>
        <w:tc>
          <w:tcPr>
            <w:tcW w:w="2410" w:type="dxa"/>
          </w:tcPr>
          <w:p w:rsidRPr="00C36EB8" w:rsidR="00505430" w:rsidP="00C36EB8" w:rsidRDefault="00505430" w14:paraId="5C212A62" w14:textId="639EB4C9">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5V/3.3V power input/output</w:t>
            </w:r>
          </w:p>
        </w:tc>
        <w:tc>
          <w:tcPr>
            <w:tcW w:w="5806" w:type="dxa"/>
          </w:tcPr>
          <w:p w:rsidRPr="00C36EB8" w:rsidR="00505430" w:rsidP="00C36EB8" w:rsidRDefault="00DA725E" w14:paraId="7F63DDB8" w14:textId="74314A6F">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usually used as power output, also common-grounding with other user board</w:t>
            </w:r>
          </w:p>
        </w:tc>
      </w:tr>
      <w:tr w:rsidRPr="00C36EB8" w:rsidR="00C36EB8" w:rsidTr="00AA7741" w14:paraId="5772957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1604AE33" w14:textId="32F723D7">
            <w:pPr>
              <w:pStyle w:val="Style1"/>
              <w:rPr>
                <w:rFonts w:asciiTheme="majorHAnsi" w:hAnsiTheme="majorHAnsi" w:cstheme="majorHAnsi"/>
                <w:color w:val="auto"/>
              </w:rPr>
            </w:pPr>
            <w:r w:rsidRPr="00C36EB8">
              <w:rPr>
                <w:rFonts w:asciiTheme="majorHAnsi" w:hAnsiTheme="majorHAnsi" w:cstheme="majorHAnsi"/>
                <w:color w:val="auto"/>
              </w:rPr>
              <w:t>23</w:t>
            </w:r>
          </w:p>
        </w:tc>
        <w:tc>
          <w:tcPr>
            <w:tcW w:w="2410" w:type="dxa"/>
          </w:tcPr>
          <w:p w:rsidRPr="00C36EB8" w:rsidR="00505430" w:rsidP="00C36EB8" w:rsidRDefault="00505430" w14:paraId="4C9B8AB5" w14:textId="3D96C0E0">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Power supply switch</w:t>
            </w:r>
          </w:p>
        </w:tc>
        <w:tc>
          <w:tcPr>
            <w:tcW w:w="5806" w:type="dxa"/>
          </w:tcPr>
          <w:p w:rsidRPr="00C36EB8" w:rsidR="00505430" w:rsidP="00C36EB8" w:rsidRDefault="00DA725E" w14:paraId="062513BB" w14:textId="492FD409">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powered from 5VDC OR USB connection of the USART1</w:t>
            </w:r>
          </w:p>
        </w:tc>
      </w:tr>
      <w:tr w:rsidRPr="00C36EB8" w:rsidR="00C36EB8" w:rsidTr="00AA7741" w14:paraId="23057E65" w14:textId="77777777">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7558AFB2" w14:textId="40AFE0D2">
            <w:pPr>
              <w:pStyle w:val="Style1"/>
              <w:rPr>
                <w:rFonts w:asciiTheme="majorHAnsi" w:hAnsiTheme="majorHAnsi" w:cstheme="majorHAnsi"/>
                <w:color w:val="auto"/>
              </w:rPr>
            </w:pPr>
            <w:r w:rsidRPr="00C36EB8">
              <w:rPr>
                <w:rFonts w:asciiTheme="majorHAnsi" w:hAnsiTheme="majorHAnsi" w:cstheme="majorHAnsi"/>
                <w:color w:val="auto"/>
              </w:rPr>
              <w:t>24</w:t>
            </w:r>
          </w:p>
        </w:tc>
        <w:tc>
          <w:tcPr>
            <w:tcW w:w="2410" w:type="dxa"/>
          </w:tcPr>
          <w:p w:rsidRPr="00C36EB8" w:rsidR="00505430" w:rsidP="00C36EB8" w:rsidRDefault="00505430" w14:paraId="6659299C" w14:textId="6EDFBE5C">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CP2102</w:t>
            </w:r>
          </w:p>
        </w:tc>
        <w:tc>
          <w:tcPr>
            <w:tcW w:w="5806" w:type="dxa"/>
          </w:tcPr>
          <w:p w:rsidRPr="00C36EB8" w:rsidR="00505430" w:rsidP="00C36EB8" w:rsidRDefault="00DA725E" w14:paraId="059E3FE2" w14:textId="5869732B">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USB to UART convertor</w:t>
            </w:r>
          </w:p>
        </w:tc>
      </w:tr>
      <w:tr w:rsidRPr="00C36EB8" w:rsidR="00C36EB8" w:rsidTr="00AA7741" w14:paraId="244212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464494D5" w14:textId="3650A59E">
            <w:pPr>
              <w:pStyle w:val="Style1"/>
              <w:rPr>
                <w:rFonts w:asciiTheme="majorHAnsi" w:hAnsiTheme="majorHAnsi" w:cstheme="majorHAnsi"/>
                <w:color w:val="auto"/>
              </w:rPr>
            </w:pPr>
            <w:r w:rsidRPr="00C36EB8">
              <w:rPr>
                <w:rFonts w:asciiTheme="majorHAnsi" w:hAnsiTheme="majorHAnsi" w:cstheme="majorHAnsi"/>
                <w:color w:val="auto"/>
              </w:rPr>
              <w:t>25</w:t>
            </w:r>
          </w:p>
        </w:tc>
        <w:tc>
          <w:tcPr>
            <w:tcW w:w="2410" w:type="dxa"/>
          </w:tcPr>
          <w:p w:rsidRPr="00C36EB8" w:rsidR="00505430" w:rsidP="00C36EB8" w:rsidRDefault="00505430" w14:paraId="500E8CBD" w14:textId="0B9F016C">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LEDs</w:t>
            </w:r>
          </w:p>
        </w:tc>
        <w:tc>
          <w:tcPr>
            <w:tcW w:w="5806" w:type="dxa"/>
          </w:tcPr>
          <w:p w:rsidRPr="00C36EB8" w:rsidR="00505430" w:rsidP="00C36EB8" w:rsidRDefault="00DA725E" w14:paraId="593A14F0" w14:textId="62EC72D5">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convenient for indicating I/O status and/or program running state</w:t>
            </w:r>
          </w:p>
        </w:tc>
      </w:tr>
      <w:tr w:rsidRPr="00C36EB8" w:rsidR="00C36EB8" w:rsidTr="00AA7741" w14:paraId="43731F5D" w14:textId="77777777">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4FA335F9" w14:textId="4EEE6342">
            <w:pPr>
              <w:pStyle w:val="Style1"/>
              <w:rPr>
                <w:rFonts w:asciiTheme="majorHAnsi" w:hAnsiTheme="majorHAnsi" w:cstheme="majorHAnsi"/>
                <w:color w:val="auto"/>
              </w:rPr>
            </w:pPr>
            <w:r w:rsidRPr="00C36EB8">
              <w:rPr>
                <w:rFonts w:asciiTheme="majorHAnsi" w:hAnsiTheme="majorHAnsi" w:cstheme="majorHAnsi"/>
                <w:color w:val="auto"/>
              </w:rPr>
              <w:t>26</w:t>
            </w:r>
          </w:p>
        </w:tc>
        <w:tc>
          <w:tcPr>
            <w:tcW w:w="2410" w:type="dxa"/>
          </w:tcPr>
          <w:p w:rsidRPr="00C36EB8" w:rsidR="00505430" w:rsidP="00C36EB8" w:rsidRDefault="00505430" w14:paraId="435A7663" w14:textId="75D3DFF5">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Joystick</w:t>
            </w:r>
          </w:p>
        </w:tc>
        <w:tc>
          <w:tcPr>
            <w:tcW w:w="5806" w:type="dxa"/>
          </w:tcPr>
          <w:p w:rsidRPr="00C36EB8" w:rsidR="00505430" w:rsidP="00C36EB8" w:rsidRDefault="00DA725E" w14:paraId="007C8125" w14:textId="15D5984E">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five positions</w:t>
            </w:r>
          </w:p>
        </w:tc>
      </w:tr>
      <w:tr w:rsidRPr="00C36EB8" w:rsidR="00C36EB8" w:rsidTr="00AA7741" w14:paraId="00DF085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1565A2CE" w14:textId="2A62B20B">
            <w:pPr>
              <w:pStyle w:val="Style1"/>
              <w:rPr>
                <w:rFonts w:asciiTheme="majorHAnsi" w:hAnsiTheme="majorHAnsi" w:cstheme="majorHAnsi"/>
                <w:color w:val="auto"/>
              </w:rPr>
            </w:pPr>
            <w:r w:rsidRPr="00C36EB8">
              <w:rPr>
                <w:rFonts w:asciiTheme="majorHAnsi" w:hAnsiTheme="majorHAnsi" w:cstheme="majorHAnsi"/>
                <w:color w:val="auto"/>
              </w:rPr>
              <w:t>27</w:t>
            </w:r>
          </w:p>
        </w:tc>
        <w:tc>
          <w:tcPr>
            <w:tcW w:w="2410" w:type="dxa"/>
          </w:tcPr>
          <w:p w:rsidRPr="00C36EB8" w:rsidR="00505430" w:rsidP="00C36EB8" w:rsidRDefault="00505430" w14:paraId="77236D48" w14:textId="0D667701">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WAKE UP button</w:t>
            </w:r>
          </w:p>
        </w:tc>
        <w:tc>
          <w:tcPr>
            <w:tcW w:w="5806" w:type="dxa"/>
          </w:tcPr>
          <w:p w:rsidRPr="00C36EB8" w:rsidR="00505430" w:rsidP="00C36EB8" w:rsidRDefault="00DA725E" w14:paraId="2524690E" w14:textId="7B33AF2F">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used as regular button, and/or wake up the STM32 MCU from sleep</w:t>
            </w:r>
          </w:p>
        </w:tc>
      </w:tr>
      <w:tr w:rsidRPr="00C36EB8" w:rsidR="00C36EB8" w:rsidTr="00AA7741" w14:paraId="63F71EED" w14:textId="77777777">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64417195" w14:textId="27552C62">
            <w:pPr>
              <w:pStyle w:val="Style1"/>
              <w:rPr>
                <w:rFonts w:asciiTheme="majorHAnsi" w:hAnsiTheme="majorHAnsi" w:cstheme="majorHAnsi"/>
                <w:color w:val="auto"/>
              </w:rPr>
            </w:pPr>
            <w:r w:rsidRPr="00C36EB8">
              <w:rPr>
                <w:rFonts w:asciiTheme="majorHAnsi" w:hAnsiTheme="majorHAnsi" w:cstheme="majorHAnsi"/>
                <w:color w:val="auto"/>
              </w:rPr>
              <w:t>28</w:t>
            </w:r>
          </w:p>
        </w:tc>
        <w:tc>
          <w:tcPr>
            <w:tcW w:w="2410" w:type="dxa"/>
          </w:tcPr>
          <w:p w:rsidRPr="00C36EB8" w:rsidR="00505430" w:rsidP="00C36EB8" w:rsidRDefault="00505430" w14:paraId="3DAF4921" w14:textId="3D3C9D7E">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Fonts w:asciiTheme="majorHAnsi" w:hAnsiTheme="majorHAnsi" w:cstheme="majorHAnsi"/>
                <w:color w:val="auto"/>
              </w:rPr>
              <w:t>Reset button</w:t>
            </w:r>
          </w:p>
        </w:tc>
        <w:tc>
          <w:tcPr>
            <w:tcW w:w="5806" w:type="dxa"/>
          </w:tcPr>
          <w:p w:rsidRPr="00C36EB8" w:rsidR="00505430" w:rsidP="00C36EB8" w:rsidRDefault="00505430" w14:paraId="08955554" w14:textId="77777777">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p>
        </w:tc>
      </w:tr>
      <w:tr w:rsidRPr="00C36EB8" w:rsidR="00C36EB8" w:rsidTr="00AA7741" w14:paraId="4EEBA5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330327BC" w14:textId="09948405">
            <w:pPr>
              <w:pStyle w:val="Style1"/>
              <w:rPr>
                <w:rFonts w:asciiTheme="majorHAnsi" w:hAnsiTheme="majorHAnsi" w:cstheme="majorHAnsi"/>
                <w:color w:val="auto"/>
              </w:rPr>
            </w:pPr>
            <w:r w:rsidRPr="00C36EB8">
              <w:rPr>
                <w:rFonts w:asciiTheme="majorHAnsi" w:hAnsiTheme="majorHAnsi" w:cstheme="majorHAnsi"/>
                <w:color w:val="auto"/>
              </w:rPr>
              <w:t>29</w:t>
            </w:r>
          </w:p>
        </w:tc>
        <w:tc>
          <w:tcPr>
            <w:tcW w:w="2410" w:type="dxa"/>
          </w:tcPr>
          <w:p w:rsidRPr="00C36EB8" w:rsidR="00505430" w:rsidP="00C36EB8" w:rsidRDefault="00505430" w14:paraId="1B181617" w14:textId="45EB4AAC">
            <w:pPr>
              <w:pStyle w:val="Style1"/>
              <w:cnfStyle w:val="000000100000" w:firstRow="0" w:lastRow="0" w:firstColumn="0" w:lastColumn="0" w:oddVBand="0" w:evenVBand="0" w:oddHBand="1" w:evenHBand="0" w:firstRowFirstColumn="0" w:firstRowLastColumn="0" w:lastRowFirstColumn="0" w:lastRowLastColumn="0"/>
              <w:rPr>
                <w:rStyle w:val="lev"/>
                <w:rFonts w:eastAsia="Times New Roman" w:asciiTheme="majorHAnsi" w:hAnsiTheme="majorHAnsi" w:cstheme="majorHAnsi"/>
                <w:b w:val="0"/>
                <w:bCs w:val="0"/>
                <w:color w:val="auto"/>
                <w:lang w:eastAsia="fr-FR"/>
              </w:rPr>
            </w:pPr>
            <w:r w:rsidRPr="00C36EB8">
              <w:rPr>
                <w:rFonts w:eastAsia="Times New Roman" w:asciiTheme="majorHAnsi" w:hAnsiTheme="majorHAnsi" w:cstheme="majorHAnsi"/>
                <w:color w:val="auto"/>
                <w:lang w:eastAsia="fr-FR"/>
              </w:rPr>
              <w:t>USART1 jumper</w:t>
            </w:r>
          </w:p>
        </w:tc>
        <w:tc>
          <w:tcPr>
            <w:tcW w:w="5806" w:type="dxa"/>
          </w:tcPr>
          <w:p w:rsidRPr="00C36EB8" w:rsidR="00505430" w:rsidP="00C36EB8" w:rsidRDefault="00505430" w14:paraId="06142C14" w14:textId="77777777">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r w:rsidRPr="00C36EB8" w:rsidR="00C36EB8" w:rsidTr="00AA7741" w14:paraId="13F32367" w14:textId="77777777">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2D660179" w14:textId="2199742F">
            <w:pPr>
              <w:pStyle w:val="Style1"/>
              <w:rPr>
                <w:rFonts w:asciiTheme="majorHAnsi" w:hAnsiTheme="majorHAnsi" w:cstheme="majorHAnsi"/>
                <w:color w:val="auto"/>
              </w:rPr>
            </w:pPr>
            <w:r w:rsidRPr="00C36EB8">
              <w:rPr>
                <w:rFonts w:asciiTheme="majorHAnsi" w:hAnsiTheme="majorHAnsi" w:cstheme="majorHAnsi"/>
                <w:color w:val="auto"/>
              </w:rPr>
              <w:t>30</w:t>
            </w:r>
          </w:p>
        </w:tc>
        <w:tc>
          <w:tcPr>
            <w:tcW w:w="2410" w:type="dxa"/>
          </w:tcPr>
          <w:p w:rsidRPr="00C36EB8" w:rsidR="00505430" w:rsidP="00C36EB8" w:rsidRDefault="00505430" w14:paraId="3D535054" w14:textId="7D75BB30">
            <w:pPr>
              <w:pStyle w:val="Style1"/>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auto"/>
                <w:lang w:eastAsia="fr-FR"/>
              </w:rPr>
            </w:pPr>
            <w:r w:rsidRPr="00C36EB8">
              <w:rPr>
                <w:rStyle w:val="lev"/>
                <w:rFonts w:asciiTheme="majorHAnsi" w:hAnsiTheme="majorHAnsi" w:cstheme="majorHAnsi"/>
                <w:b w:val="0"/>
                <w:bCs w:val="0"/>
                <w:color w:val="auto"/>
                <w:shd w:val="clear" w:color="auto" w:fill="FFFFFF"/>
              </w:rPr>
              <w:t>LED jumper</w:t>
            </w:r>
          </w:p>
        </w:tc>
        <w:tc>
          <w:tcPr>
            <w:tcW w:w="5806" w:type="dxa"/>
          </w:tcPr>
          <w:p w:rsidRPr="00C36EB8" w:rsidR="00DA725E" w:rsidP="00C36EB8" w:rsidRDefault="00DA725E" w14:paraId="680646C9" w14:textId="0D26E155">
            <w:pPr>
              <w:pStyle w:val="Style1"/>
              <w:numPr>
                <w:ilvl w:val="0"/>
                <w:numId w:val="78"/>
              </w:numPr>
              <w:spacing w:line="276"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auto"/>
                <w:lang w:eastAsia="fr-FR"/>
              </w:rPr>
            </w:pPr>
            <w:r w:rsidRPr="00C36EB8">
              <w:rPr>
                <w:rFonts w:eastAsia="Times New Roman" w:asciiTheme="majorHAnsi" w:hAnsiTheme="majorHAnsi" w:cstheme="majorHAnsi"/>
                <w:color w:val="auto"/>
                <w:lang w:eastAsia="fr-FR"/>
              </w:rPr>
              <w:t>short the jumper to connect to default I/Os used in example code</w:t>
            </w:r>
          </w:p>
          <w:p w:rsidRPr="00C36EB8" w:rsidR="00505430" w:rsidP="00C36EB8" w:rsidRDefault="00DA725E" w14:paraId="403D8A65" w14:textId="3E050412">
            <w:pPr>
              <w:pStyle w:val="Style1"/>
              <w:numPr>
                <w:ilvl w:val="0"/>
                <w:numId w:val="78"/>
              </w:numPr>
              <w:spacing w:line="276"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auto"/>
                <w:lang w:eastAsia="fr-FR"/>
              </w:rPr>
            </w:pPr>
            <w:r w:rsidRPr="00C36EB8">
              <w:rPr>
                <w:rFonts w:eastAsia="Times New Roman" w:asciiTheme="majorHAnsi" w:hAnsiTheme="majorHAnsi" w:cstheme="majorHAnsi"/>
                <w:color w:val="auto"/>
                <w:lang w:eastAsia="fr-FR"/>
              </w:rPr>
              <w:t>open the jumper to connect to custom I/Os via jumper wires</w:t>
            </w:r>
          </w:p>
        </w:tc>
      </w:tr>
      <w:tr w:rsidRPr="00C36EB8" w:rsidR="00C36EB8" w:rsidTr="00AA7741" w14:paraId="2ED68D8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3EF56288" w14:textId="170AE3AD">
            <w:pPr>
              <w:pStyle w:val="Style1"/>
              <w:rPr>
                <w:rFonts w:asciiTheme="majorHAnsi" w:hAnsiTheme="majorHAnsi" w:cstheme="majorHAnsi"/>
                <w:color w:val="auto"/>
              </w:rPr>
            </w:pPr>
            <w:r w:rsidRPr="00C36EB8">
              <w:rPr>
                <w:rFonts w:asciiTheme="majorHAnsi" w:hAnsiTheme="majorHAnsi" w:cstheme="majorHAnsi"/>
                <w:color w:val="auto"/>
              </w:rPr>
              <w:lastRenderedPageBreak/>
              <w:t>31</w:t>
            </w:r>
          </w:p>
        </w:tc>
        <w:tc>
          <w:tcPr>
            <w:tcW w:w="2410" w:type="dxa"/>
          </w:tcPr>
          <w:p w:rsidRPr="00C36EB8" w:rsidR="00505430" w:rsidP="00C36EB8" w:rsidRDefault="00505430" w14:paraId="66D1C97B" w14:textId="1B4FC334">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KEY jumper</w:t>
            </w:r>
          </w:p>
        </w:tc>
        <w:tc>
          <w:tcPr>
            <w:tcW w:w="5806" w:type="dxa"/>
          </w:tcPr>
          <w:p w:rsidRPr="00C36EB8" w:rsidR="00DA725E" w:rsidP="00C36EB8" w:rsidRDefault="00DA725E" w14:paraId="56102FF1" w14:textId="654FA86F">
            <w:pPr>
              <w:pStyle w:val="Style1"/>
              <w:numPr>
                <w:ilvl w:val="0"/>
                <w:numId w:val="79"/>
              </w:num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short the jumper to connect to default I/Os used in example code</w:t>
            </w:r>
          </w:p>
          <w:p w:rsidRPr="00C36EB8" w:rsidR="00505430" w:rsidP="00C36EB8" w:rsidRDefault="00DA725E" w14:paraId="192B57DE" w14:textId="145BA48F">
            <w:pPr>
              <w:pStyle w:val="Style1"/>
              <w:numPr>
                <w:ilvl w:val="0"/>
                <w:numId w:val="79"/>
              </w:num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open the jumper to connect to custom I/Os via jumper wires</w:t>
            </w:r>
          </w:p>
        </w:tc>
      </w:tr>
      <w:tr w:rsidRPr="00C36EB8" w:rsidR="00C36EB8" w:rsidTr="00AA7741" w14:paraId="76E8C324" w14:textId="77777777">
        <w:tc>
          <w:tcPr>
            <w:cnfStyle w:val="001000000000" w:firstRow="0" w:lastRow="0" w:firstColumn="1" w:lastColumn="0" w:oddVBand="0" w:evenVBand="0" w:oddHBand="0" w:evenHBand="0" w:firstRowFirstColumn="0" w:firstRowLastColumn="0" w:lastRowFirstColumn="0" w:lastRowLastColumn="0"/>
            <w:tcW w:w="846" w:type="dxa"/>
          </w:tcPr>
          <w:p w:rsidRPr="00C36EB8" w:rsidR="00505430" w:rsidP="00C36EB8" w:rsidRDefault="00DA725E" w14:paraId="54084CE7" w14:textId="17CD2AF5">
            <w:pPr>
              <w:pStyle w:val="Style1"/>
              <w:rPr>
                <w:rFonts w:asciiTheme="majorHAnsi" w:hAnsiTheme="majorHAnsi" w:cstheme="majorHAnsi"/>
                <w:color w:val="auto"/>
              </w:rPr>
            </w:pPr>
            <w:r w:rsidRPr="00C36EB8">
              <w:rPr>
                <w:rFonts w:asciiTheme="majorHAnsi" w:hAnsiTheme="majorHAnsi" w:cstheme="majorHAnsi"/>
                <w:color w:val="auto"/>
              </w:rPr>
              <w:t>32</w:t>
            </w:r>
          </w:p>
        </w:tc>
        <w:tc>
          <w:tcPr>
            <w:tcW w:w="2410" w:type="dxa"/>
          </w:tcPr>
          <w:p w:rsidRPr="00C36EB8" w:rsidR="00505430" w:rsidP="00C36EB8" w:rsidRDefault="00505430" w14:paraId="5D7B2909" w14:textId="6AFFD922">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sz w:val="22"/>
                <w:szCs w:val="22"/>
                <w:shd w:val="clear" w:color="auto" w:fill="FFFFFF"/>
              </w:rPr>
            </w:pPr>
            <w:r w:rsidRPr="00C36EB8">
              <w:rPr>
                <w:rStyle w:val="lev"/>
                <w:rFonts w:asciiTheme="majorHAnsi" w:hAnsiTheme="majorHAnsi" w:cstheme="majorHAnsi"/>
                <w:b w:val="0"/>
                <w:bCs w:val="0"/>
                <w:color w:val="auto"/>
                <w:sz w:val="22"/>
                <w:szCs w:val="22"/>
                <w:shd w:val="clear" w:color="auto" w:fill="FFFFFF"/>
              </w:rPr>
              <w:t>Arduino jumper</w:t>
            </w:r>
          </w:p>
        </w:tc>
        <w:tc>
          <w:tcPr>
            <w:tcW w:w="5806" w:type="dxa"/>
          </w:tcPr>
          <w:p w:rsidRPr="00C36EB8" w:rsidR="00DA725E" w:rsidP="00C36EB8" w:rsidRDefault="00DA725E" w14:paraId="11813D7E" w14:textId="1B061705">
            <w:pPr>
              <w:pStyle w:val="Style1"/>
              <w:numPr>
                <w:ilvl w:val="0"/>
                <w:numId w:val="80"/>
              </w:numPr>
              <w:spacing w:line="276"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auto"/>
                <w:lang w:eastAsia="fr-FR"/>
              </w:rPr>
            </w:pPr>
            <w:r w:rsidRPr="00C36EB8">
              <w:rPr>
                <w:rFonts w:eastAsia="Times New Roman" w:asciiTheme="majorHAnsi" w:hAnsiTheme="majorHAnsi" w:cstheme="majorHAnsi"/>
                <w:color w:val="auto"/>
                <w:lang w:eastAsia="fr-FR"/>
              </w:rPr>
              <w:t>short the upper pins, A4, A5 is used as AD function</w:t>
            </w:r>
          </w:p>
          <w:p w:rsidRPr="00C36EB8" w:rsidR="00505430" w:rsidP="00C36EB8" w:rsidRDefault="00DA725E" w14:paraId="58E2266B" w14:textId="5AE884C6">
            <w:pPr>
              <w:pStyle w:val="Style1"/>
              <w:numPr>
                <w:ilvl w:val="0"/>
                <w:numId w:val="80"/>
              </w:numPr>
              <w:spacing w:line="276" w:lineRule="auto"/>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auto"/>
                <w:lang w:eastAsia="fr-FR"/>
              </w:rPr>
            </w:pPr>
            <w:r w:rsidRPr="00C36EB8">
              <w:rPr>
                <w:rFonts w:eastAsia="Times New Roman" w:asciiTheme="majorHAnsi" w:hAnsiTheme="majorHAnsi" w:cstheme="majorHAnsi"/>
                <w:color w:val="auto"/>
                <w:lang w:eastAsia="fr-FR"/>
              </w:rPr>
              <w:t>short the lower pins, A4, A5 is used as I2C function</w:t>
            </w:r>
          </w:p>
        </w:tc>
      </w:tr>
    </w:tbl>
    <w:p w:rsidR="00505430" w:rsidP="00387B93" w:rsidRDefault="00505430" w14:paraId="339A8BCF" w14:textId="5AEEE5E8">
      <w:pPr>
        <w:pStyle w:val="Style1"/>
        <w:ind w:firstLine="360"/>
      </w:pPr>
    </w:p>
    <w:p w:rsidRPr="000F23C7" w:rsidR="00AA7741" w:rsidP="00010AC7" w:rsidRDefault="000F23C7" w14:paraId="49A16BBF" w14:textId="19F6CEC0">
      <w:pPr>
        <w:pStyle w:val="Style1"/>
        <w:numPr>
          <w:ilvl w:val="0"/>
          <w:numId w:val="29"/>
        </w:numPr>
        <w:rPr>
          <w:b/>
          <w:bCs/>
          <w:sz w:val="28"/>
          <w:szCs w:val="28"/>
        </w:rPr>
      </w:pPr>
      <w:r>
        <w:rPr>
          <w:noProof/>
          <w:lang w:eastAsia="fr-FR"/>
        </w:rPr>
        <w:drawing>
          <wp:anchor distT="0" distB="0" distL="114300" distR="114300" simplePos="0" relativeHeight="251767808" behindDoc="0" locked="0" layoutInCell="1" allowOverlap="1" wp14:anchorId="40834F9B" wp14:editId="0536A52C">
            <wp:simplePos x="0" y="0"/>
            <wp:positionH relativeFrom="margin">
              <wp:posOffset>1304925</wp:posOffset>
            </wp:positionH>
            <wp:positionV relativeFrom="paragraph">
              <wp:posOffset>195580</wp:posOffset>
            </wp:positionV>
            <wp:extent cx="3608070" cy="2608580"/>
            <wp:effectExtent l="0" t="0" r="0" b="127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reH743I-intro.jpg"/>
                    <pic:cNvPicPr/>
                  </pic:nvPicPr>
                  <pic:blipFill>
                    <a:blip r:embed="rId47">
                      <a:extLst>
                        <a:ext uri="{28A0092B-C50C-407E-A947-70E740481C1C}">
                          <a14:useLocalDpi xmlns:a14="http://schemas.microsoft.com/office/drawing/2010/main" val="0"/>
                        </a:ext>
                      </a:extLst>
                    </a:blip>
                    <a:stretch>
                      <a:fillRect/>
                    </a:stretch>
                  </pic:blipFill>
                  <pic:spPr>
                    <a:xfrm>
                      <a:off x="0" y="0"/>
                      <a:ext cx="3608070" cy="2608580"/>
                    </a:xfrm>
                    <a:prstGeom prst="rect">
                      <a:avLst/>
                    </a:prstGeom>
                  </pic:spPr>
                </pic:pic>
              </a:graphicData>
            </a:graphic>
            <wp14:sizeRelH relativeFrom="margin">
              <wp14:pctWidth>0</wp14:pctWidth>
            </wp14:sizeRelH>
            <wp14:sizeRelV relativeFrom="margin">
              <wp14:pctHeight>0</wp14:pctHeight>
            </wp14:sizeRelV>
          </wp:anchor>
        </w:drawing>
      </w:r>
      <w:r w:rsidRPr="000F23C7" w:rsidR="00AA7741">
        <w:rPr>
          <w:b/>
          <w:bCs/>
          <w:sz w:val="28"/>
          <w:szCs w:val="28"/>
        </w:rPr>
        <w:t>CoreH743I</w:t>
      </w:r>
    </w:p>
    <w:p w:rsidR="00AA7741" w:rsidP="00AA7741" w:rsidRDefault="00AA7741" w14:paraId="4FDB141E" w14:textId="6FE88B47">
      <w:pPr>
        <w:pStyle w:val="Style1"/>
        <w:ind w:left="720"/>
      </w:pPr>
    </w:p>
    <w:p w:rsidR="00505430" w:rsidP="00387B93" w:rsidRDefault="00505430" w14:paraId="4AF2508D" w14:textId="77777777">
      <w:pPr>
        <w:pStyle w:val="Style1"/>
        <w:ind w:firstLine="360"/>
      </w:pPr>
    </w:p>
    <w:p w:rsidR="00505430" w:rsidP="00387B93" w:rsidRDefault="00505430" w14:paraId="4D090E95" w14:textId="77777777">
      <w:pPr>
        <w:pStyle w:val="Style1"/>
        <w:ind w:firstLine="360"/>
      </w:pPr>
    </w:p>
    <w:p w:rsidR="00505430" w:rsidP="00387B93" w:rsidRDefault="00505430" w14:paraId="6F815067" w14:textId="77777777">
      <w:pPr>
        <w:pStyle w:val="Style1"/>
        <w:ind w:firstLine="360"/>
      </w:pPr>
    </w:p>
    <w:p w:rsidR="00505430" w:rsidP="00387B93" w:rsidRDefault="00505430" w14:paraId="4EF67D4C" w14:textId="77777777">
      <w:pPr>
        <w:pStyle w:val="Style1"/>
        <w:ind w:firstLine="360"/>
      </w:pPr>
    </w:p>
    <w:p w:rsidR="00AA7741" w:rsidP="00387B93" w:rsidRDefault="00AA7741" w14:paraId="6C62DAAF" w14:textId="77777777">
      <w:pPr>
        <w:pStyle w:val="Style1"/>
        <w:ind w:firstLine="360"/>
      </w:pPr>
    </w:p>
    <w:p w:rsidR="00AA7741" w:rsidP="00387B93" w:rsidRDefault="00AA7741" w14:paraId="276C6E1A" w14:textId="77777777">
      <w:pPr>
        <w:pStyle w:val="Style1"/>
        <w:ind w:firstLine="360"/>
      </w:pPr>
    </w:p>
    <w:p w:rsidR="00AA7741" w:rsidP="00387B93" w:rsidRDefault="00AA7741" w14:paraId="222F110C" w14:textId="77777777">
      <w:pPr>
        <w:pStyle w:val="Style1"/>
        <w:ind w:firstLine="360"/>
      </w:pPr>
    </w:p>
    <w:tbl>
      <w:tblPr>
        <w:tblStyle w:val="TableauGrille6Couleur-Accentuation1"/>
        <w:tblW w:w="0" w:type="auto"/>
        <w:tblLook w:val="04A0" w:firstRow="1" w:lastRow="0" w:firstColumn="1" w:lastColumn="0" w:noHBand="0" w:noVBand="1"/>
      </w:tblPr>
      <w:tblGrid>
        <w:gridCol w:w="763"/>
        <w:gridCol w:w="2351"/>
        <w:gridCol w:w="5948"/>
      </w:tblGrid>
      <w:tr w:rsidRPr="000F23C7" w:rsidR="000F23C7" w:rsidTr="000F23C7" w14:paraId="39B4DA2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rsidRPr="000F23C7" w:rsidR="000F23C7" w:rsidP="000F23C7" w:rsidRDefault="000F23C7" w14:paraId="31C6F40B" w14:textId="4B3EE67E">
            <w:pPr>
              <w:pStyle w:val="Style1"/>
              <w:spacing w:line="276" w:lineRule="auto"/>
              <w:rPr>
                <w:rFonts w:asciiTheme="majorHAnsi" w:hAnsiTheme="majorHAnsi" w:cstheme="majorHAnsi"/>
                <w:color w:val="auto"/>
              </w:rPr>
            </w:pPr>
            <w:r w:rsidRPr="000F23C7">
              <w:rPr>
                <w:rFonts w:asciiTheme="majorHAnsi" w:hAnsiTheme="majorHAnsi" w:cstheme="majorHAnsi"/>
                <w:color w:val="auto"/>
              </w:rPr>
              <w:t>N°</w:t>
            </w:r>
          </w:p>
        </w:tc>
        <w:tc>
          <w:tcPr>
            <w:tcW w:w="2351" w:type="dxa"/>
          </w:tcPr>
          <w:p w:rsidRPr="000F23C7" w:rsidR="000F23C7" w:rsidP="000F23C7" w:rsidRDefault="000F23C7" w14:paraId="388D1334" w14:textId="48E8C5DB">
            <w:pPr>
              <w:pStyle w:val="Style1"/>
              <w:spacing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Nom de composant</w:t>
            </w:r>
          </w:p>
        </w:tc>
        <w:tc>
          <w:tcPr>
            <w:tcW w:w="5948" w:type="dxa"/>
          </w:tcPr>
          <w:p w:rsidRPr="000F23C7" w:rsidR="000F23C7" w:rsidP="000F23C7" w:rsidRDefault="000F23C7" w14:paraId="17267721" w14:textId="4A13F03F">
            <w:pPr>
              <w:pStyle w:val="Style1"/>
              <w:spacing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Description </w:t>
            </w:r>
          </w:p>
        </w:tc>
      </w:tr>
      <w:tr w:rsidRPr="000F23C7" w:rsidR="000F23C7" w:rsidTr="000F23C7" w14:paraId="579F578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rsidRPr="000F23C7" w:rsidR="00C36EB8" w:rsidP="000F23C7" w:rsidRDefault="00C36EB8" w14:paraId="1865CB56" w14:textId="5C99F5DF">
            <w:pPr>
              <w:pStyle w:val="Style1"/>
              <w:spacing w:line="276" w:lineRule="auto"/>
              <w:rPr>
                <w:rFonts w:asciiTheme="majorHAnsi" w:hAnsiTheme="majorHAnsi" w:cstheme="majorHAnsi"/>
                <w:color w:val="auto"/>
              </w:rPr>
            </w:pPr>
            <w:r w:rsidRPr="000F23C7">
              <w:rPr>
                <w:rFonts w:asciiTheme="majorHAnsi" w:hAnsiTheme="majorHAnsi" w:cstheme="majorHAnsi"/>
                <w:color w:val="auto"/>
              </w:rPr>
              <w:t>1</w:t>
            </w:r>
          </w:p>
        </w:tc>
        <w:tc>
          <w:tcPr>
            <w:tcW w:w="2351" w:type="dxa"/>
          </w:tcPr>
          <w:p w:rsidRPr="000F23C7" w:rsidR="00C36EB8" w:rsidP="000F23C7" w:rsidRDefault="000F23C7" w14:paraId="14366ADA" w14:textId="1666D482">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STM32H743IIT6</w:t>
            </w:r>
          </w:p>
        </w:tc>
        <w:tc>
          <w:tcPr>
            <w:tcW w:w="5948" w:type="dxa"/>
          </w:tcPr>
          <w:p w:rsidRPr="000F23C7" w:rsidR="000F23C7" w:rsidP="000F23C7" w:rsidRDefault="000F23C7" w14:paraId="01148A4C" w14:textId="7777777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the high performance STM32 MCU which features:</w:t>
            </w:r>
          </w:p>
          <w:p w:rsidRPr="000F23C7" w:rsidR="000F23C7" w:rsidP="000F23C7" w:rsidRDefault="000F23C7" w14:paraId="0C0A3D82" w14:textId="7777777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Core</w:t>
            </w:r>
            <w:r w:rsidRPr="000F23C7">
              <w:rPr>
                <w:rFonts w:asciiTheme="majorHAnsi" w:hAnsiTheme="majorHAnsi" w:cstheme="majorHAnsi"/>
                <w:color w:val="auto"/>
              </w:rPr>
              <w:t>: Cortex-M7 32-bit RISC + double-precision FPU + Chrom-ART graphic accelerator</w:t>
            </w:r>
          </w:p>
          <w:p w:rsidRPr="000F23C7" w:rsidR="000F23C7" w:rsidP="000F23C7" w:rsidRDefault="000F23C7" w14:paraId="7FE66B08" w14:textId="7777777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Feature</w:t>
            </w:r>
            <w:r w:rsidRPr="000F23C7">
              <w:rPr>
                <w:rFonts w:asciiTheme="majorHAnsi" w:hAnsiTheme="majorHAnsi" w:cstheme="majorHAnsi"/>
                <w:color w:val="auto"/>
              </w:rPr>
              <w:t>: single-cycle DSP instructions</w:t>
            </w:r>
          </w:p>
          <w:p w:rsidRPr="000F23C7" w:rsidR="000F23C7" w:rsidP="000F23C7" w:rsidRDefault="000F23C7" w14:paraId="45A51033" w14:textId="7777777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Operating Frequency</w:t>
            </w:r>
            <w:r w:rsidRPr="000F23C7">
              <w:rPr>
                <w:rFonts w:asciiTheme="majorHAnsi" w:hAnsiTheme="majorHAnsi" w:cstheme="majorHAnsi"/>
                <w:color w:val="auto"/>
              </w:rPr>
              <w:t>: 480MHz, 1027 DMIPS / 2.14 DMIPS/MHz</w:t>
            </w:r>
          </w:p>
          <w:p w:rsidRPr="000F23C7" w:rsidR="000F23C7" w:rsidP="000F23C7" w:rsidRDefault="000F23C7" w14:paraId="686B412D" w14:textId="7777777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Operating Voltage</w:t>
            </w:r>
            <w:r w:rsidRPr="000F23C7">
              <w:rPr>
                <w:rFonts w:asciiTheme="majorHAnsi" w:hAnsiTheme="majorHAnsi" w:cstheme="majorHAnsi"/>
                <w:color w:val="auto"/>
              </w:rPr>
              <w:t>: 1.62V-3.6V</w:t>
            </w:r>
          </w:p>
          <w:p w:rsidRPr="000F23C7" w:rsidR="000F23C7" w:rsidP="000F23C7" w:rsidRDefault="000F23C7" w14:paraId="75B05494" w14:textId="7777777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Package</w:t>
            </w:r>
            <w:r w:rsidRPr="000F23C7">
              <w:rPr>
                <w:rFonts w:asciiTheme="majorHAnsi" w:hAnsiTheme="majorHAnsi" w:cstheme="majorHAnsi"/>
                <w:color w:val="auto"/>
              </w:rPr>
              <w:t>: LQFP176</w:t>
            </w:r>
          </w:p>
          <w:p w:rsidRPr="000F23C7" w:rsidR="000F23C7" w:rsidP="000F23C7" w:rsidRDefault="000F23C7" w14:paraId="08A9ADED" w14:textId="7777777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Memories</w:t>
            </w:r>
            <w:r w:rsidRPr="000F23C7">
              <w:rPr>
                <w:rFonts w:asciiTheme="majorHAnsi" w:hAnsiTheme="majorHAnsi" w:cstheme="majorHAnsi"/>
                <w:color w:val="auto"/>
              </w:rPr>
              <w:t>: 2MB Flash, 1MB RAM (864KB User+192KB TCM+4KB Backup)</w:t>
            </w:r>
          </w:p>
          <w:p w:rsidRPr="000F23C7" w:rsidR="000F23C7" w:rsidP="000F23C7" w:rsidRDefault="000F23C7" w14:paraId="5072B7B3" w14:textId="7777777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AD &amp; DA converters</w:t>
            </w:r>
            <w:r w:rsidRPr="000F23C7">
              <w:rPr>
                <w:rFonts w:asciiTheme="majorHAnsi" w:hAnsiTheme="majorHAnsi" w:cstheme="majorHAnsi"/>
                <w:color w:val="auto"/>
              </w:rPr>
              <w:t>: 3 x AD (16-bit); 2 x DA (12-bit)</w:t>
            </w:r>
          </w:p>
          <w:p w:rsidRPr="000F23C7" w:rsidR="000F23C7" w:rsidP="000F23C7" w:rsidRDefault="000F23C7" w14:paraId="5BFE2611" w14:textId="7777777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Debugging/Programming</w:t>
            </w:r>
            <w:r w:rsidRPr="000F23C7">
              <w:rPr>
                <w:rFonts w:asciiTheme="majorHAnsi" w:hAnsiTheme="majorHAnsi" w:cstheme="majorHAnsi"/>
                <w:color w:val="auto"/>
              </w:rPr>
              <w:t>: supports JTAG/SWD interfaces, supports IAP</w:t>
            </w:r>
          </w:p>
          <w:p w:rsidRPr="000F23C7" w:rsidR="00C36EB8" w:rsidP="000F23C7" w:rsidRDefault="00C36EB8" w14:paraId="06ADE10D" w14:textId="7777777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r w:rsidRPr="000F23C7" w:rsidR="000F23C7" w:rsidTr="000F23C7" w14:paraId="3781AECA" w14:textId="77777777">
        <w:tc>
          <w:tcPr>
            <w:cnfStyle w:val="001000000000" w:firstRow="0" w:lastRow="0" w:firstColumn="1" w:lastColumn="0" w:oddVBand="0" w:evenVBand="0" w:oddHBand="0" w:evenHBand="0" w:firstRowFirstColumn="0" w:firstRowLastColumn="0" w:lastRowFirstColumn="0" w:lastRowLastColumn="0"/>
            <w:tcW w:w="763" w:type="dxa"/>
          </w:tcPr>
          <w:p w:rsidRPr="000F23C7" w:rsidR="00C36EB8" w:rsidP="000F23C7" w:rsidRDefault="00C36EB8" w14:paraId="705F451A" w14:textId="197A6087">
            <w:pPr>
              <w:pStyle w:val="Style1"/>
              <w:spacing w:line="276" w:lineRule="auto"/>
              <w:rPr>
                <w:rFonts w:asciiTheme="majorHAnsi" w:hAnsiTheme="majorHAnsi" w:cstheme="majorHAnsi"/>
                <w:color w:val="auto"/>
              </w:rPr>
            </w:pPr>
            <w:r w:rsidRPr="000F23C7">
              <w:rPr>
                <w:rFonts w:asciiTheme="majorHAnsi" w:hAnsiTheme="majorHAnsi" w:cstheme="majorHAnsi"/>
                <w:color w:val="auto"/>
              </w:rPr>
              <w:t>2</w:t>
            </w:r>
          </w:p>
        </w:tc>
        <w:tc>
          <w:tcPr>
            <w:tcW w:w="2351" w:type="dxa"/>
          </w:tcPr>
          <w:p w:rsidRPr="000F23C7" w:rsidR="00C36EB8" w:rsidP="000F23C7" w:rsidRDefault="000F23C7" w14:paraId="11EAE0EC" w14:textId="5E43B336">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IC42S16400J / IS42S16400J</w:t>
            </w:r>
          </w:p>
        </w:tc>
        <w:tc>
          <w:tcPr>
            <w:tcW w:w="5948" w:type="dxa"/>
          </w:tcPr>
          <w:p w:rsidRPr="000F23C7" w:rsidR="00C36EB8" w:rsidP="000F23C7" w:rsidRDefault="000F23C7" w14:paraId="7AC3758D" w14:textId="0BC9F835">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SDRAM 1 Meg Bits x 16 Bits x 4 Banks (64-MBIT)</w:t>
            </w:r>
          </w:p>
        </w:tc>
      </w:tr>
      <w:tr w:rsidRPr="000F23C7" w:rsidR="000F23C7" w:rsidTr="000F23C7" w14:paraId="33BD941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rsidRPr="000F23C7" w:rsidR="00C36EB8" w:rsidP="000F23C7" w:rsidRDefault="00C36EB8" w14:paraId="1B4E9493" w14:textId="06D5DFD5">
            <w:pPr>
              <w:pStyle w:val="Style1"/>
              <w:spacing w:line="276" w:lineRule="auto"/>
              <w:rPr>
                <w:rFonts w:asciiTheme="majorHAnsi" w:hAnsiTheme="majorHAnsi" w:cstheme="majorHAnsi"/>
                <w:color w:val="auto"/>
              </w:rPr>
            </w:pPr>
            <w:r w:rsidRPr="000F23C7">
              <w:rPr>
                <w:rFonts w:asciiTheme="majorHAnsi" w:hAnsiTheme="majorHAnsi" w:cstheme="majorHAnsi"/>
                <w:color w:val="auto"/>
              </w:rPr>
              <w:t>3</w:t>
            </w:r>
          </w:p>
        </w:tc>
        <w:tc>
          <w:tcPr>
            <w:tcW w:w="2351" w:type="dxa"/>
          </w:tcPr>
          <w:p w:rsidRPr="000F23C7" w:rsidR="00C36EB8" w:rsidP="000F23C7" w:rsidRDefault="000F23C7" w14:paraId="30A6967B" w14:textId="04CB4E7E">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STMPS2151STR  </w:t>
            </w:r>
          </w:p>
        </w:tc>
        <w:tc>
          <w:tcPr>
            <w:tcW w:w="5948" w:type="dxa"/>
          </w:tcPr>
          <w:p w:rsidRPr="000F23C7" w:rsidR="00C36EB8" w:rsidP="000F23C7" w:rsidRDefault="000F23C7" w14:paraId="01E7C6AD" w14:textId="2CE18F8C">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onboard USB power management device</w:t>
            </w:r>
          </w:p>
        </w:tc>
      </w:tr>
      <w:tr w:rsidRPr="000F23C7" w:rsidR="000F23C7" w:rsidTr="000F23C7" w14:paraId="7241B692" w14:textId="77777777">
        <w:tc>
          <w:tcPr>
            <w:cnfStyle w:val="001000000000" w:firstRow="0" w:lastRow="0" w:firstColumn="1" w:lastColumn="0" w:oddVBand="0" w:evenVBand="0" w:oddHBand="0" w:evenHBand="0" w:firstRowFirstColumn="0" w:firstRowLastColumn="0" w:lastRowFirstColumn="0" w:lastRowLastColumn="0"/>
            <w:tcW w:w="763" w:type="dxa"/>
          </w:tcPr>
          <w:p w:rsidRPr="000F23C7" w:rsidR="00C36EB8" w:rsidP="000F23C7" w:rsidRDefault="00C36EB8" w14:paraId="1B0AA94F" w14:textId="55F8981D">
            <w:pPr>
              <w:pStyle w:val="Style1"/>
              <w:spacing w:line="276" w:lineRule="auto"/>
              <w:rPr>
                <w:rFonts w:asciiTheme="majorHAnsi" w:hAnsiTheme="majorHAnsi" w:cstheme="majorHAnsi"/>
                <w:color w:val="auto"/>
              </w:rPr>
            </w:pPr>
            <w:r w:rsidRPr="000F23C7">
              <w:rPr>
                <w:rFonts w:asciiTheme="majorHAnsi" w:hAnsiTheme="majorHAnsi" w:cstheme="majorHAnsi"/>
                <w:color w:val="auto"/>
              </w:rPr>
              <w:lastRenderedPageBreak/>
              <w:t>4</w:t>
            </w:r>
          </w:p>
        </w:tc>
        <w:tc>
          <w:tcPr>
            <w:tcW w:w="2351" w:type="dxa"/>
          </w:tcPr>
          <w:p w:rsidRPr="000F23C7" w:rsidR="00C36EB8" w:rsidP="000F23C7" w:rsidRDefault="000F23C7" w14:paraId="030DF9E5" w14:textId="1B030765">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AMS1117-3.3: </w:t>
            </w:r>
          </w:p>
        </w:tc>
        <w:tc>
          <w:tcPr>
            <w:tcW w:w="5948" w:type="dxa"/>
          </w:tcPr>
          <w:p w:rsidRPr="000F23C7" w:rsidR="00C36EB8" w:rsidP="000F23C7" w:rsidRDefault="000F23C7" w14:paraId="4A387087" w14:textId="5E3F63F0">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3.3V voltage regulator</w:t>
            </w:r>
          </w:p>
        </w:tc>
      </w:tr>
      <w:tr w:rsidRPr="000F23C7" w:rsidR="000F23C7" w:rsidTr="000F23C7" w14:paraId="521402D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rsidRPr="000F23C7" w:rsidR="00C36EB8" w:rsidP="000F23C7" w:rsidRDefault="00C36EB8" w14:paraId="7A8D4BC1" w14:textId="3CF0710B">
            <w:pPr>
              <w:pStyle w:val="Style1"/>
              <w:spacing w:line="276" w:lineRule="auto"/>
              <w:rPr>
                <w:rFonts w:asciiTheme="majorHAnsi" w:hAnsiTheme="majorHAnsi" w:cstheme="majorHAnsi"/>
                <w:color w:val="auto"/>
              </w:rPr>
            </w:pPr>
            <w:r w:rsidRPr="000F23C7">
              <w:rPr>
                <w:rFonts w:asciiTheme="majorHAnsi" w:hAnsiTheme="majorHAnsi" w:cstheme="majorHAnsi"/>
                <w:color w:val="auto"/>
              </w:rPr>
              <w:t>5</w:t>
            </w:r>
          </w:p>
        </w:tc>
        <w:tc>
          <w:tcPr>
            <w:tcW w:w="2351" w:type="dxa"/>
          </w:tcPr>
          <w:p w:rsidRPr="000F23C7" w:rsidR="00C36EB8" w:rsidP="000F23C7" w:rsidRDefault="000F23C7" w14:paraId="19A02DCA" w14:textId="4A4A1075">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8M crystal</w:t>
            </w:r>
          </w:p>
        </w:tc>
        <w:tc>
          <w:tcPr>
            <w:tcW w:w="5948" w:type="dxa"/>
          </w:tcPr>
          <w:p w:rsidRPr="000F23C7" w:rsidR="00C36EB8" w:rsidP="000F23C7" w:rsidRDefault="00C36EB8" w14:paraId="31096FD5" w14:textId="7777777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r w:rsidRPr="000F23C7" w:rsidR="000F23C7" w:rsidTr="000F23C7" w14:paraId="0B0CEB5A" w14:textId="77777777">
        <w:tc>
          <w:tcPr>
            <w:cnfStyle w:val="001000000000" w:firstRow="0" w:lastRow="0" w:firstColumn="1" w:lastColumn="0" w:oddVBand="0" w:evenVBand="0" w:oddHBand="0" w:evenHBand="0" w:firstRowFirstColumn="0" w:firstRowLastColumn="0" w:lastRowFirstColumn="0" w:lastRowLastColumn="0"/>
            <w:tcW w:w="763" w:type="dxa"/>
          </w:tcPr>
          <w:p w:rsidRPr="000F23C7" w:rsidR="00C36EB8" w:rsidP="000F23C7" w:rsidRDefault="00C36EB8" w14:paraId="3A6AD841" w14:textId="6F2D8B09">
            <w:pPr>
              <w:pStyle w:val="Style1"/>
              <w:spacing w:line="276" w:lineRule="auto"/>
              <w:rPr>
                <w:rFonts w:asciiTheme="majorHAnsi" w:hAnsiTheme="majorHAnsi" w:cstheme="majorHAnsi"/>
                <w:color w:val="auto"/>
              </w:rPr>
            </w:pPr>
            <w:r w:rsidRPr="000F23C7">
              <w:rPr>
                <w:rFonts w:asciiTheme="majorHAnsi" w:hAnsiTheme="majorHAnsi" w:cstheme="majorHAnsi"/>
                <w:color w:val="auto"/>
              </w:rPr>
              <w:t>6</w:t>
            </w:r>
          </w:p>
        </w:tc>
        <w:tc>
          <w:tcPr>
            <w:tcW w:w="2351" w:type="dxa"/>
          </w:tcPr>
          <w:p w:rsidRPr="000F23C7" w:rsidR="00C36EB8" w:rsidP="000F23C7" w:rsidRDefault="000F23C7" w14:paraId="2FF71B84" w14:textId="7304FE6A">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32.768K crystal</w:t>
            </w:r>
          </w:p>
        </w:tc>
        <w:tc>
          <w:tcPr>
            <w:tcW w:w="5948" w:type="dxa"/>
          </w:tcPr>
          <w:p w:rsidRPr="000F23C7" w:rsidR="00C36EB8" w:rsidP="000F23C7" w:rsidRDefault="000F23C7" w14:paraId="35E771FE" w14:textId="16EF0543">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for internal RTC with calibration</w:t>
            </w:r>
          </w:p>
        </w:tc>
      </w:tr>
      <w:tr w:rsidRPr="000F23C7" w:rsidR="000F23C7" w:rsidTr="000F23C7" w14:paraId="6D2838B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rsidRPr="000F23C7" w:rsidR="00C36EB8" w:rsidP="000F23C7" w:rsidRDefault="00C36EB8" w14:paraId="76D2A370" w14:textId="413BC285">
            <w:pPr>
              <w:pStyle w:val="Style1"/>
              <w:spacing w:line="276" w:lineRule="auto"/>
              <w:rPr>
                <w:rFonts w:asciiTheme="majorHAnsi" w:hAnsiTheme="majorHAnsi" w:cstheme="majorHAnsi"/>
                <w:color w:val="auto"/>
              </w:rPr>
            </w:pPr>
            <w:r w:rsidRPr="000F23C7">
              <w:rPr>
                <w:rFonts w:asciiTheme="majorHAnsi" w:hAnsiTheme="majorHAnsi" w:cstheme="majorHAnsi"/>
                <w:color w:val="auto"/>
              </w:rPr>
              <w:t>7</w:t>
            </w:r>
          </w:p>
        </w:tc>
        <w:tc>
          <w:tcPr>
            <w:tcW w:w="2351" w:type="dxa"/>
          </w:tcPr>
          <w:p w:rsidRPr="000F23C7" w:rsidR="00C36EB8" w:rsidP="000F23C7" w:rsidRDefault="000F23C7" w14:paraId="09D4FE8B" w14:textId="5D743EC2">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Reset button</w:t>
            </w:r>
          </w:p>
        </w:tc>
        <w:tc>
          <w:tcPr>
            <w:tcW w:w="5948" w:type="dxa"/>
          </w:tcPr>
          <w:p w:rsidRPr="000F23C7" w:rsidR="00C36EB8" w:rsidP="000F23C7" w:rsidRDefault="00C36EB8" w14:paraId="4B35E1E7" w14:textId="7777777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r w:rsidRPr="000F23C7" w:rsidR="000F23C7" w:rsidTr="000F23C7" w14:paraId="7C296F26" w14:textId="77777777">
        <w:tc>
          <w:tcPr>
            <w:cnfStyle w:val="001000000000" w:firstRow="0" w:lastRow="0" w:firstColumn="1" w:lastColumn="0" w:oddVBand="0" w:evenVBand="0" w:oddHBand="0" w:evenHBand="0" w:firstRowFirstColumn="0" w:firstRowLastColumn="0" w:lastRowFirstColumn="0" w:lastRowLastColumn="0"/>
            <w:tcW w:w="763" w:type="dxa"/>
          </w:tcPr>
          <w:p w:rsidRPr="000F23C7" w:rsidR="00C36EB8" w:rsidP="000F23C7" w:rsidRDefault="00C36EB8" w14:paraId="62346F87" w14:textId="4031542D">
            <w:pPr>
              <w:pStyle w:val="Style1"/>
              <w:spacing w:line="276" w:lineRule="auto"/>
              <w:rPr>
                <w:rFonts w:asciiTheme="majorHAnsi" w:hAnsiTheme="majorHAnsi" w:cstheme="majorHAnsi"/>
                <w:color w:val="auto"/>
              </w:rPr>
            </w:pPr>
            <w:r w:rsidRPr="000F23C7">
              <w:rPr>
                <w:rFonts w:asciiTheme="majorHAnsi" w:hAnsiTheme="majorHAnsi" w:cstheme="majorHAnsi"/>
                <w:color w:val="auto"/>
              </w:rPr>
              <w:t>8</w:t>
            </w:r>
          </w:p>
        </w:tc>
        <w:tc>
          <w:tcPr>
            <w:tcW w:w="2351" w:type="dxa"/>
          </w:tcPr>
          <w:p w:rsidRPr="000F23C7" w:rsidR="00C36EB8" w:rsidP="000F23C7" w:rsidRDefault="000F23C7" w14:paraId="10A76EDB" w14:textId="35E9AAA0">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VBUS LED</w:t>
            </w:r>
          </w:p>
        </w:tc>
        <w:tc>
          <w:tcPr>
            <w:tcW w:w="5948" w:type="dxa"/>
          </w:tcPr>
          <w:p w:rsidRPr="000F23C7" w:rsidR="00C36EB8" w:rsidP="000F23C7" w:rsidRDefault="000F23C7" w14:paraId="02546EC0" w14:textId="719C82C8">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USB port indicator</w:t>
            </w:r>
          </w:p>
        </w:tc>
      </w:tr>
      <w:tr w:rsidRPr="000F23C7" w:rsidR="000F23C7" w:rsidTr="000F23C7" w14:paraId="083A92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rsidRPr="000F23C7" w:rsidR="00C36EB8" w:rsidP="000F23C7" w:rsidRDefault="00C36EB8" w14:paraId="16ED0160" w14:textId="3F77149F">
            <w:pPr>
              <w:pStyle w:val="Style1"/>
              <w:spacing w:line="276" w:lineRule="auto"/>
              <w:rPr>
                <w:rFonts w:asciiTheme="majorHAnsi" w:hAnsiTheme="majorHAnsi" w:cstheme="majorHAnsi"/>
                <w:color w:val="auto"/>
              </w:rPr>
            </w:pPr>
            <w:r w:rsidRPr="000F23C7">
              <w:rPr>
                <w:rFonts w:asciiTheme="majorHAnsi" w:hAnsiTheme="majorHAnsi" w:cstheme="majorHAnsi"/>
                <w:color w:val="auto"/>
              </w:rPr>
              <w:t>9</w:t>
            </w:r>
          </w:p>
        </w:tc>
        <w:tc>
          <w:tcPr>
            <w:tcW w:w="2351" w:type="dxa"/>
          </w:tcPr>
          <w:p w:rsidRPr="000F23C7" w:rsidR="00C36EB8" w:rsidP="000F23C7" w:rsidRDefault="000F23C7" w14:paraId="1D5A8FFA" w14:textId="39520569">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PWR LED: </w:t>
            </w:r>
          </w:p>
        </w:tc>
        <w:tc>
          <w:tcPr>
            <w:tcW w:w="5948" w:type="dxa"/>
          </w:tcPr>
          <w:p w:rsidRPr="000F23C7" w:rsidR="00C36EB8" w:rsidP="000F23C7" w:rsidRDefault="000F23C7" w14:paraId="365223F7" w14:textId="1AA6669D">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Power indicator</w:t>
            </w:r>
          </w:p>
        </w:tc>
      </w:tr>
      <w:tr w:rsidRPr="000F23C7" w:rsidR="000F23C7" w:rsidTr="000F23C7" w14:paraId="561A2709" w14:textId="77777777">
        <w:tc>
          <w:tcPr>
            <w:cnfStyle w:val="001000000000" w:firstRow="0" w:lastRow="0" w:firstColumn="1" w:lastColumn="0" w:oddVBand="0" w:evenVBand="0" w:oddHBand="0" w:evenHBand="0" w:firstRowFirstColumn="0" w:firstRowLastColumn="0" w:lastRowFirstColumn="0" w:lastRowLastColumn="0"/>
            <w:tcW w:w="763" w:type="dxa"/>
          </w:tcPr>
          <w:p w:rsidRPr="000F23C7" w:rsidR="00C36EB8" w:rsidP="000F23C7" w:rsidRDefault="00C36EB8" w14:paraId="4A1D79D0" w14:textId="565EDC2C">
            <w:pPr>
              <w:pStyle w:val="Style1"/>
              <w:spacing w:line="276" w:lineRule="auto"/>
              <w:rPr>
                <w:rFonts w:asciiTheme="majorHAnsi" w:hAnsiTheme="majorHAnsi" w:cstheme="majorHAnsi"/>
                <w:color w:val="auto"/>
              </w:rPr>
            </w:pPr>
            <w:r w:rsidRPr="000F23C7">
              <w:rPr>
                <w:rFonts w:asciiTheme="majorHAnsi" w:hAnsiTheme="majorHAnsi" w:cstheme="majorHAnsi"/>
                <w:color w:val="auto"/>
              </w:rPr>
              <w:t>10</w:t>
            </w:r>
          </w:p>
        </w:tc>
        <w:tc>
          <w:tcPr>
            <w:tcW w:w="2351" w:type="dxa"/>
          </w:tcPr>
          <w:p w:rsidRPr="000F23C7" w:rsidR="00C36EB8" w:rsidP="000F23C7" w:rsidRDefault="000F23C7" w14:paraId="67D71021" w14:textId="229CD73F">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Power supply switch, </w:t>
            </w:r>
          </w:p>
        </w:tc>
        <w:tc>
          <w:tcPr>
            <w:tcW w:w="5948" w:type="dxa"/>
          </w:tcPr>
          <w:p w:rsidRPr="000F23C7" w:rsidR="00C36EB8" w:rsidP="000F23C7" w:rsidRDefault="000F23C7" w14:paraId="4092AD96" w14:textId="75FA4C52">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powered from 5Vin or USB connection</w:t>
            </w:r>
          </w:p>
        </w:tc>
      </w:tr>
      <w:tr w:rsidRPr="000F23C7" w:rsidR="000F23C7" w:rsidTr="000F23C7" w14:paraId="1449D91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rsidRPr="000F23C7" w:rsidR="00C36EB8" w:rsidP="000F23C7" w:rsidRDefault="00C36EB8" w14:paraId="4458726A" w14:textId="1031579C">
            <w:pPr>
              <w:pStyle w:val="Style1"/>
              <w:spacing w:line="276" w:lineRule="auto"/>
              <w:rPr>
                <w:rFonts w:asciiTheme="majorHAnsi" w:hAnsiTheme="majorHAnsi" w:cstheme="majorHAnsi"/>
                <w:color w:val="auto"/>
              </w:rPr>
            </w:pPr>
            <w:r w:rsidRPr="000F23C7">
              <w:rPr>
                <w:rFonts w:asciiTheme="majorHAnsi" w:hAnsiTheme="majorHAnsi" w:cstheme="majorHAnsi"/>
                <w:color w:val="auto"/>
              </w:rPr>
              <w:t>11</w:t>
            </w:r>
          </w:p>
        </w:tc>
        <w:tc>
          <w:tcPr>
            <w:tcW w:w="2351" w:type="dxa"/>
          </w:tcPr>
          <w:p w:rsidRPr="000F23C7" w:rsidR="00C36EB8" w:rsidP="000F23C7" w:rsidRDefault="000F23C7" w14:paraId="102A26CD" w14:textId="78B9D34E">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Boot mode selection</w:t>
            </w:r>
          </w:p>
        </w:tc>
        <w:tc>
          <w:tcPr>
            <w:tcW w:w="5948" w:type="dxa"/>
          </w:tcPr>
          <w:p w:rsidRPr="000F23C7" w:rsidR="000F23C7" w:rsidP="000F23C7" w:rsidRDefault="000F23C7" w14:paraId="0BEC5F42" w14:textId="30B3EE93">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for configuring BOOT0 pin</w:t>
            </w:r>
          </w:p>
          <w:p w:rsidRPr="000F23C7" w:rsidR="00C36EB8" w:rsidP="000F23C7" w:rsidRDefault="00C36EB8" w14:paraId="3C1F353A" w14:textId="7777777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r w:rsidRPr="000F23C7" w:rsidR="000F23C7" w:rsidTr="000F23C7" w14:paraId="39D577BC" w14:textId="77777777">
        <w:tc>
          <w:tcPr>
            <w:cnfStyle w:val="001000000000" w:firstRow="0" w:lastRow="0" w:firstColumn="1" w:lastColumn="0" w:oddVBand="0" w:evenVBand="0" w:oddHBand="0" w:evenHBand="0" w:firstRowFirstColumn="0" w:firstRowLastColumn="0" w:lastRowFirstColumn="0" w:lastRowLastColumn="0"/>
            <w:tcW w:w="763" w:type="dxa"/>
          </w:tcPr>
          <w:p w:rsidRPr="000F23C7" w:rsidR="00C36EB8" w:rsidP="000F23C7" w:rsidRDefault="00C36EB8" w14:paraId="701A648D" w14:textId="4FFAA40F">
            <w:pPr>
              <w:pStyle w:val="Style1"/>
              <w:spacing w:line="276" w:lineRule="auto"/>
              <w:rPr>
                <w:rFonts w:asciiTheme="majorHAnsi" w:hAnsiTheme="majorHAnsi" w:cstheme="majorHAnsi"/>
                <w:color w:val="auto"/>
              </w:rPr>
            </w:pPr>
            <w:r w:rsidRPr="000F23C7">
              <w:rPr>
                <w:rFonts w:asciiTheme="majorHAnsi" w:hAnsiTheme="majorHAnsi" w:cstheme="majorHAnsi"/>
                <w:color w:val="auto"/>
              </w:rPr>
              <w:t>12</w:t>
            </w:r>
          </w:p>
        </w:tc>
        <w:tc>
          <w:tcPr>
            <w:tcW w:w="2351" w:type="dxa"/>
          </w:tcPr>
          <w:p w:rsidRPr="000F23C7" w:rsidR="000F23C7" w:rsidP="000F23C7" w:rsidRDefault="000F23C7" w14:paraId="6004113C" w14:textId="44FB9906">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JTAG/SWD interface</w:t>
            </w:r>
          </w:p>
          <w:p w:rsidRPr="000F23C7" w:rsidR="00C36EB8" w:rsidP="000F23C7" w:rsidRDefault="00C36EB8" w14:paraId="3F907893" w14:textId="7777777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p>
        </w:tc>
        <w:tc>
          <w:tcPr>
            <w:tcW w:w="5948" w:type="dxa"/>
          </w:tcPr>
          <w:p w:rsidRPr="000F23C7" w:rsidR="00C36EB8" w:rsidP="000F23C7" w:rsidRDefault="000F23C7" w14:paraId="246E62EA" w14:textId="0732535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for debugging/programming</w:t>
            </w:r>
          </w:p>
        </w:tc>
      </w:tr>
      <w:tr w:rsidRPr="000F23C7" w:rsidR="000F23C7" w:rsidTr="000F23C7" w14:paraId="17C5D94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rsidRPr="000F23C7" w:rsidR="00C36EB8" w:rsidP="000F23C7" w:rsidRDefault="00C36EB8" w14:paraId="4D5F4123" w14:textId="5D74A99E">
            <w:pPr>
              <w:pStyle w:val="Style1"/>
              <w:spacing w:line="276" w:lineRule="auto"/>
              <w:rPr>
                <w:rFonts w:asciiTheme="majorHAnsi" w:hAnsiTheme="majorHAnsi" w:cstheme="majorHAnsi"/>
                <w:color w:val="auto"/>
              </w:rPr>
            </w:pPr>
            <w:r w:rsidRPr="000F23C7">
              <w:rPr>
                <w:rFonts w:asciiTheme="majorHAnsi" w:hAnsiTheme="majorHAnsi" w:cstheme="majorHAnsi"/>
                <w:color w:val="auto"/>
              </w:rPr>
              <w:t>13</w:t>
            </w:r>
          </w:p>
        </w:tc>
        <w:tc>
          <w:tcPr>
            <w:tcW w:w="2351" w:type="dxa"/>
          </w:tcPr>
          <w:p w:rsidRPr="000F23C7" w:rsidR="00C36EB8" w:rsidP="000F23C7" w:rsidRDefault="000F23C7" w14:paraId="5A52AD63" w14:textId="76919545">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USB connector</w:t>
            </w:r>
          </w:p>
        </w:tc>
        <w:tc>
          <w:tcPr>
            <w:tcW w:w="5948" w:type="dxa"/>
          </w:tcPr>
          <w:p w:rsidRPr="000F23C7" w:rsidR="00C36EB8" w:rsidP="000F23C7" w:rsidRDefault="000F23C7" w14:paraId="30D2885B" w14:textId="4A1875B9">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supports Device and/or Host</w:t>
            </w:r>
          </w:p>
        </w:tc>
      </w:tr>
      <w:tr w:rsidRPr="000F23C7" w:rsidR="000F23C7" w:rsidTr="000F23C7" w14:paraId="445A5247" w14:textId="77777777">
        <w:tc>
          <w:tcPr>
            <w:cnfStyle w:val="001000000000" w:firstRow="0" w:lastRow="0" w:firstColumn="1" w:lastColumn="0" w:oddVBand="0" w:evenVBand="0" w:oddHBand="0" w:evenHBand="0" w:firstRowFirstColumn="0" w:firstRowLastColumn="0" w:lastRowFirstColumn="0" w:lastRowLastColumn="0"/>
            <w:tcW w:w="763" w:type="dxa"/>
          </w:tcPr>
          <w:p w:rsidRPr="000F23C7" w:rsidR="00C36EB8" w:rsidP="000F23C7" w:rsidRDefault="00C36EB8" w14:paraId="1C2D9146" w14:textId="5F9BE7E4">
            <w:pPr>
              <w:pStyle w:val="Style1"/>
              <w:spacing w:line="276" w:lineRule="auto"/>
              <w:rPr>
                <w:rFonts w:asciiTheme="majorHAnsi" w:hAnsiTheme="majorHAnsi" w:cstheme="majorHAnsi"/>
                <w:color w:val="auto"/>
              </w:rPr>
            </w:pPr>
            <w:r w:rsidRPr="000F23C7">
              <w:rPr>
                <w:rFonts w:asciiTheme="majorHAnsi" w:hAnsiTheme="majorHAnsi" w:cstheme="majorHAnsi"/>
                <w:color w:val="auto"/>
              </w:rPr>
              <w:t>14</w:t>
            </w:r>
          </w:p>
        </w:tc>
        <w:tc>
          <w:tcPr>
            <w:tcW w:w="2351" w:type="dxa"/>
          </w:tcPr>
          <w:p w:rsidRPr="000F23C7" w:rsidR="00C36EB8" w:rsidP="000F23C7" w:rsidRDefault="000F23C7" w14:paraId="1B2AF669" w14:textId="34DF0CF0">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MCU pins expander</w:t>
            </w:r>
          </w:p>
        </w:tc>
        <w:tc>
          <w:tcPr>
            <w:tcW w:w="5948" w:type="dxa"/>
          </w:tcPr>
          <w:p w:rsidRPr="000F23C7" w:rsidR="00C36EB8" w:rsidP="000F23C7" w:rsidRDefault="000F23C7" w14:paraId="5A3BD4AA" w14:textId="70E94BF2">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VCC, GND and all the I/O pins are accessible on expansion connectors for furth</w:t>
            </w:r>
            <w:r>
              <w:rPr>
                <w:rFonts w:asciiTheme="majorHAnsi" w:hAnsiTheme="majorHAnsi" w:cstheme="majorHAnsi"/>
                <w:color w:val="auto"/>
              </w:rPr>
              <w:t>er expansion</w:t>
            </w:r>
          </w:p>
        </w:tc>
      </w:tr>
      <w:tr w:rsidRPr="000F23C7" w:rsidR="000F23C7" w:rsidTr="000F23C7" w14:paraId="0858A67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rsidRPr="000F23C7" w:rsidR="00C36EB8" w:rsidP="000F23C7" w:rsidRDefault="00C36EB8" w14:paraId="5813436F" w14:textId="7B1BF954">
            <w:pPr>
              <w:pStyle w:val="Style1"/>
              <w:spacing w:line="276" w:lineRule="auto"/>
              <w:rPr>
                <w:rFonts w:asciiTheme="majorHAnsi" w:hAnsiTheme="majorHAnsi" w:cstheme="majorHAnsi"/>
                <w:color w:val="auto"/>
              </w:rPr>
            </w:pPr>
            <w:r w:rsidRPr="000F23C7">
              <w:rPr>
                <w:rFonts w:asciiTheme="majorHAnsi" w:hAnsiTheme="majorHAnsi" w:cstheme="majorHAnsi"/>
                <w:color w:val="auto"/>
              </w:rPr>
              <w:t>15</w:t>
            </w:r>
          </w:p>
        </w:tc>
        <w:tc>
          <w:tcPr>
            <w:tcW w:w="2351" w:type="dxa"/>
          </w:tcPr>
          <w:p w:rsidRPr="000F23C7" w:rsidR="00C36EB8" w:rsidP="000F23C7" w:rsidRDefault="000F23C7" w14:paraId="760EEAC3" w14:textId="58F927EF">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POWER jumper </w:t>
            </w:r>
          </w:p>
        </w:tc>
        <w:tc>
          <w:tcPr>
            <w:tcW w:w="5948" w:type="dxa"/>
          </w:tcPr>
          <w:p w:rsidRPr="000F23C7" w:rsidR="00C36EB8" w:rsidP="000F23C7" w:rsidRDefault="00C36EB8" w14:paraId="35513B31" w14:textId="7777777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bl>
    <w:p w:rsidR="00505430" w:rsidP="000F23C7" w:rsidRDefault="00505430" w14:paraId="6131AC71" w14:textId="77777777">
      <w:pPr>
        <w:pStyle w:val="Style1"/>
      </w:pPr>
    </w:p>
    <w:p w:rsidRPr="00C52E40" w:rsidR="00C52E40" w:rsidP="00010AC7" w:rsidRDefault="00C52E40" w14:paraId="1A0B0406" w14:textId="77777777">
      <w:pPr>
        <w:pStyle w:val="Paragraphedeliste"/>
        <w:numPr>
          <w:ilvl w:val="0"/>
          <w:numId w:val="28"/>
        </w:numPr>
        <w:rPr>
          <w:rFonts w:eastAsia="Microsoft JhengHei" w:asciiTheme="majorBidi" w:hAnsiTheme="majorBidi" w:cstheme="majorBidi"/>
          <w:b/>
          <w:bCs/>
          <w:sz w:val="24"/>
          <w:szCs w:val="24"/>
        </w:rPr>
      </w:pPr>
      <w:r w:rsidRPr="00C52E40">
        <w:rPr>
          <w:rFonts w:eastAsia="Microsoft JhengHei" w:asciiTheme="majorBidi" w:hAnsiTheme="majorBidi" w:cstheme="majorBidi"/>
          <w:b/>
          <w:bCs/>
          <w:sz w:val="24"/>
          <w:szCs w:val="24"/>
        </w:rPr>
        <w:t xml:space="preserve">MOTEUR PAS à PAS (NEMA17) : </w:t>
      </w:r>
    </w:p>
    <w:p w:rsidR="00387B93" w:rsidP="00C52E40" w:rsidRDefault="00387B93" w14:paraId="13005A8B" w14:textId="03267F7C">
      <w:pPr>
        <w:pStyle w:val="Paragraphedeliste"/>
      </w:pPr>
      <w:r>
        <w:rPr>
          <w:noProof/>
          <w:lang w:eastAsia="fr-FR"/>
        </w:rPr>
        <w:drawing>
          <wp:anchor distT="0" distB="0" distL="114300" distR="114300" simplePos="0" relativeHeight="251662336" behindDoc="0" locked="0" layoutInCell="1" allowOverlap="1" wp14:anchorId="29B64640" wp14:editId="727284E8">
            <wp:simplePos x="0" y="0"/>
            <wp:positionH relativeFrom="margin">
              <wp:align>center</wp:align>
            </wp:positionH>
            <wp:positionV relativeFrom="paragraph">
              <wp:posOffset>140970</wp:posOffset>
            </wp:positionV>
            <wp:extent cx="2060525" cy="185737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60525" cy="1857375"/>
                    </a:xfrm>
                    <a:prstGeom prst="rect">
                      <a:avLst/>
                    </a:prstGeom>
                  </pic:spPr>
                </pic:pic>
              </a:graphicData>
            </a:graphic>
            <wp14:sizeRelH relativeFrom="margin">
              <wp14:pctWidth>0</wp14:pctWidth>
            </wp14:sizeRelH>
            <wp14:sizeRelV relativeFrom="margin">
              <wp14:pctHeight>0</wp14:pctHeight>
            </wp14:sizeRelV>
          </wp:anchor>
        </w:drawing>
      </w:r>
    </w:p>
    <w:p w:rsidR="00387B93" w:rsidP="00C52E40" w:rsidRDefault="00387B93" w14:paraId="0F9E521A" w14:textId="77777777">
      <w:pPr>
        <w:pStyle w:val="Paragraphedeliste"/>
      </w:pPr>
    </w:p>
    <w:p w:rsidR="00387B93" w:rsidP="00C52E40" w:rsidRDefault="00387B93" w14:paraId="47C06D7C" w14:textId="3835CDD7">
      <w:pPr>
        <w:pStyle w:val="Paragraphedeliste"/>
      </w:pPr>
    </w:p>
    <w:p w:rsidR="00AA7741" w:rsidP="00C52E40" w:rsidRDefault="00AA7741" w14:paraId="5E095E4B" w14:textId="77777777">
      <w:pPr>
        <w:pStyle w:val="Paragraphedeliste"/>
      </w:pPr>
    </w:p>
    <w:p w:rsidR="00387B93" w:rsidP="00C52E40" w:rsidRDefault="00387B93" w14:paraId="3C35172C" w14:textId="77777777">
      <w:pPr>
        <w:pStyle w:val="Paragraphedeliste"/>
      </w:pPr>
    </w:p>
    <w:p w:rsidR="00387B93" w:rsidP="00C52E40" w:rsidRDefault="00387B93" w14:paraId="5BC6C6C1" w14:textId="2965593C">
      <w:pPr>
        <w:pStyle w:val="Paragraphedeliste"/>
      </w:pPr>
    </w:p>
    <w:p w:rsidR="00387B93" w:rsidP="00C52E40" w:rsidRDefault="00387B93" w14:paraId="73C3B6CC" w14:textId="77777777">
      <w:pPr>
        <w:pStyle w:val="Paragraphedeliste"/>
      </w:pPr>
    </w:p>
    <w:p w:rsidR="00387B93" w:rsidP="00C52E40" w:rsidRDefault="00387B93" w14:paraId="3648A466" w14:textId="69B9C790">
      <w:pPr>
        <w:pStyle w:val="Paragraphedeliste"/>
      </w:pPr>
    </w:p>
    <w:p w:rsidR="00387B93" w:rsidP="00C52E40" w:rsidRDefault="00387B93" w14:paraId="1BD7B34D" w14:textId="77777777">
      <w:pPr>
        <w:pStyle w:val="Paragraphedeliste"/>
      </w:pPr>
    </w:p>
    <w:p w:rsidR="00387B93" w:rsidP="00C52E40" w:rsidRDefault="00387B93" w14:paraId="3D064712" w14:textId="44AAC4B4">
      <w:pPr>
        <w:pStyle w:val="Paragraphedeliste"/>
      </w:pPr>
    </w:p>
    <w:p w:rsidR="00387B93" w:rsidP="00C52E40" w:rsidRDefault="00387B93" w14:paraId="34E15CEC" w14:textId="158C0F4C">
      <w:pPr>
        <w:pStyle w:val="Paragraphedeliste"/>
      </w:pPr>
      <w:r>
        <w:rPr>
          <w:noProof/>
          <w:lang w:eastAsia="fr-FR"/>
        </w:rPr>
        <mc:AlternateContent>
          <mc:Choice Requires="wps">
            <w:drawing>
              <wp:anchor distT="0" distB="0" distL="114300" distR="114300" simplePos="0" relativeHeight="251664384" behindDoc="0" locked="0" layoutInCell="1" allowOverlap="1" wp14:anchorId="340EE547" wp14:editId="545D0482">
                <wp:simplePos x="0" y="0"/>
                <wp:positionH relativeFrom="column">
                  <wp:posOffset>1945640</wp:posOffset>
                </wp:positionH>
                <wp:positionV relativeFrom="paragraph">
                  <wp:posOffset>18415</wp:posOffset>
                </wp:positionV>
                <wp:extent cx="2059940" cy="63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2059940" cy="635"/>
                        </a:xfrm>
                        <a:prstGeom prst="rect">
                          <a:avLst/>
                        </a:prstGeom>
                        <a:solidFill>
                          <a:prstClr val="white"/>
                        </a:solidFill>
                        <a:ln>
                          <a:noFill/>
                        </a:ln>
                        <a:effectLst/>
                      </wps:spPr>
                      <wps:txbx>
                        <w:txbxContent>
                          <w:p w:rsidRPr="005E2219" w:rsidR="00C36EB8" w:rsidP="00C52E40" w:rsidRDefault="00C36EB8" w14:paraId="06302149" w14:textId="77777777">
                            <w:pPr>
                              <w:pStyle w:val="Lgende"/>
                              <w:rPr>
                                <w:noProof/>
                              </w:rPr>
                            </w:pPr>
                            <w:bookmarkStart w:name="_Toc103110485" w:id="38"/>
                            <w:r>
                              <w:t xml:space="preserve">Figure </w:t>
                            </w:r>
                            <w:r>
                              <w:fldChar w:fldCharType="begin"/>
                            </w:r>
                            <w:r>
                              <w:instrText>SEQ Figure \* ARABIC</w:instrText>
                            </w:r>
                            <w:r>
                              <w:fldChar w:fldCharType="separate"/>
                            </w:r>
                            <w:r>
                              <w:rPr>
                                <w:noProof/>
                              </w:rPr>
                              <w:t>7</w:t>
                            </w:r>
                            <w:r>
                              <w:fldChar w:fldCharType="end"/>
                            </w:r>
                            <w:r>
                              <w:t>: Moteur PAS à PAS (NEMAI17)</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 style="position:absolute;left:0;text-align:left;margin-left:153.2pt;margin-top:1.45pt;width:162.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" w14:anchorId="340EE547">
                <v:textbox style="mso-fit-shape-to-text:t" inset="0,0,0,0">
                  <w:txbxContent>
                    <w:p w:rsidRPr="005E2219" w:rsidR="00C36EB8" w:rsidP="00C52E40" w:rsidRDefault="00C36EB8" w14:paraId="06302149" w14:textId="77777777">
                      <w:pPr>
                        <w:pStyle w:val="Lgende"/>
                        <w:rPr>
                          <w:noProof/>
                        </w:rPr>
                      </w:pPr>
                      <w:r>
                        <w:t xml:space="preserve">Figure </w:t>
                      </w:r>
                      <w:r>
                        <w:fldChar w:fldCharType="begin"/>
                      </w:r>
                      <w:r>
                        <w:instrText>SEQ Figure \* ARABIC</w:instrText>
                      </w:r>
                      <w:r>
                        <w:fldChar w:fldCharType="separate"/>
                      </w:r>
                      <w:r>
                        <w:rPr>
                          <w:noProof/>
                        </w:rPr>
                        <w:t>7</w:t>
                      </w:r>
                      <w:r>
                        <w:fldChar w:fldCharType="end"/>
                      </w:r>
                      <w:r>
                        <w:t>: Moteur PAS à PAS (NEMAI17)</w:t>
                      </w:r>
                    </w:p>
                  </w:txbxContent>
                </v:textbox>
              </v:shape>
            </w:pict>
          </mc:Fallback>
        </mc:AlternateContent>
      </w:r>
    </w:p>
    <w:p w:rsidRPr="00387B93" w:rsidR="00C52E40" w:rsidP="00387B93" w:rsidRDefault="00C52E40" w14:paraId="3B6317E2" w14:textId="7DB14AB5">
      <w:pPr>
        <w:pStyle w:val="Style1"/>
      </w:pPr>
    </w:p>
    <w:p w:rsidRPr="00387B93" w:rsidR="00DA1DA8" w:rsidP="00010AC7" w:rsidRDefault="00DA1DA8" w14:paraId="7D498FA6" w14:textId="3D37496B">
      <w:pPr>
        <w:pStyle w:val="Style1"/>
        <w:numPr>
          <w:ilvl w:val="0"/>
          <w:numId w:val="23"/>
        </w:numPr>
      </w:pPr>
      <w:r w:rsidRPr="00387B93">
        <w:t>Caractéristiques</w:t>
      </w:r>
    </w:p>
    <w:p w:rsidRPr="00387B93" w:rsidR="00DA1DA8" w:rsidP="00010AC7" w:rsidRDefault="00DA1DA8" w14:paraId="0A18C80C" w14:textId="2812F639">
      <w:pPr>
        <w:pStyle w:val="Style1"/>
        <w:numPr>
          <w:ilvl w:val="0"/>
          <w:numId w:val="24"/>
        </w:numPr>
        <w:spacing w:line="240" w:lineRule="auto"/>
      </w:pPr>
      <w:r w:rsidRPr="00387B93">
        <w:t>200 pas par révolution</w:t>
      </w:r>
      <w:r w:rsidRPr="00387B93" w:rsidR="00545C24">
        <w:t xml:space="preserve"> : </w:t>
      </w:r>
      <w:r w:rsidRPr="00387B93">
        <w:t xml:space="preserve"> 1,8 degrés</w:t>
      </w:r>
    </w:p>
    <w:p w:rsidRPr="00387B93" w:rsidR="00DA1DA8" w:rsidP="00010AC7" w:rsidRDefault="00DA1DA8" w14:paraId="73BF27D5" w14:textId="704370D7">
      <w:pPr>
        <w:pStyle w:val="Style1"/>
        <w:numPr>
          <w:ilvl w:val="0"/>
          <w:numId w:val="24"/>
        </w:numPr>
        <w:spacing w:line="240" w:lineRule="auto"/>
      </w:pPr>
      <w:r w:rsidRPr="00387B93">
        <w:t>Bobine  1: Rouge (A+) et Bleu ( A-). Bobine # 2 Vert (B+) &amp; Noir (B-).</w:t>
      </w:r>
    </w:p>
    <w:p w:rsidRPr="00387B93" w:rsidR="00DA1DA8" w:rsidP="00010AC7" w:rsidRDefault="00DA1DA8" w14:paraId="07680E6B" w14:textId="77777777">
      <w:pPr>
        <w:pStyle w:val="Style1"/>
        <w:numPr>
          <w:ilvl w:val="0"/>
          <w:numId w:val="24"/>
        </w:numPr>
        <w:spacing w:line="240" w:lineRule="auto"/>
      </w:pPr>
      <w:r w:rsidRPr="00387B93">
        <w:t>Moteur bipolaire, nécessite 2 ponts en  H ponts !</w:t>
      </w:r>
    </w:p>
    <w:p w:rsidRPr="00387B93" w:rsidR="00DA1DA8" w:rsidP="00010AC7" w:rsidRDefault="00DA1DA8" w14:paraId="3DFDD20C" w14:textId="78455B38">
      <w:pPr>
        <w:pStyle w:val="Style1"/>
        <w:numPr>
          <w:ilvl w:val="0"/>
          <w:numId w:val="24"/>
        </w:numPr>
        <w:spacing w:line="240" w:lineRule="auto"/>
      </w:pPr>
      <w:r w:rsidRPr="00387B93">
        <w:t>Dimension 42 mm / 1,65 "corps carré</w:t>
      </w:r>
    </w:p>
    <w:p w:rsidRPr="00387B93" w:rsidR="00DA1DA8" w:rsidP="00010AC7" w:rsidRDefault="00DA1DA8" w14:paraId="4D6FF285" w14:textId="77777777">
      <w:pPr>
        <w:pStyle w:val="Style1"/>
        <w:numPr>
          <w:ilvl w:val="0"/>
          <w:numId w:val="24"/>
        </w:numPr>
        <w:spacing w:line="240" w:lineRule="auto"/>
      </w:pPr>
      <w:r w:rsidRPr="00387B93">
        <w:t>Fixation : 31mm / 1,22 trous de montage carrés, vis métriques de 3mm "(M3)</w:t>
      </w:r>
    </w:p>
    <w:p w:rsidRPr="00387B93" w:rsidR="00DA1DA8" w:rsidP="00010AC7" w:rsidRDefault="00DA1DA8" w14:paraId="5AB7C230" w14:textId="09C1A708">
      <w:pPr>
        <w:pStyle w:val="Style1"/>
        <w:numPr>
          <w:ilvl w:val="0"/>
          <w:numId w:val="24"/>
        </w:numPr>
        <w:spacing w:line="240" w:lineRule="auto"/>
      </w:pPr>
      <w:r w:rsidRPr="00387B93">
        <w:t>arbre d'entraînement de diamètre 5mm, 23.5 mm de long, avec un méplat usiné</w:t>
      </w:r>
    </w:p>
    <w:p w:rsidRPr="00387B93" w:rsidR="00DA1DA8" w:rsidP="00010AC7" w:rsidRDefault="00DA1DA8" w14:paraId="56A19E87" w14:textId="5355FF7E">
      <w:pPr>
        <w:pStyle w:val="Style1"/>
        <w:numPr>
          <w:ilvl w:val="0"/>
          <w:numId w:val="24"/>
        </w:numPr>
        <w:spacing w:line="240" w:lineRule="auto"/>
      </w:pPr>
      <w:r w:rsidRPr="00387B93">
        <w:t>Tension nominale 12V (vous pouvez utiliser une tension inférieure, mais le couple chutera) avec courant 1.7A max</w:t>
      </w:r>
    </w:p>
    <w:p w:rsidRPr="00387B93" w:rsidR="00DA1DA8" w:rsidP="00010AC7" w:rsidRDefault="00DA1DA8" w14:paraId="114B7AE3" w14:textId="77777777">
      <w:pPr>
        <w:pStyle w:val="Style1"/>
        <w:numPr>
          <w:ilvl w:val="0"/>
          <w:numId w:val="24"/>
        </w:numPr>
        <w:spacing w:line="240" w:lineRule="auto"/>
      </w:pPr>
      <w:r w:rsidRPr="00387B93">
        <w:lastRenderedPageBreak/>
        <w:t>Couple de maintien 40 N.cm.Min</w:t>
      </w:r>
    </w:p>
    <w:p w:rsidRPr="00387B93" w:rsidR="00DA1DA8" w:rsidP="00010AC7" w:rsidRDefault="00DA1DA8" w14:paraId="17B601C7" w14:textId="77777777">
      <w:pPr>
        <w:pStyle w:val="Style1"/>
        <w:numPr>
          <w:ilvl w:val="0"/>
          <w:numId w:val="24"/>
        </w:numPr>
        <w:spacing w:line="240" w:lineRule="auto"/>
      </w:pPr>
      <w:r w:rsidRPr="00387B93">
        <w:t>Couple de détente 2,2 N.cm</w:t>
      </w:r>
    </w:p>
    <w:p w:rsidRPr="00387B93" w:rsidR="00DA1DA8" w:rsidP="00010AC7" w:rsidRDefault="00DA1DA8" w14:paraId="3C6EE252" w14:textId="5A7D8D4E">
      <w:pPr>
        <w:pStyle w:val="Style1"/>
        <w:numPr>
          <w:ilvl w:val="0"/>
          <w:numId w:val="24"/>
        </w:numPr>
        <w:spacing w:line="240" w:lineRule="auto"/>
      </w:pPr>
      <w:r w:rsidRPr="00387B93">
        <w:t>Vendu avec un câble de connexion de 100cm avec extrémité en DuPont femelle au pas de 2.54mm</w:t>
      </w:r>
    </w:p>
    <w:p w:rsidR="00C52E40" w:rsidP="00C52E40" w:rsidRDefault="00C52E40" w14:paraId="63980D3F" w14:textId="3D388590"/>
    <w:p w:rsidRPr="00387B93" w:rsidR="00C52E40" w:rsidP="00010AC7" w:rsidRDefault="00F147BC" w14:paraId="5B41030D" w14:textId="0E2908EE">
      <w:pPr>
        <w:pStyle w:val="Style1"/>
        <w:numPr>
          <w:ilvl w:val="0"/>
          <w:numId w:val="27"/>
        </w:numPr>
        <w:rPr>
          <w:rFonts w:eastAsia="Microsoft JhengHei"/>
          <w:b/>
          <w:bCs/>
        </w:rPr>
      </w:pPr>
      <w:r w:rsidRPr="00387B93">
        <w:rPr>
          <w:rFonts w:eastAsia="Microsoft JhengHei"/>
          <w:b/>
          <w:bCs/>
          <w:shd w:val="clear" w:color="auto" w:fill="F6F6F6"/>
        </w:rPr>
        <w:t xml:space="preserve">X-NUCLEO-IHM01A1 (L6474) : </w:t>
      </w:r>
    </w:p>
    <w:p w:rsidR="00C52E40" w:rsidP="00C52E40" w:rsidRDefault="00387B93" w14:paraId="681EE967" w14:textId="4FF9D713">
      <w:pPr>
        <w:pStyle w:val="Paragraphedeliste"/>
        <w:rPr>
          <w:rFonts w:ascii="Microsoft JhengHei" w:hAnsi="Microsoft JhengHei" w:eastAsia="Microsoft JhengHei"/>
          <w:b/>
          <w:bCs/>
          <w:sz w:val="24"/>
          <w:szCs w:val="24"/>
        </w:rPr>
      </w:pPr>
      <w:r>
        <w:rPr>
          <w:rFonts w:ascii="Microsoft JhengHei" w:hAnsi="Microsoft JhengHei" w:eastAsia="Microsoft JhengHei"/>
          <w:b/>
          <w:bCs/>
          <w:noProof/>
          <w:sz w:val="24"/>
          <w:szCs w:val="24"/>
          <w:lang w:eastAsia="fr-FR"/>
        </w:rPr>
        <w:drawing>
          <wp:anchor distT="0" distB="0" distL="114300" distR="114300" simplePos="0" relativeHeight="251671552" behindDoc="0" locked="0" layoutInCell="1" allowOverlap="1" wp14:anchorId="4DAF41BE" wp14:editId="6B1CDE26">
            <wp:simplePos x="0" y="0"/>
            <wp:positionH relativeFrom="margin">
              <wp:align>center</wp:align>
            </wp:positionH>
            <wp:positionV relativeFrom="paragraph">
              <wp:posOffset>8890</wp:posOffset>
            </wp:positionV>
            <wp:extent cx="1900479" cy="1445889"/>
            <wp:effectExtent l="0" t="0" r="508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00479" cy="1445889"/>
                    </a:xfrm>
                    <a:prstGeom prst="rect">
                      <a:avLst/>
                    </a:prstGeom>
                  </pic:spPr>
                </pic:pic>
              </a:graphicData>
            </a:graphic>
          </wp:anchor>
        </w:drawing>
      </w:r>
    </w:p>
    <w:p w:rsidR="00C52E40" w:rsidP="00C52E40" w:rsidRDefault="00C52E40" w14:paraId="3C1AC405" w14:textId="5991F892">
      <w:pPr>
        <w:pStyle w:val="Paragraphedeliste"/>
        <w:rPr>
          <w:rFonts w:ascii="Microsoft JhengHei" w:hAnsi="Microsoft JhengHei" w:eastAsia="Microsoft JhengHei"/>
          <w:b/>
          <w:bCs/>
          <w:sz w:val="24"/>
          <w:szCs w:val="24"/>
        </w:rPr>
      </w:pPr>
    </w:p>
    <w:p w:rsidR="00225217" w:rsidP="00DA1DA8" w:rsidRDefault="00225217" w14:paraId="5BE1EADE" w14:textId="77777777">
      <w:pPr>
        <w:pStyle w:val="Paragraphedeliste"/>
        <w:rPr>
          <w:rFonts w:ascii="Microsoft JhengHei" w:hAnsi="Microsoft JhengHei" w:eastAsia="Microsoft JhengHei"/>
          <w:b/>
          <w:bCs/>
          <w:sz w:val="24"/>
          <w:szCs w:val="24"/>
        </w:rPr>
      </w:pPr>
    </w:p>
    <w:p w:rsidR="00387B93" w:rsidP="00DA1DA8" w:rsidRDefault="00387B93" w14:paraId="57485E23" w14:textId="77777777">
      <w:pPr>
        <w:pStyle w:val="Paragraphedeliste"/>
        <w:rPr>
          <w:rFonts w:ascii="Microsoft JhengHei" w:hAnsi="Microsoft JhengHei" w:eastAsia="Microsoft JhengHei"/>
          <w:b/>
          <w:bCs/>
          <w:sz w:val="24"/>
          <w:szCs w:val="24"/>
        </w:rPr>
      </w:pPr>
    </w:p>
    <w:p w:rsidR="00387B93" w:rsidP="00DA1DA8" w:rsidRDefault="00387B93" w14:paraId="0E505017" w14:textId="77777777">
      <w:pPr>
        <w:pStyle w:val="Paragraphedeliste"/>
        <w:rPr>
          <w:rFonts w:ascii="Microsoft JhengHei" w:hAnsi="Microsoft JhengHei" w:eastAsia="Microsoft JhengHei"/>
          <w:b/>
          <w:bCs/>
          <w:sz w:val="24"/>
          <w:szCs w:val="24"/>
        </w:rPr>
      </w:pPr>
    </w:p>
    <w:p w:rsidR="00387B93" w:rsidP="00DA1DA8" w:rsidRDefault="00387B93" w14:paraId="3A1D40FF" w14:textId="77777777">
      <w:pPr>
        <w:pStyle w:val="Paragraphedeliste"/>
        <w:rPr>
          <w:rFonts w:ascii="Microsoft JhengHei" w:hAnsi="Microsoft JhengHei" w:eastAsia="Microsoft JhengHei"/>
          <w:b/>
          <w:bCs/>
          <w:sz w:val="24"/>
          <w:szCs w:val="24"/>
        </w:rPr>
      </w:pPr>
    </w:p>
    <w:p w:rsidRPr="00387B93" w:rsidR="00771906" w:rsidP="00387B93" w:rsidRDefault="00387B93" w14:paraId="2378F839" w14:textId="6434261D">
      <w:pPr>
        <w:pStyle w:val="Paragraphedeliste"/>
        <w:rPr>
          <w:rFonts w:ascii="Microsoft JhengHei" w:hAnsi="Microsoft JhengHei" w:eastAsia="Microsoft JhengHei"/>
          <w:b/>
          <w:bCs/>
          <w:sz w:val="24"/>
          <w:szCs w:val="24"/>
        </w:rPr>
      </w:pPr>
      <w:r>
        <w:rPr>
          <w:noProof/>
          <w:lang w:eastAsia="fr-FR"/>
        </w:rPr>
        <mc:AlternateContent>
          <mc:Choice Requires="wps">
            <w:drawing>
              <wp:anchor distT="0" distB="0" distL="114300" distR="114300" simplePos="0" relativeHeight="251676672" behindDoc="0" locked="0" layoutInCell="1" allowOverlap="1" wp14:anchorId="7A8F52FD" wp14:editId="57D9079F">
                <wp:simplePos x="0" y="0"/>
                <wp:positionH relativeFrom="margin">
                  <wp:align>center</wp:align>
                </wp:positionH>
                <wp:positionV relativeFrom="paragraph">
                  <wp:posOffset>16510</wp:posOffset>
                </wp:positionV>
                <wp:extent cx="1899920" cy="276225"/>
                <wp:effectExtent l="0" t="0" r="5080" b="9525"/>
                <wp:wrapNone/>
                <wp:docPr id="9" name="Zone de texte 9"/>
                <wp:cNvGraphicFramePr/>
                <a:graphic xmlns:a="http://schemas.openxmlformats.org/drawingml/2006/main">
                  <a:graphicData uri="http://schemas.microsoft.com/office/word/2010/wordprocessingShape">
                    <wps:wsp>
                      <wps:cNvSpPr txBox="1"/>
                      <wps:spPr>
                        <a:xfrm>
                          <a:off x="0" y="0"/>
                          <a:ext cx="1899920" cy="276225"/>
                        </a:xfrm>
                        <a:prstGeom prst="rect">
                          <a:avLst/>
                        </a:prstGeom>
                        <a:solidFill>
                          <a:prstClr val="white"/>
                        </a:solidFill>
                        <a:ln>
                          <a:noFill/>
                        </a:ln>
                        <a:effectLst/>
                      </wps:spPr>
                      <wps:txbx>
                        <w:txbxContent>
                          <w:p w:rsidRPr="00A82437" w:rsidR="00C36EB8" w:rsidP="00771906" w:rsidRDefault="00C36EB8" w14:paraId="772AF36D" w14:textId="6BEAA0AC">
                            <w:pPr>
                              <w:pStyle w:val="Lgende"/>
                              <w:rPr>
                                <w:rFonts w:ascii="Microsoft JhengHei" w:hAnsi="Microsoft JhengHei" w:eastAsia="Microsoft JhengHei"/>
                                <w:b/>
                                <w:bCs/>
                                <w:noProof/>
                                <w:sz w:val="24"/>
                                <w:szCs w:val="24"/>
                              </w:rPr>
                            </w:pPr>
                            <w:bookmarkStart w:name="_Toc103110486" w:id="40"/>
                            <w:r>
                              <w:t xml:space="preserve">Figure </w:t>
                            </w:r>
                            <w:r>
                              <w:fldChar w:fldCharType="begin"/>
                            </w:r>
                            <w:r>
                              <w:instrText>SEQ Figure \* ARABIC</w:instrText>
                            </w:r>
                            <w:r>
                              <w:fldChar w:fldCharType="separate"/>
                            </w:r>
                            <w:r>
                              <w:rPr>
                                <w:noProof/>
                              </w:rPr>
                              <w:t>8</w:t>
                            </w:r>
                            <w:r>
                              <w:fldChar w:fldCharType="end"/>
                            </w:r>
                            <w:r>
                              <w:t xml:space="preserve"> : </w:t>
                            </w:r>
                            <w:bookmarkEnd w:id="40"/>
                            <w:r>
                              <w:t>stepper motor driver shield L6474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 style="position:absolute;left:0;text-align:left;margin-left:0;margin-top:1.3pt;width:149.6pt;height:21.75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" w14:anchorId="7A8F52FD">
                <v:textbox inset="0,0,0,0">
                  <w:txbxContent>
                    <w:p w:rsidRPr="00A82437" w:rsidR="00C36EB8" w:rsidP="00771906" w:rsidRDefault="00C36EB8" w14:paraId="772AF36D" w14:textId="6BEAA0AC">
                      <w:pPr>
                        <w:pStyle w:val="Lgende"/>
                        <w:rPr>
                          <w:rFonts w:ascii="Microsoft JhengHei" w:hAnsi="Microsoft JhengHei" w:eastAsia="Microsoft JhengHei"/>
                          <w:b/>
                          <w:bCs/>
                          <w:noProof/>
                          <w:sz w:val="24"/>
                          <w:szCs w:val="24"/>
                        </w:rPr>
                      </w:pPr>
                      <w:r>
                        <w:t xml:space="preserve">Figure </w:t>
                      </w:r>
                      <w:r>
                        <w:fldChar w:fldCharType="begin"/>
                      </w:r>
                      <w:r>
                        <w:instrText>SEQ Figure \* ARABIC</w:instrText>
                      </w:r>
                      <w:r>
                        <w:fldChar w:fldCharType="separate"/>
                      </w:r>
                      <w:r>
                        <w:rPr>
                          <w:noProof/>
                        </w:rPr>
                        <w:t>8</w:t>
                      </w:r>
                      <w:r>
                        <w:fldChar w:fldCharType="end"/>
                      </w:r>
                      <w:r>
                        <w:t xml:space="preserve"> : </w:t>
                      </w:r>
                      <w:r>
                        <w:t>stepper motor driver shield L6474</w:t>
                      </w:r>
                    </w:p>
                  </w:txbxContent>
                </v:textbox>
                <w10:wrap anchorx="margin"/>
              </v:shape>
            </w:pict>
          </mc:Fallback>
        </mc:AlternateContent>
      </w:r>
    </w:p>
    <w:p w:rsidRPr="00387B93" w:rsidR="1884F599" w:rsidP="00387B93" w:rsidRDefault="1884F599" w14:paraId="68B8FF4A" w14:textId="15861F34">
      <w:pPr>
        <w:pStyle w:val="Style1"/>
        <w:ind w:firstLine="708"/>
      </w:pPr>
      <w:r w:rsidRPr="00387B93">
        <w:t>Le X-NUCLEO-IHM01A1 est une carte d'extension de pilote moteur pas à pas basée sur le L6474. Elle fournit une solution facile à utiliser pour piloter un moteur pas à pas, Le contrôle de courant avancé du L6474 offre des niveaux élevés de performance et de robustesse. La carte est compatible avec le connecteur Arduino UNO R3 et supporte l'ajout d'autres cartes qui peuvent être empilées pour piloter jusqu'à trois moteurs pas à pas avec une seule carte STM32.</w:t>
      </w:r>
    </w:p>
    <w:p w:rsidRPr="00DF194D" w:rsidR="00CC1E95" w:rsidP="00010AC7" w:rsidRDefault="00CC1E95" w14:paraId="24421E07" w14:textId="1B645277">
      <w:pPr>
        <w:pStyle w:val="Style1"/>
        <w:numPr>
          <w:ilvl w:val="0"/>
          <w:numId w:val="38"/>
        </w:numPr>
        <w:rPr>
          <w:rFonts w:eastAsia="Microsoft JhengHei"/>
        </w:rPr>
      </w:pPr>
      <w:r w:rsidRPr="00DF194D">
        <w:rPr>
          <w:rFonts w:eastAsia="Microsoft JhengHei"/>
        </w:rPr>
        <w:t xml:space="preserve">Caractéristiques : </w:t>
      </w:r>
    </w:p>
    <w:p w:rsidRPr="00CC1E95" w:rsidR="00CC1E95" w:rsidP="00010AC7" w:rsidRDefault="00CC1E95" w14:paraId="1786C664" w14:textId="71509151">
      <w:pPr>
        <w:pStyle w:val="Style1"/>
        <w:numPr>
          <w:ilvl w:val="0"/>
          <w:numId w:val="25"/>
        </w:numPr>
        <w:spacing w:line="240" w:lineRule="auto"/>
        <w:rPr>
          <w:rFonts w:eastAsia="Microsoft JhengHei"/>
        </w:rPr>
      </w:pPr>
      <w:r w:rsidRPr="00CC1E95">
        <w:rPr>
          <w:rFonts w:eastAsia="Microsoft JhengHei"/>
        </w:rPr>
        <w:t>Tension de fonctionnement : 8 - 45 V</w:t>
      </w:r>
    </w:p>
    <w:p w:rsidRPr="00CC1E95" w:rsidR="00CC1E95" w:rsidP="00010AC7" w:rsidRDefault="00CC1E95" w14:paraId="2875A79F" w14:textId="7F1178CF">
      <w:pPr>
        <w:pStyle w:val="Style1"/>
        <w:numPr>
          <w:ilvl w:val="0"/>
          <w:numId w:val="25"/>
        </w:numPr>
        <w:spacing w:line="240" w:lineRule="auto"/>
        <w:rPr>
          <w:rFonts w:eastAsia="Microsoft JhengHei"/>
        </w:rPr>
      </w:pPr>
      <w:r w:rsidRPr="00CC1E95">
        <w:rPr>
          <w:rFonts w:eastAsia="Microsoft JhengHei"/>
        </w:rPr>
        <w:t>Courant de crête de sortie de 7,0 A (3,0 A r.m.s.)</w:t>
      </w:r>
    </w:p>
    <w:p w:rsidRPr="00CC1E95" w:rsidR="00CC1E95" w:rsidP="00010AC7" w:rsidRDefault="00CC1E95" w14:paraId="44AC4891" w14:textId="71F5560F">
      <w:pPr>
        <w:pStyle w:val="Style1"/>
        <w:numPr>
          <w:ilvl w:val="0"/>
          <w:numId w:val="25"/>
        </w:numPr>
        <w:spacing w:line="240" w:lineRule="auto"/>
        <w:rPr>
          <w:rFonts w:eastAsia="Microsoft JhengHei"/>
        </w:rPr>
      </w:pPr>
      <w:r w:rsidRPr="00CC1E95">
        <w:rPr>
          <w:rFonts w:eastAsia="Microsoft JhengHei"/>
        </w:rPr>
        <w:t>MOSFET à faible puissance RDS(on)</w:t>
      </w:r>
    </w:p>
    <w:p w:rsidRPr="00CC1E95" w:rsidR="00CC1E95" w:rsidP="00010AC7" w:rsidRDefault="00CC1E95" w14:paraId="2068B94C" w14:textId="07934233">
      <w:pPr>
        <w:pStyle w:val="Style1"/>
        <w:numPr>
          <w:ilvl w:val="0"/>
          <w:numId w:val="25"/>
        </w:numPr>
        <w:spacing w:line="240" w:lineRule="auto"/>
        <w:rPr>
          <w:rFonts w:eastAsia="Microsoft JhengHei"/>
        </w:rPr>
      </w:pPr>
      <w:r w:rsidRPr="00CC1E95">
        <w:rPr>
          <w:rFonts w:eastAsia="Microsoft JhengHei"/>
        </w:rPr>
        <w:t>Vitesse de balayage MOS de puissance programmable</w:t>
      </w:r>
    </w:p>
    <w:p w:rsidRPr="00CC1E95" w:rsidR="00CC1E95" w:rsidP="00010AC7" w:rsidRDefault="1884F599" w14:paraId="6C994B2F" w14:textId="7BB5F58B">
      <w:pPr>
        <w:pStyle w:val="Style1"/>
        <w:numPr>
          <w:ilvl w:val="0"/>
          <w:numId w:val="25"/>
        </w:numPr>
        <w:spacing w:line="240" w:lineRule="auto"/>
        <w:rPr>
          <w:rFonts w:eastAsia="Microsoft JhengHei"/>
        </w:rPr>
      </w:pPr>
      <w:r w:rsidRPr="1884F599">
        <w:rPr>
          <w:rFonts w:eastAsia="Microsoft JhengHei"/>
        </w:rPr>
        <w:t>Jusqu'à 1/16 de micro-pas</w:t>
      </w:r>
    </w:p>
    <w:p w:rsidRPr="00CC1E95" w:rsidR="00CC1E95" w:rsidP="00010AC7" w:rsidRDefault="00CC1E95" w14:paraId="4FE63B37" w14:textId="14FC9AD5">
      <w:pPr>
        <w:pStyle w:val="Style1"/>
        <w:numPr>
          <w:ilvl w:val="0"/>
          <w:numId w:val="25"/>
        </w:numPr>
        <w:spacing w:line="240" w:lineRule="auto"/>
        <w:rPr>
          <w:rFonts w:eastAsia="Microsoft JhengHei"/>
        </w:rPr>
      </w:pPr>
      <w:r w:rsidRPr="00CC1E95">
        <w:rPr>
          <w:rFonts w:eastAsia="Microsoft JhengHei"/>
        </w:rPr>
        <w:t>Contrôle du courant avec décroissance adaptative</w:t>
      </w:r>
    </w:p>
    <w:p w:rsidRPr="00CC1E95" w:rsidR="00CC1E95" w:rsidP="00010AC7" w:rsidRDefault="00CC1E95" w14:paraId="4E7A919C" w14:textId="4ABD6CEC">
      <w:pPr>
        <w:pStyle w:val="Style1"/>
        <w:numPr>
          <w:ilvl w:val="0"/>
          <w:numId w:val="25"/>
        </w:numPr>
        <w:spacing w:line="240" w:lineRule="auto"/>
        <w:rPr>
          <w:rFonts w:eastAsia="Microsoft JhengHei"/>
        </w:rPr>
      </w:pPr>
      <w:r w:rsidRPr="00CC1E95">
        <w:rPr>
          <w:rFonts w:eastAsia="Microsoft JhengHei"/>
        </w:rPr>
        <w:t>Détection de courant non dissipative</w:t>
      </w:r>
    </w:p>
    <w:p w:rsidRPr="00CC1E95" w:rsidR="00CC1E95" w:rsidP="00010AC7" w:rsidRDefault="00CC1E95" w14:paraId="4F30E556" w14:textId="0BE3A60E">
      <w:pPr>
        <w:pStyle w:val="Style1"/>
        <w:numPr>
          <w:ilvl w:val="0"/>
          <w:numId w:val="25"/>
        </w:numPr>
        <w:spacing w:line="240" w:lineRule="auto"/>
        <w:rPr>
          <w:rFonts w:eastAsia="Microsoft JhengHei"/>
        </w:rPr>
      </w:pPr>
      <w:r w:rsidRPr="00CC1E95">
        <w:rPr>
          <w:rFonts w:eastAsia="Microsoft JhengHei"/>
        </w:rPr>
        <w:t>Interface SPI</w:t>
      </w:r>
    </w:p>
    <w:p w:rsidRPr="00CC1E95" w:rsidR="00CC1E95" w:rsidP="00010AC7" w:rsidRDefault="00CC1E95" w14:paraId="21DB0204" w14:textId="11489895">
      <w:pPr>
        <w:pStyle w:val="Style1"/>
        <w:numPr>
          <w:ilvl w:val="0"/>
          <w:numId w:val="25"/>
        </w:numPr>
        <w:spacing w:line="240" w:lineRule="auto"/>
        <w:rPr>
          <w:rFonts w:eastAsia="Microsoft JhengHei"/>
        </w:rPr>
      </w:pPr>
      <w:r w:rsidRPr="00CC1E95">
        <w:rPr>
          <w:rFonts w:eastAsia="Microsoft JhengHei"/>
        </w:rPr>
        <w:t>Faibles courants de repos et de veille</w:t>
      </w:r>
    </w:p>
    <w:p w:rsidRPr="00CC1E95" w:rsidR="00CC1E95" w:rsidP="00010AC7" w:rsidRDefault="00CC1E95" w14:paraId="69E90AE6" w14:textId="46138DE4">
      <w:pPr>
        <w:pStyle w:val="Style1"/>
        <w:numPr>
          <w:ilvl w:val="0"/>
          <w:numId w:val="25"/>
        </w:numPr>
        <w:spacing w:line="240" w:lineRule="auto"/>
        <w:rPr>
          <w:rFonts w:eastAsia="Microsoft JhengHei"/>
        </w:rPr>
      </w:pPr>
      <w:r w:rsidRPr="00CC1E95">
        <w:rPr>
          <w:rFonts w:eastAsia="Microsoft JhengHei"/>
        </w:rPr>
        <w:t>Surintensité programmable non dissipative</w:t>
      </w:r>
    </w:p>
    <w:p w:rsidRPr="00CC1E95" w:rsidR="00CC1E95" w:rsidP="00010AC7" w:rsidRDefault="00CC1E95" w14:paraId="2C540348" w14:textId="77777777">
      <w:pPr>
        <w:pStyle w:val="Style1"/>
        <w:numPr>
          <w:ilvl w:val="0"/>
          <w:numId w:val="25"/>
        </w:numPr>
        <w:spacing w:line="240" w:lineRule="auto"/>
        <w:rPr>
          <w:rFonts w:eastAsia="Microsoft JhengHei"/>
        </w:rPr>
      </w:pPr>
      <w:r w:rsidRPr="00CC1E95">
        <w:rPr>
          <w:rFonts w:eastAsia="Microsoft JhengHei"/>
        </w:rPr>
        <w:t>protection sur tous les MOS de puissance</w:t>
      </w:r>
    </w:p>
    <w:p w:rsidRPr="00DF194D" w:rsidR="00CC1E95" w:rsidP="00010AC7" w:rsidRDefault="00CC1E95" w14:paraId="5A454CE8" w14:textId="3868961B">
      <w:pPr>
        <w:pStyle w:val="Style1"/>
        <w:numPr>
          <w:ilvl w:val="0"/>
          <w:numId w:val="25"/>
        </w:numPr>
        <w:spacing w:line="240" w:lineRule="auto"/>
        <w:rPr>
          <w:rFonts w:eastAsia="Microsoft JhengHei"/>
        </w:rPr>
      </w:pPr>
      <w:r w:rsidRPr="00CC1E95">
        <w:rPr>
          <w:rFonts w:eastAsia="Microsoft JhengHei"/>
        </w:rPr>
        <w:lastRenderedPageBreak/>
        <w:t>Protection contre la surchauffe à deux niveaux</w:t>
      </w:r>
    </w:p>
    <w:p w:rsidRPr="00C52E40" w:rsidR="00C52E40" w:rsidP="00010AC7" w:rsidRDefault="00C52E40" w14:paraId="5A6F307E" w14:textId="77777777">
      <w:pPr>
        <w:pStyle w:val="Paragraphedeliste"/>
        <w:numPr>
          <w:ilvl w:val="0"/>
          <w:numId w:val="26"/>
        </w:numPr>
        <w:rPr>
          <w:rFonts w:eastAsia="Microsoft JhengHei" w:asciiTheme="majorBidi" w:hAnsiTheme="majorBidi" w:cstheme="majorBidi"/>
          <w:b/>
          <w:bCs/>
          <w:sz w:val="28"/>
          <w:szCs w:val="28"/>
        </w:rPr>
      </w:pPr>
      <w:r>
        <w:rPr>
          <w:rFonts w:ascii="Microsoft JhengHei" w:hAnsi="Microsoft JhengHei" w:eastAsia="Microsoft JhengHei"/>
          <w:b/>
          <w:bCs/>
          <w:noProof/>
          <w:sz w:val="24"/>
          <w:szCs w:val="24"/>
          <w:lang w:eastAsia="fr-FR"/>
        </w:rPr>
        <w:drawing>
          <wp:anchor distT="0" distB="0" distL="114300" distR="114300" simplePos="0" relativeHeight="251672576" behindDoc="0" locked="0" layoutInCell="1" allowOverlap="1" wp14:anchorId="4523B9D9" wp14:editId="11798EF4">
            <wp:simplePos x="0" y="0"/>
            <wp:positionH relativeFrom="margin">
              <wp:align>center</wp:align>
            </wp:positionH>
            <wp:positionV relativeFrom="paragraph">
              <wp:posOffset>59055</wp:posOffset>
            </wp:positionV>
            <wp:extent cx="1990725" cy="1892999"/>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90725" cy="1892999"/>
                    </a:xfrm>
                    <a:prstGeom prst="rect">
                      <a:avLst/>
                    </a:prstGeom>
                  </pic:spPr>
                </pic:pic>
              </a:graphicData>
            </a:graphic>
            <wp14:sizeRelH relativeFrom="margin">
              <wp14:pctWidth>0</wp14:pctWidth>
            </wp14:sizeRelH>
            <wp14:sizeRelV relativeFrom="margin">
              <wp14:pctHeight>0</wp14:pctHeight>
            </wp14:sizeRelV>
          </wp:anchor>
        </w:drawing>
      </w:r>
      <w:r w:rsidRPr="1884F599">
        <w:rPr>
          <w:rFonts w:eastAsia="Microsoft JhengHei" w:asciiTheme="majorBidi" w:hAnsiTheme="majorBidi" w:cstheme="majorBidi"/>
          <w:b/>
          <w:bCs/>
          <w:sz w:val="24"/>
          <w:szCs w:val="24"/>
        </w:rPr>
        <w:t>LCD TFT 4.3 :</w:t>
      </w:r>
    </w:p>
    <w:p w:rsidR="00C52E40" w:rsidP="1884F599" w:rsidRDefault="00C52E40" w14:paraId="16CD4DCF" w14:textId="45537AD0">
      <w:pPr>
        <w:pStyle w:val="Paragraphedeliste"/>
        <w:ind w:left="0"/>
        <w:rPr>
          <w:rFonts w:ascii="Microsoft JhengHei" w:hAnsi="Microsoft JhengHei" w:eastAsia="Microsoft JhengHei"/>
          <w:b/>
          <w:bCs/>
          <w:sz w:val="24"/>
          <w:szCs w:val="24"/>
        </w:rPr>
      </w:pPr>
    </w:p>
    <w:p w:rsidR="00127082" w:rsidP="00C52E40" w:rsidRDefault="00127082" w14:paraId="3F33CE57" w14:textId="01E2778C">
      <w:pPr>
        <w:pStyle w:val="Paragraphedeliste"/>
        <w:rPr>
          <w:rFonts w:ascii="Microsoft JhengHei" w:hAnsi="Microsoft JhengHei" w:eastAsia="Microsoft JhengHei"/>
          <w:b/>
          <w:bCs/>
          <w:sz w:val="24"/>
          <w:szCs w:val="24"/>
        </w:rPr>
      </w:pPr>
    </w:p>
    <w:p w:rsidR="00DF194D" w:rsidP="00C52E40" w:rsidRDefault="00DF194D" w14:paraId="1F535244" w14:textId="5330F511">
      <w:pPr>
        <w:pStyle w:val="Paragraphedeliste"/>
        <w:rPr>
          <w:rFonts w:ascii="Microsoft JhengHei" w:hAnsi="Microsoft JhengHei" w:eastAsia="Microsoft JhengHei"/>
          <w:b/>
          <w:bCs/>
          <w:sz w:val="24"/>
          <w:szCs w:val="24"/>
        </w:rPr>
      </w:pPr>
    </w:p>
    <w:p w:rsidR="00DF194D" w:rsidP="00C52E40" w:rsidRDefault="00DF194D" w14:paraId="5A87C6FB" w14:textId="5B3FE9FC">
      <w:pPr>
        <w:pStyle w:val="Paragraphedeliste"/>
        <w:rPr>
          <w:rFonts w:ascii="Microsoft JhengHei" w:hAnsi="Microsoft JhengHei" w:eastAsia="Microsoft JhengHei"/>
          <w:b/>
          <w:bCs/>
          <w:sz w:val="24"/>
          <w:szCs w:val="24"/>
        </w:rPr>
      </w:pPr>
    </w:p>
    <w:p w:rsidR="00DF194D" w:rsidP="00C52E40" w:rsidRDefault="00DF194D" w14:paraId="25E96194" w14:textId="0F80C76E">
      <w:pPr>
        <w:pStyle w:val="Paragraphedeliste"/>
        <w:rPr>
          <w:rFonts w:ascii="Microsoft JhengHei" w:hAnsi="Microsoft JhengHei" w:eastAsia="Microsoft JhengHei"/>
          <w:b/>
          <w:bCs/>
          <w:sz w:val="24"/>
          <w:szCs w:val="24"/>
        </w:rPr>
      </w:pPr>
    </w:p>
    <w:p w:rsidR="00DF194D" w:rsidP="00C52E40" w:rsidRDefault="00DF194D" w14:paraId="05512ECE" w14:textId="5A6F7F28">
      <w:pPr>
        <w:pStyle w:val="Paragraphedeliste"/>
        <w:rPr>
          <w:rFonts w:ascii="Microsoft JhengHei" w:hAnsi="Microsoft JhengHei" w:eastAsia="Microsoft JhengHei"/>
          <w:b/>
          <w:bCs/>
          <w:sz w:val="24"/>
          <w:szCs w:val="24"/>
        </w:rPr>
      </w:pPr>
      <w:r>
        <w:rPr>
          <w:noProof/>
          <w:lang w:eastAsia="fr-FR"/>
        </w:rPr>
        <mc:AlternateContent>
          <mc:Choice Requires="wps">
            <w:drawing>
              <wp:anchor distT="0" distB="0" distL="114300" distR="114300" simplePos="0" relativeHeight="251678720" behindDoc="0" locked="0" layoutInCell="1" allowOverlap="1" wp14:anchorId="67595218" wp14:editId="7D19F8DC">
                <wp:simplePos x="0" y="0"/>
                <wp:positionH relativeFrom="margin">
                  <wp:posOffset>2289810</wp:posOffset>
                </wp:positionH>
                <wp:positionV relativeFrom="paragraph">
                  <wp:posOffset>83820</wp:posOffset>
                </wp:positionV>
                <wp:extent cx="1990725" cy="635"/>
                <wp:effectExtent l="0" t="0" r="9525" b="0"/>
                <wp:wrapNone/>
                <wp:docPr id="10" name="Zone de texte 10"/>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a:effectLst/>
                      </wps:spPr>
                      <wps:txbx>
                        <w:txbxContent>
                          <w:p w:rsidRPr="0093748F" w:rsidR="00C36EB8" w:rsidP="00771906" w:rsidRDefault="00C36EB8" w14:paraId="63DEA737" w14:textId="77777777">
                            <w:pPr>
                              <w:pStyle w:val="Lgende"/>
                              <w:rPr>
                                <w:rFonts w:ascii="Microsoft JhengHei" w:hAnsi="Microsoft JhengHei" w:eastAsia="Microsoft JhengHei"/>
                                <w:b/>
                                <w:bCs/>
                                <w:noProof/>
                                <w:sz w:val="24"/>
                                <w:szCs w:val="24"/>
                              </w:rPr>
                            </w:pPr>
                            <w:bookmarkStart w:name="_Toc103110487" w:id="42"/>
                            <w:r>
                              <w:t xml:space="preserve">Figure </w:t>
                            </w:r>
                            <w:r>
                              <w:fldChar w:fldCharType="begin"/>
                            </w:r>
                            <w:r>
                              <w:instrText>SEQ Figure \* ARABIC</w:instrText>
                            </w:r>
                            <w:r>
                              <w:fldChar w:fldCharType="separate"/>
                            </w:r>
                            <w:r>
                              <w:rPr>
                                <w:noProof/>
                              </w:rPr>
                              <w:t>9</w:t>
                            </w:r>
                            <w:r>
                              <w:fldChar w:fldCharType="end"/>
                            </w:r>
                            <w:r>
                              <w:t xml:space="preserve"> : </w:t>
                            </w:r>
                            <w:r w:rsidRPr="00BB3467">
                              <w:t>LCD TFT 4.3</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0" style="position:absolute;left:0;text-align:left;margin-left:180.3pt;margin-top:6.6pt;width:156.75pt;height:.05pt;z-index:251678720;visibility:visible;mso-wrap-style:square;mso-wrap-distance-left:9pt;mso-wrap-distance-top:0;mso-wrap-distance-right:9pt;mso-wrap-distance-bottom:0;mso-position-horizontal:absolute;mso-position-horizontal-relative:margin;mso-position-vertical:absolute;mso-position-vertical-relative:text;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" w14:anchorId="67595218">
                <v:textbox style="mso-fit-shape-to-text:t" inset="0,0,0,0">
                  <w:txbxContent>
                    <w:p w:rsidRPr="0093748F" w:rsidR="00C36EB8" w:rsidP="00771906" w:rsidRDefault="00C36EB8" w14:paraId="63DEA737" w14:textId="77777777">
                      <w:pPr>
                        <w:pStyle w:val="Lgende"/>
                        <w:rPr>
                          <w:rFonts w:ascii="Microsoft JhengHei" w:hAnsi="Microsoft JhengHei" w:eastAsia="Microsoft JhengHei"/>
                          <w:b/>
                          <w:bCs/>
                          <w:noProof/>
                          <w:sz w:val="24"/>
                          <w:szCs w:val="24"/>
                        </w:rPr>
                      </w:pPr>
                      <w:r>
                        <w:t xml:space="preserve">Figure </w:t>
                      </w:r>
                      <w:r>
                        <w:fldChar w:fldCharType="begin"/>
                      </w:r>
                      <w:r>
                        <w:instrText>SEQ Figure \* ARABIC</w:instrText>
                      </w:r>
                      <w:r>
                        <w:fldChar w:fldCharType="separate"/>
                      </w:r>
                      <w:r>
                        <w:rPr>
                          <w:noProof/>
                        </w:rPr>
                        <w:t>9</w:t>
                      </w:r>
                      <w:r>
                        <w:fldChar w:fldCharType="end"/>
                      </w:r>
                      <w:r>
                        <w:t xml:space="preserve"> : </w:t>
                      </w:r>
                      <w:r w:rsidRPr="00BB3467">
                        <w:t>LCD TFT 4.3</w:t>
                      </w:r>
                    </w:p>
                  </w:txbxContent>
                </v:textbox>
                <w10:wrap anchorx="margin"/>
              </v:shape>
            </w:pict>
          </mc:Fallback>
        </mc:AlternateContent>
      </w:r>
    </w:p>
    <w:p w:rsidR="00DF194D" w:rsidP="00C52E40" w:rsidRDefault="00DF194D" w14:paraId="167D459E" w14:textId="77777777">
      <w:pPr>
        <w:pStyle w:val="Paragraphedeliste"/>
        <w:rPr>
          <w:rFonts w:ascii="Microsoft JhengHei" w:hAnsi="Microsoft JhengHei" w:eastAsia="Microsoft JhengHei"/>
          <w:b/>
          <w:bCs/>
          <w:sz w:val="24"/>
          <w:szCs w:val="24"/>
        </w:rPr>
      </w:pPr>
    </w:p>
    <w:p w:rsidRPr="00DF7B0F" w:rsidR="00DF7B0F" w:rsidP="1884F599" w:rsidRDefault="00DF7B0F" w14:paraId="76BF46D4" w14:textId="47E00B31">
      <w:pPr>
        <w:pStyle w:val="NormalWeb"/>
        <w:shd w:val="clear" w:color="auto" w:fill="FFFFFF" w:themeFill="background1"/>
        <w:spacing w:before="120" w:beforeAutospacing="0" w:after="120" w:afterAutospacing="0"/>
        <w:rPr>
          <w:rFonts w:ascii="Microsoft JhengHei" w:hAnsi="Microsoft JhengHei" w:eastAsia="Microsoft JhengHei" w:cs="Arial"/>
          <w:color w:val="202122"/>
          <w:sz w:val="22"/>
          <w:szCs w:val="22"/>
        </w:rPr>
      </w:pPr>
    </w:p>
    <w:p w:rsidRPr="00127082" w:rsidR="00C52E40" w:rsidP="00010AC7" w:rsidRDefault="00127082" w14:paraId="44257C36" w14:textId="04EF9C8C">
      <w:pPr>
        <w:pStyle w:val="Style1"/>
        <w:numPr>
          <w:ilvl w:val="0"/>
          <w:numId w:val="31"/>
        </w:numPr>
        <w:rPr>
          <w:rFonts w:eastAsia="Microsoft JhengHei"/>
        </w:rPr>
      </w:pPr>
      <w:r w:rsidRPr="00127082">
        <w:rPr>
          <w:rFonts w:eastAsia="Microsoft JhengHei"/>
        </w:rPr>
        <w:t>Caractéristiques :</w:t>
      </w:r>
    </w:p>
    <w:p w:rsidRPr="00127082" w:rsidR="00127082" w:rsidP="00010AC7" w:rsidRDefault="00127082" w14:paraId="192EC512" w14:textId="77777777">
      <w:pPr>
        <w:pStyle w:val="Style1"/>
        <w:numPr>
          <w:ilvl w:val="0"/>
          <w:numId w:val="30"/>
        </w:numPr>
        <w:spacing w:line="240" w:lineRule="auto"/>
        <w:rPr>
          <w:rFonts w:eastAsia="Microsoft JhengHei"/>
        </w:rPr>
      </w:pPr>
      <w:r w:rsidRPr="00127082">
        <w:rPr>
          <w:rFonts w:eastAsia="Microsoft JhengHei"/>
        </w:rPr>
        <w:t>Dimensions du contour : 105,14 x 66,2 mm.</w:t>
      </w:r>
    </w:p>
    <w:p w:rsidRPr="00127082" w:rsidR="00127082" w:rsidP="00010AC7" w:rsidRDefault="00127082" w14:paraId="324AF990" w14:textId="77777777">
      <w:pPr>
        <w:pStyle w:val="Style1"/>
        <w:numPr>
          <w:ilvl w:val="0"/>
          <w:numId w:val="30"/>
        </w:numPr>
        <w:spacing w:line="240" w:lineRule="auto"/>
        <w:rPr>
          <w:rFonts w:eastAsia="Microsoft JhengHei"/>
        </w:rPr>
      </w:pPr>
      <w:r w:rsidRPr="00127082">
        <w:rPr>
          <w:rFonts w:eastAsia="Microsoft JhengHei"/>
        </w:rPr>
        <w:t>Résolution : 480 x 272.</w:t>
      </w:r>
    </w:p>
    <w:p w:rsidRPr="00127082" w:rsidR="00127082" w:rsidP="00010AC7" w:rsidRDefault="00127082" w14:paraId="0154E1BB" w14:textId="77777777">
      <w:pPr>
        <w:pStyle w:val="Style1"/>
        <w:numPr>
          <w:ilvl w:val="0"/>
          <w:numId w:val="30"/>
        </w:numPr>
        <w:spacing w:line="240" w:lineRule="auto"/>
        <w:rPr>
          <w:rFonts w:eastAsia="Microsoft JhengHei"/>
        </w:rPr>
      </w:pPr>
      <w:r w:rsidRPr="00127082">
        <w:rPr>
          <w:rFonts w:eastAsia="Microsoft JhengHei"/>
        </w:rPr>
        <w:t>Zone active : 95,04 x 53,856 mm.</w:t>
      </w:r>
    </w:p>
    <w:p w:rsidRPr="00127082" w:rsidR="00127082" w:rsidP="00010AC7" w:rsidRDefault="00127082" w14:paraId="3064834C" w14:textId="77777777">
      <w:pPr>
        <w:pStyle w:val="Style1"/>
        <w:numPr>
          <w:ilvl w:val="0"/>
          <w:numId w:val="30"/>
        </w:numPr>
        <w:spacing w:line="240" w:lineRule="auto"/>
        <w:rPr>
          <w:rFonts w:eastAsia="Microsoft JhengHei"/>
        </w:rPr>
      </w:pPr>
      <w:r w:rsidRPr="00127082">
        <w:rPr>
          <w:rFonts w:eastAsia="Microsoft JhengHei"/>
        </w:rPr>
        <w:t>Interface : RVB.</w:t>
      </w:r>
    </w:p>
    <w:p w:rsidR="00C52E40" w:rsidP="00010AC7" w:rsidRDefault="1884F599" w14:paraId="6D1AEF71" w14:textId="1A37BB50">
      <w:pPr>
        <w:pStyle w:val="Style1"/>
        <w:numPr>
          <w:ilvl w:val="0"/>
          <w:numId w:val="30"/>
        </w:numPr>
        <w:spacing w:line="240" w:lineRule="auto"/>
        <w:rPr>
          <w:rFonts w:eastAsia="Microsoft JhengHei"/>
        </w:rPr>
      </w:pPr>
      <w:r w:rsidRPr="1884F599">
        <w:rPr>
          <w:rFonts w:eastAsia="Microsoft JhengHei"/>
        </w:rPr>
        <w:t>Driver  IC : HX8527A.</w:t>
      </w:r>
    </w:p>
    <w:p w:rsidRPr="00DF194D" w:rsidR="00127082" w:rsidP="00010AC7" w:rsidRDefault="1884F599" w14:paraId="01522C67" w14:textId="45E17787">
      <w:pPr>
        <w:pStyle w:val="Style1"/>
        <w:numPr>
          <w:ilvl w:val="0"/>
          <w:numId w:val="30"/>
        </w:numPr>
        <w:spacing w:line="240" w:lineRule="auto"/>
      </w:pPr>
      <w:r w:rsidRPr="1884F599">
        <w:rPr>
          <w:rFonts w:eastAsia="Microsoft JhengHei"/>
        </w:rPr>
        <w:t>Tactile : résistive</w:t>
      </w:r>
    </w:p>
    <w:p w:rsidRPr="00C52E40" w:rsidR="00C52E40" w:rsidP="00010AC7" w:rsidRDefault="00DF194D" w14:paraId="3D60BB5C" w14:textId="714F3B79">
      <w:pPr>
        <w:pStyle w:val="Paragraphedeliste"/>
        <w:numPr>
          <w:ilvl w:val="0"/>
          <w:numId w:val="32"/>
        </w:numPr>
        <w:rPr>
          <w:rFonts w:eastAsia="Microsoft JhengHei" w:asciiTheme="majorBidi" w:hAnsiTheme="majorBidi" w:cstheme="majorBidi"/>
          <w:b/>
          <w:bCs/>
          <w:sz w:val="24"/>
          <w:szCs w:val="24"/>
        </w:rPr>
      </w:pPr>
      <w:r>
        <w:rPr>
          <w:rFonts w:ascii="Microsoft JhengHei" w:hAnsi="Microsoft JhengHei" w:eastAsia="Microsoft JhengHei"/>
          <w:b/>
          <w:bCs/>
          <w:noProof/>
          <w:sz w:val="24"/>
          <w:szCs w:val="24"/>
          <w:lang w:eastAsia="fr-FR"/>
        </w:rPr>
        <w:drawing>
          <wp:anchor distT="0" distB="0" distL="114300" distR="114300" simplePos="0" relativeHeight="251673600" behindDoc="0" locked="0" layoutInCell="1" allowOverlap="1" wp14:anchorId="50F060CA" wp14:editId="495632BB">
            <wp:simplePos x="0" y="0"/>
            <wp:positionH relativeFrom="margin">
              <wp:align>center</wp:align>
            </wp:positionH>
            <wp:positionV relativeFrom="paragraph">
              <wp:posOffset>26670</wp:posOffset>
            </wp:positionV>
            <wp:extent cx="1666861" cy="1356091"/>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66861" cy="1356091"/>
                    </a:xfrm>
                    <a:prstGeom prst="rect">
                      <a:avLst/>
                    </a:prstGeom>
                  </pic:spPr>
                </pic:pic>
              </a:graphicData>
            </a:graphic>
            <wp14:sizeRelH relativeFrom="margin">
              <wp14:pctWidth>0</wp14:pctWidth>
            </wp14:sizeRelH>
            <wp14:sizeRelV relativeFrom="margin">
              <wp14:pctHeight>0</wp14:pctHeight>
            </wp14:sizeRelV>
          </wp:anchor>
        </w:drawing>
      </w:r>
      <w:r w:rsidRPr="00C52E40" w:rsidR="00C52E40">
        <w:rPr>
          <w:rFonts w:eastAsia="Microsoft JhengHei" w:asciiTheme="majorBidi" w:hAnsiTheme="majorBidi" w:cstheme="majorBidi"/>
          <w:b/>
          <w:bCs/>
          <w:sz w:val="24"/>
          <w:szCs w:val="24"/>
        </w:rPr>
        <w:t>ESP8266 :</w:t>
      </w:r>
    </w:p>
    <w:p w:rsidR="00C52E40" w:rsidP="00C52E40" w:rsidRDefault="00C52E40" w14:paraId="43009542" w14:textId="0407C233">
      <w:pPr>
        <w:pStyle w:val="Paragraphedeliste"/>
        <w:rPr>
          <w:rFonts w:ascii="Microsoft JhengHei" w:hAnsi="Microsoft JhengHei" w:eastAsia="Microsoft JhengHei"/>
          <w:b/>
          <w:bCs/>
          <w:sz w:val="24"/>
          <w:szCs w:val="24"/>
        </w:rPr>
      </w:pPr>
    </w:p>
    <w:p w:rsidR="00C52E40" w:rsidP="00C52E40" w:rsidRDefault="00C52E40" w14:paraId="086AE0D8" w14:textId="77777777">
      <w:pPr>
        <w:pStyle w:val="Paragraphedeliste"/>
        <w:rPr>
          <w:rFonts w:ascii="Microsoft JhengHei" w:hAnsi="Microsoft JhengHei" w:eastAsia="Microsoft JhengHei"/>
          <w:b/>
          <w:bCs/>
          <w:sz w:val="24"/>
          <w:szCs w:val="24"/>
        </w:rPr>
      </w:pPr>
    </w:p>
    <w:p w:rsidR="00C52E40" w:rsidP="00C52E40" w:rsidRDefault="00C52E40" w14:paraId="0740661C" w14:textId="77777777">
      <w:pPr>
        <w:pStyle w:val="Paragraphedeliste"/>
        <w:rPr>
          <w:rFonts w:ascii="Microsoft JhengHei" w:hAnsi="Microsoft JhengHei" w:eastAsia="Microsoft JhengHei"/>
          <w:b/>
          <w:bCs/>
          <w:sz w:val="24"/>
          <w:szCs w:val="24"/>
        </w:rPr>
      </w:pPr>
    </w:p>
    <w:p w:rsidR="00DF194D" w:rsidP="00DF194D" w:rsidRDefault="00DF194D" w14:paraId="0EFCE6C5" w14:textId="77777777">
      <w:pPr>
        <w:pStyle w:val="Paragraphedeliste"/>
        <w:rPr>
          <w:rFonts w:ascii="Arial" w:hAnsi="Arial" w:cs="Arial"/>
          <w:color w:val="202122"/>
          <w:sz w:val="21"/>
          <w:szCs w:val="21"/>
        </w:rPr>
      </w:pPr>
      <w:r>
        <w:rPr>
          <w:noProof/>
          <w:lang w:eastAsia="fr-FR"/>
        </w:rPr>
        <mc:AlternateContent>
          <mc:Choice Requires="wps">
            <w:drawing>
              <wp:anchor distT="0" distB="0" distL="114300" distR="114300" simplePos="0" relativeHeight="251680768" behindDoc="0" locked="0" layoutInCell="1" allowOverlap="1" wp14:anchorId="267F2271" wp14:editId="10DEB5F6">
                <wp:simplePos x="0" y="0"/>
                <wp:positionH relativeFrom="margin">
                  <wp:align>center</wp:align>
                </wp:positionH>
                <wp:positionV relativeFrom="paragraph">
                  <wp:posOffset>172720</wp:posOffset>
                </wp:positionV>
                <wp:extent cx="1733550" cy="635"/>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a:effectLst/>
                      </wps:spPr>
                      <wps:txbx>
                        <w:txbxContent>
                          <w:p w:rsidRPr="004A6422" w:rsidR="00C36EB8" w:rsidP="00771906" w:rsidRDefault="00C36EB8" w14:paraId="7B6F3503" w14:textId="77777777">
                            <w:pPr>
                              <w:pStyle w:val="Lgende"/>
                              <w:rPr>
                                <w:rFonts w:ascii="Microsoft JhengHei" w:hAnsi="Microsoft JhengHei" w:eastAsia="Microsoft JhengHei"/>
                                <w:b/>
                                <w:bCs/>
                                <w:noProof/>
                                <w:sz w:val="24"/>
                                <w:szCs w:val="24"/>
                              </w:rPr>
                            </w:pPr>
                            <w:bookmarkStart w:name="_Toc103110488" w:id="44"/>
                            <w:r>
                              <w:t xml:space="preserve">Figure </w:t>
                            </w:r>
                            <w:r>
                              <w:fldChar w:fldCharType="begin"/>
                            </w:r>
                            <w:r>
                              <w:instrText>SEQ Figure \* ARABIC</w:instrText>
                            </w:r>
                            <w:r>
                              <w:fldChar w:fldCharType="separate"/>
                            </w:r>
                            <w:r>
                              <w:rPr>
                                <w:noProof/>
                              </w:rPr>
                              <w:t>10</w:t>
                            </w:r>
                            <w:r>
                              <w:fldChar w:fldCharType="end"/>
                            </w:r>
                            <w:r>
                              <w:t xml:space="preserve"> : Node MCU ESP8266</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1" style="position:absolute;left:0;text-align:left;margin-left:0;margin-top:13.6pt;width:136.5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" w14:anchorId="267F2271">
                <v:textbox style="mso-fit-shape-to-text:t" inset="0,0,0,0">
                  <w:txbxContent>
                    <w:p w:rsidRPr="004A6422" w:rsidR="00C36EB8" w:rsidP="00771906" w:rsidRDefault="00C36EB8" w14:paraId="7B6F3503" w14:textId="77777777">
                      <w:pPr>
                        <w:pStyle w:val="Lgende"/>
                        <w:rPr>
                          <w:rFonts w:ascii="Microsoft JhengHei" w:hAnsi="Microsoft JhengHei" w:eastAsia="Microsoft JhengHei"/>
                          <w:b/>
                          <w:bCs/>
                          <w:noProof/>
                          <w:sz w:val="24"/>
                          <w:szCs w:val="24"/>
                        </w:rPr>
                      </w:pPr>
                      <w:r>
                        <w:t xml:space="preserve">Figure </w:t>
                      </w:r>
                      <w:r>
                        <w:fldChar w:fldCharType="begin"/>
                      </w:r>
                      <w:r>
                        <w:instrText>SEQ Figure \* ARABIC</w:instrText>
                      </w:r>
                      <w:r>
                        <w:fldChar w:fldCharType="separate"/>
                      </w:r>
                      <w:r>
                        <w:rPr>
                          <w:noProof/>
                        </w:rPr>
                        <w:t>10</w:t>
                      </w:r>
                      <w:r>
                        <w:fldChar w:fldCharType="end"/>
                      </w:r>
                      <w:r>
                        <w:t xml:space="preserve"> : Node MCU ESP8266</w:t>
                      </w:r>
                    </w:p>
                  </w:txbxContent>
                </v:textbox>
                <w10:wrap anchorx="margin"/>
              </v:shape>
            </w:pict>
          </mc:Fallback>
        </mc:AlternateContent>
      </w:r>
    </w:p>
    <w:p w:rsidR="00DF194D" w:rsidP="00DF194D" w:rsidRDefault="00DF194D" w14:paraId="548CC7E6" w14:textId="77777777">
      <w:pPr>
        <w:pStyle w:val="Paragraphedeliste"/>
        <w:rPr>
          <w:rFonts w:ascii="Arial" w:hAnsi="Arial" w:cs="Arial"/>
          <w:color w:val="202122"/>
          <w:sz w:val="21"/>
          <w:szCs w:val="21"/>
        </w:rPr>
      </w:pPr>
    </w:p>
    <w:p w:rsidRPr="00DF194D" w:rsidR="00A104D4" w:rsidP="00DF194D" w:rsidRDefault="00A104D4" w14:paraId="7D6D1F9A" w14:textId="172DD68E">
      <w:pPr>
        <w:pStyle w:val="Style1"/>
        <w:ind w:firstLine="708"/>
        <w:rPr>
          <w:rFonts w:ascii="Microsoft JhengHei" w:hAnsi="Microsoft JhengHei" w:eastAsia="Microsoft JhengHei" w:cstheme="minorBidi"/>
          <w:b/>
          <w:bCs/>
        </w:rPr>
      </w:pPr>
      <w:r>
        <w:t>L’ESP8266 est décliné en </w:t>
      </w:r>
      <w:r w:rsidR="00741DAD">
        <w:t>plusieurs variantes.</w:t>
      </w:r>
      <w:r>
        <w:rPr>
          <w:sz w:val="15"/>
          <w:szCs w:val="15"/>
        </w:rPr>
        <w:t xml:space="preserve"> </w:t>
      </w:r>
      <w:r>
        <w:t>Un exemple de caractéristiques est indiqué ci-dessous.</w:t>
      </w:r>
    </w:p>
    <w:p w:rsidRPr="00A104D4" w:rsidR="00A104D4" w:rsidP="00010AC7" w:rsidRDefault="00A104D4" w14:paraId="5D4950EC" w14:textId="3958F764">
      <w:pPr>
        <w:pStyle w:val="Style1"/>
        <w:numPr>
          <w:ilvl w:val="0"/>
          <w:numId w:val="33"/>
        </w:numPr>
        <w:rPr>
          <w:color w:val="202122"/>
        </w:rPr>
      </w:pPr>
      <w:r w:rsidRPr="00A104D4">
        <w:t xml:space="preserve">Caractéristique : </w:t>
      </w:r>
    </w:p>
    <w:p w:rsidRPr="00AD708B" w:rsidR="00A104D4" w:rsidP="00010AC7" w:rsidRDefault="00A104D4" w14:paraId="5E624D08" w14:textId="6FD54D25">
      <w:pPr>
        <w:pStyle w:val="Style1"/>
        <w:numPr>
          <w:ilvl w:val="0"/>
          <w:numId w:val="34"/>
        </w:numPr>
        <w:spacing w:line="240" w:lineRule="auto"/>
        <w:rPr>
          <w:rFonts w:eastAsia="Microsoft JhengHei"/>
        </w:rPr>
      </w:pPr>
      <w:r w:rsidRPr="00AD708B">
        <w:rPr>
          <w:rFonts w:eastAsia="Microsoft JhengHei"/>
        </w:rPr>
        <w:t>32-bit </w:t>
      </w:r>
      <w:r w:rsidR="00004C52">
        <w:rPr>
          <w:rFonts w:eastAsia="Microsoft JhengHei"/>
        </w:rPr>
        <w:t>RISC</w:t>
      </w:r>
      <w:r w:rsidRPr="00AD708B">
        <w:rPr>
          <w:rFonts w:eastAsia="Microsoft JhengHei"/>
        </w:rPr>
        <w:t> CPU: Tensilica Xtensa LX106, 80 MHz ;</w:t>
      </w:r>
    </w:p>
    <w:p w:rsidRPr="00AD708B" w:rsidR="00A104D4" w:rsidP="00010AC7" w:rsidRDefault="00A104D4" w14:paraId="7C320FEF" w14:textId="77777777">
      <w:pPr>
        <w:pStyle w:val="Style1"/>
        <w:numPr>
          <w:ilvl w:val="0"/>
          <w:numId w:val="34"/>
        </w:numPr>
        <w:spacing w:line="240" w:lineRule="auto"/>
        <w:rPr>
          <w:rFonts w:eastAsia="Microsoft JhengHei"/>
        </w:rPr>
      </w:pPr>
      <w:r w:rsidRPr="00AD708B">
        <w:rPr>
          <w:rFonts w:eastAsia="Microsoft JhengHei"/>
        </w:rPr>
        <w:t>64 Kio de RAM instruction, 96 Kio de RAM data ;</w:t>
      </w:r>
    </w:p>
    <w:p w:rsidRPr="00AD708B" w:rsidR="00A104D4" w:rsidP="00010AC7" w:rsidRDefault="00A104D4" w14:paraId="279A3079" w14:textId="77777777">
      <w:pPr>
        <w:pStyle w:val="Style1"/>
        <w:numPr>
          <w:ilvl w:val="0"/>
          <w:numId w:val="34"/>
        </w:numPr>
        <w:spacing w:line="240" w:lineRule="auto"/>
        <w:rPr>
          <w:rFonts w:eastAsia="Microsoft JhengHei"/>
        </w:rPr>
      </w:pPr>
      <w:r w:rsidRPr="00AD708B">
        <w:rPr>
          <w:rFonts w:eastAsia="Microsoft JhengHei"/>
        </w:rPr>
        <w:t>QSPI flash externe - 512 Kio à 4 Mio (supporte jusqu'à 16 Mio) ;</w:t>
      </w:r>
    </w:p>
    <w:p w:rsidRPr="00AD708B" w:rsidR="00A104D4" w:rsidP="00010AC7" w:rsidRDefault="009C1051" w14:paraId="6142541E" w14:textId="55215E7B">
      <w:pPr>
        <w:pStyle w:val="Style1"/>
        <w:numPr>
          <w:ilvl w:val="0"/>
          <w:numId w:val="34"/>
        </w:numPr>
        <w:spacing w:line="240" w:lineRule="auto"/>
        <w:rPr>
          <w:rFonts w:eastAsia="Microsoft JhengHei"/>
        </w:rPr>
      </w:pPr>
      <w:r w:rsidRPr="00004C52">
        <w:rPr>
          <w:rFonts w:eastAsia="Microsoft JhengHei"/>
        </w:rPr>
        <w:t>I</w:t>
      </w:r>
      <w:r w:rsidR="00004C52">
        <w:rPr>
          <w:rFonts w:eastAsia="Microsoft JhengHei"/>
        </w:rPr>
        <w:t>EEE802.11</w:t>
      </w:r>
      <w:r w:rsidRPr="00AD708B" w:rsidR="00A104D4">
        <w:rPr>
          <w:rFonts w:eastAsia="Microsoft JhengHei"/>
        </w:rPr>
        <w:t> b/g/n </w:t>
      </w:r>
      <w:r w:rsidR="00004C52">
        <w:rPr>
          <w:rFonts w:eastAsia="Microsoft JhengHei"/>
        </w:rPr>
        <w:t>WIFI</w:t>
      </w:r>
      <w:r w:rsidRPr="00AD708B">
        <w:rPr>
          <w:rFonts w:eastAsia="Microsoft JhengHei"/>
        </w:rPr>
        <w:t> :</w:t>
      </w:r>
    </w:p>
    <w:p w:rsidRPr="00AD708B" w:rsidR="00A104D4" w:rsidP="00010AC7" w:rsidRDefault="00A104D4" w14:paraId="48A1EBA6" w14:textId="59C5AE75">
      <w:pPr>
        <w:pStyle w:val="Style1"/>
        <w:numPr>
          <w:ilvl w:val="0"/>
          <w:numId w:val="34"/>
        </w:numPr>
        <w:spacing w:line="240" w:lineRule="auto"/>
        <w:rPr>
          <w:rFonts w:eastAsia="Microsoft JhengHei"/>
        </w:rPr>
      </w:pPr>
      <w:r w:rsidRPr="00AD708B">
        <w:rPr>
          <w:rFonts w:eastAsia="Microsoft JhengHei"/>
        </w:rPr>
        <w:t>TR switch intégré, </w:t>
      </w:r>
      <w:hyperlink w:tooltip="Balun" w:history="1" r:id="rId52">
        <w:r w:rsidRPr="00AD708B">
          <w:rPr>
            <w:rStyle w:val="Lienhypertexte"/>
            <w:rFonts w:ascii="Microsoft JhengHei" w:hAnsi="Microsoft JhengHei" w:eastAsia="Microsoft JhengHei" w:cs="Arial"/>
            <w:color w:val="auto"/>
            <w:sz w:val="21"/>
            <w:szCs w:val="21"/>
          </w:rPr>
          <w:t>balun</w:t>
        </w:r>
      </w:hyperlink>
      <w:r w:rsidRPr="00AD708B">
        <w:rPr>
          <w:rFonts w:eastAsia="Microsoft JhengHei"/>
        </w:rPr>
        <w:t xml:space="preserve">, LNA , amplificateur de puissance </w:t>
      </w:r>
    </w:p>
    <w:p w:rsidRPr="00AD708B" w:rsidR="00A104D4" w:rsidP="00010AC7" w:rsidRDefault="00A104D4" w14:paraId="06DA169A" w14:textId="559257E4">
      <w:pPr>
        <w:pStyle w:val="Style1"/>
        <w:numPr>
          <w:ilvl w:val="0"/>
          <w:numId w:val="34"/>
        </w:numPr>
        <w:spacing w:line="240" w:lineRule="auto"/>
        <w:rPr>
          <w:rFonts w:eastAsia="Microsoft JhengHei"/>
        </w:rPr>
      </w:pPr>
      <w:r w:rsidRPr="00AD708B">
        <w:rPr>
          <w:rFonts w:eastAsia="Microsoft JhengHei"/>
        </w:rPr>
        <w:lastRenderedPageBreak/>
        <w:t>Authentification par WEP ou WPA/WPA2 ou bien réseau ouvert</w:t>
      </w:r>
    </w:p>
    <w:p w:rsidRPr="00AD708B" w:rsidR="00A104D4" w:rsidP="00010AC7" w:rsidRDefault="00A104D4" w14:paraId="77A1B682" w14:textId="77777777">
      <w:pPr>
        <w:pStyle w:val="Style1"/>
        <w:numPr>
          <w:ilvl w:val="0"/>
          <w:numId w:val="34"/>
        </w:numPr>
        <w:spacing w:line="240" w:lineRule="auto"/>
        <w:rPr>
          <w:rFonts w:eastAsia="Microsoft JhengHei"/>
        </w:rPr>
      </w:pPr>
      <w:r w:rsidRPr="00AD708B">
        <w:rPr>
          <w:rFonts w:eastAsia="Microsoft JhengHei"/>
        </w:rPr>
        <w:t>Certaines variantes supportent une antenne externe</w:t>
      </w:r>
    </w:p>
    <w:p w:rsidRPr="00AD708B" w:rsidR="00A104D4" w:rsidP="00010AC7" w:rsidRDefault="00A104D4" w14:paraId="11E38BA5" w14:textId="3D531482">
      <w:pPr>
        <w:pStyle w:val="Style1"/>
        <w:numPr>
          <w:ilvl w:val="0"/>
          <w:numId w:val="34"/>
        </w:numPr>
        <w:spacing w:line="240" w:lineRule="auto"/>
        <w:rPr>
          <w:rFonts w:eastAsia="Microsoft JhengHei"/>
        </w:rPr>
      </w:pPr>
      <w:r w:rsidRPr="00AD708B">
        <w:rPr>
          <w:rFonts w:eastAsia="Microsoft JhengHei"/>
        </w:rPr>
        <w:t xml:space="preserve">16 broches GPIO  </w:t>
      </w:r>
    </w:p>
    <w:p w:rsidRPr="00AD708B" w:rsidR="00A104D4" w:rsidP="00010AC7" w:rsidRDefault="00A104D4" w14:paraId="6170FA80" w14:textId="2BA67570">
      <w:pPr>
        <w:pStyle w:val="Style1"/>
        <w:numPr>
          <w:ilvl w:val="0"/>
          <w:numId w:val="34"/>
        </w:numPr>
        <w:spacing w:line="240" w:lineRule="auto"/>
        <w:rPr>
          <w:rFonts w:eastAsia="Microsoft JhengHei"/>
        </w:rPr>
      </w:pPr>
      <w:r w:rsidRPr="00AD708B">
        <w:rPr>
          <w:rFonts w:eastAsia="Microsoft JhengHei"/>
        </w:rPr>
        <w:t xml:space="preserve">Interfaces SPI </w:t>
      </w:r>
    </w:p>
    <w:p w:rsidRPr="00AD708B" w:rsidR="00A104D4" w:rsidP="00010AC7" w:rsidRDefault="00741DAD" w14:paraId="4646FE3B" w14:textId="63EAB7BE">
      <w:pPr>
        <w:pStyle w:val="Style1"/>
        <w:numPr>
          <w:ilvl w:val="0"/>
          <w:numId w:val="34"/>
        </w:numPr>
        <w:spacing w:line="240" w:lineRule="auto"/>
        <w:rPr>
          <w:rFonts w:eastAsia="Microsoft JhengHei"/>
        </w:rPr>
      </w:pPr>
      <w:r w:rsidRPr="00AD708B">
        <w:rPr>
          <w:rFonts w:eastAsia="Microsoft JhengHei"/>
        </w:rPr>
        <w:t>Interface avec</w:t>
      </w:r>
      <w:r w:rsidRPr="00AD708B" w:rsidR="00A104D4">
        <w:rPr>
          <w:rFonts w:eastAsia="Microsoft JhengHei"/>
        </w:rPr>
        <w:t> DMA (partageant les broches avec les GPIO) ;</w:t>
      </w:r>
    </w:p>
    <w:p w:rsidRPr="00AD708B" w:rsidR="00A104D4" w:rsidP="00010AC7" w:rsidRDefault="00A104D4" w14:paraId="2C93EF55" w14:textId="50E94E3F">
      <w:pPr>
        <w:pStyle w:val="Style1"/>
        <w:numPr>
          <w:ilvl w:val="0"/>
          <w:numId w:val="34"/>
        </w:numPr>
        <w:spacing w:line="240" w:lineRule="auto"/>
        <w:rPr>
          <w:rFonts w:eastAsia="Microsoft JhengHei"/>
        </w:rPr>
      </w:pPr>
      <w:r w:rsidRPr="00AD708B">
        <w:rPr>
          <w:rFonts w:eastAsia="Microsoft JhengHei"/>
        </w:rPr>
        <w:t>UART sur des broches dédiées, plus un UART dédié aux transmissions pouvant être géré par GPIO2 ;</w:t>
      </w:r>
    </w:p>
    <w:p w:rsidRPr="00AD708B" w:rsidR="00A104D4" w:rsidP="00010AC7" w:rsidRDefault="00A104D4" w14:paraId="425157CF" w14:textId="690EF644">
      <w:pPr>
        <w:pStyle w:val="Style1"/>
        <w:numPr>
          <w:ilvl w:val="0"/>
          <w:numId w:val="34"/>
        </w:numPr>
        <w:spacing w:line="240" w:lineRule="auto"/>
        <w:rPr>
          <w:rFonts w:eastAsia="Microsoft JhengHei"/>
        </w:rPr>
      </w:pPr>
      <w:r w:rsidRPr="00AD708B">
        <w:rPr>
          <w:rFonts w:eastAsia="Microsoft JhengHei"/>
        </w:rPr>
        <w:t xml:space="preserve">1 10-bit ADC  </w:t>
      </w:r>
    </w:p>
    <w:p w:rsidR="00A104D4" w:rsidP="00C52E40" w:rsidRDefault="00A104D4" w14:paraId="2AF3DBD2" w14:textId="77777777">
      <w:pPr>
        <w:pStyle w:val="Paragraphedeliste"/>
        <w:rPr>
          <w:rFonts w:ascii="Microsoft JhengHei" w:hAnsi="Microsoft JhengHei" w:eastAsia="Microsoft JhengHei"/>
          <w:b/>
          <w:bCs/>
          <w:sz w:val="24"/>
          <w:szCs w:val="24"/>
        </w:rPr>
      </w:pPr>
    </w:p>
    <w:p w:rsidRPr="00C52E40" w:rsidR="00C52E40" w:rsidP="00010AC7" w:rsidRDefault="00C52E40" w14:paraId="49C4C6F7" w14:textId="77777777">
      <w:pPr>
        <w:pStyle w:val="Paragraphedeliste"/>
        <w:numPr>
          <w:ilvl w:val="0"/>
          <w:numId w:val="35"/>
        </w:numPr>
        <w:rPr>
          <w:rFonts w:eastAsia="Microsoft JhengHei" w:asciiTheme="majorBidi" w:hAnsiTheme="majorBidi" w:cstheme="majorBidi"/>
          <w:b/>
          <w:bCs/>
          <w:sz w:val="24"/>
          <w:szCs w:val="24"/>
        </w:rPr>
      </w:pPr>
      <w:r w:rsidRPr="00C52E40">
        <w:rPr>
          <w:rFonts w:eastAsia="Microsoft JhengHei" w:asciiTheme="majorBidi" w:hAnsiTheme="majorBidi" w:cstheme="majorBidi"/>
          <w:b/>
          <w:bCs/>
          <w:sz w:val="24"/>
          <w:szCs w:val="24"/>
        </w:rPr>
        <w:t>Capteur de position (3590S-2-103L) :</w:t>
      </w:r>
    </w:p>
    <w:p w:rsidR="00C52E40" w:rsidP="00C52E40" w:rsidRDefault="00C52E40" w14:paraId="1D11DED4" w14:textId="77777777">
      <w:pPr>
        <w:pStyle w:val="Paragraphedeliste"/>
        <w:rPr>
          <w:rFonts w:ascii="Microsoft JhengHei" w:hAnsi="Microsoft JhengHei" w:eastAsia="Microsoft JhengHei"/>
          <w:b/>
          <w:bCs/>
          <w:sz w:val="24"/>
          <w:szCs w:val="24"/>
        </w:rPr>
      </w:pPr>
      <w:r>
        <w:rPr>
          <w:rFonts w:ascii="Microsoft JhengHei" w:hAnsi="Microsoft JhengHei" w:eastAsia="Microsoft JhengHei"/>
          <w:b/>
          <w:bCs/>
          <w:noProof/>
          <w:sz w:val="24"/>
          <w:szCs w:val="24"/>
          <w:lang w:eastAsia="fr-FR"/>
        </w:rPr>
        <w:drawing>
          <wp:anchor distT="0" distB="0" distL="114300" distR="114300" simplePos="0" relativeHeight="251666432" behindDoc="0" locked="0" layoutInCell="1" allowOverlap="1" wp14:anchorId="04A177A0" wp14:editId="4176D711">
            <wp:simplePos x="0" y="0"/>
            <wp:positionH relativeFrom="margin">
              <wp:align>center</wp:align>
            </wp:positionH>
            <wp:positionV relativeFrom="paragraph">
              <wp:posOffset>199390</wp:posOffset>
            </wp:positionV>
            <wp:extent cx="1581150" cy="1720879"/>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53">
                      <a:extLst>
                        <a:ext uri="{28A0092B-C50C-407E-A947-70E740481C1C}">
                          <a14:useLocalDpi xmlns:a14="http://schemas.microsoft.com/office/drawing/2010/main" val="0"/>
                        </a:ext>
                      </a:extLst>
                    </a:blip>
                    <a:stretch>
                      <a:fillRect/>
                    </a:stretch>
                  </pic:blipFill>
                  <pic:spPr>
                    <a:xfrm>
                      <a:off x="0" y="0"/>
                      <a:ext cx="1581150" cy="1720879"/>
                    </a:xfrm>
                    <a:prstGeom prst="rect">
                      <a:avLst/>
                    </a:prstGeom>
                  </pic:spPr>
                </pic:pic>
              </a:graphicData>
            </a:graphic>
            <wp14:sizeRelH relativeFrom="margin">
              <wp14:pctWidth>0</wp14:pctWidth>
            </wp14:sizeRelH>
            <wp14:sizeRelV relativeFrom="margin">
              <wp14:pctHeight>0</wp14:pctHeight>
            </wp14:sizeRelV>
          </wp:anchor>
        </w:drawing>
      </w:r>
    </w:p>
    <w:p w:rsidR="00C52E40" w:rsidP="00C52E40" w:rsidRDefault="00C52E40" w14:paraId="519E3079" w14:textId="77777777">
      <w:pPr>
        <w:pStyle w:val="Paragraphedeliste"/>
        <w:rPr>
          <w:rFonts w:ascii="Microsoft JhengHei" w:hAnsi="Microsoft JhengHei" w:eastAsia="Microsoft JhengHei"/>
          <w:b/>
          <w:bCs/>
          <w:sz w:val="24"/>
          <w:szCs w:val="24"/>
        </w:rPr>
      </w:pPr>
    </w:p>
    <w:p w:rsidR="00C52E40" w:rsidP="00C52E40" w:rsidRDefault="00C52E40" w14:paraId="3CB67A68" w14:textId="77777777">
      <w:pPr>
        <w:pStyle w:val="Paragraphedeliste"/>
        <w:rPr>
          <w:rFonts w:ascii="Microsoft JhengHei" w:hAnsi="Microsoft JhengHei" w:eastAsia="Microsoft JhengHei"/>
          <w:b/>
          <w:bCs/>
          <w:sz w:val="24"/>
          <w:szCs w:val="24"/>
        </w:rPr>
      </w:pPr>
    </w:p>
    <w:p w:rsidR="00C52E40" w:rsidP="00C52E40" w:rsidRDefault="00C52E40" w14:paraId="3F82C990" w14:textId="77777777">
      <w:pPr>
        <w:pStyle w:val="Paragraphedeliste"/>
        <w:rPr>
          <w:rFonts w:ascii="Microsoft JhengHei" w:hAnsi="Microsoft JhengHei" w:eastAsia="Microsoft JhengHei"/>
          <w:b/>
          <w:bCs/>
          <w:sz w:val="24"/>
          <w:szCs w:val="24"/>
        </w:rPr>
      </w:pPr>
    </w:p>
    <w:p w:rsidR="00C52E40" w:rsidP="00C52E40" w:rsidRDefault="00C52E40" w14:paraId="177B74BA" w14:textId="77777777">
      <w:pPr>
        <w:pStyle w:val="Paragraphedeliste"/>
        <w:rPr>
          <w:rFonts w:ascii="Microsoft JhengHei" w:hAnsi="Microsoft JhengHei" w:eastAsia="Microsoft JhengHei"/>
          <w:b/>
          <w:bCs/>
          <w:sz w:val="24"/>
          <w:szCs w:val="24"/>
        </w:rPr>
      </w:pPr>
    </w:p>
    <w:p w:rsidR="00C52E40" w:rsidP="00C52E40" w:rsidRDefault="00C52E40" w14:paraId="7639CE1F" w14:textId="77777777">
      <w:pPr>
        <w:pStyle w:val="Paragraphedeliste"/>
        <w:rPr>
          <w:rFonts w:ascii="Microsoft JhengHei" w:hAnsi="Microsoft JhengHei" w:eastAsia="Microsoft JhengHei"/>
          <w:b/>
          <w:bCs/>
          <w:sz w:val="24"/>
          <w:szCs w:val="24"/>
        </w:rPr>
      </w:pPr>
    </w:p>
    <w:p w:rsidR="00D64045" w:rsidP="00C52E40" w:rsidRDefault="00D64045" w14:paraId="193F565F" w14:textId="7D597BC5">
      <w:pPr>
        <w:pStyle w:val="Paragraphedeliste"/>
        <w:rPr>
          <w:rFonts w:ascii="Microsoft JhengHei" w:hAnsi="Microsoft JhengHei" w:eastAsia="Microsoft JhengHei"/>
          <w:b/>
          <w:bCs/>
          <w:sz w:val="24"/>
          <w:szCs w:val="24"/>
        </w:rPr>
      </w:pPr>
    </w:p>
    <w:p w:rsidR="00C52E40" w:rsidP="1884F599" w:rsidRDefault="00771906" w14:paraId="443237EA" w14:textId="4BF924E8">
      <w:pPr>
        <w:pStyle w:val="Paragraphedeliste"/>
        <w:rPr>
          <w:rFonts w:ascii="Microsoft JhengHei" w:hAnsi="Microsoft JhengHei" w:eastAsia="Microsoft JhengHei" w:cs="Arial"/>
          <w:color w:val="202122"/>
        </w:rPr>
      </w:pPr>
      <w:r>
        <w:rPr>
          <w:noProof/>
          <w:lang w:eastAsia="fr-FR"/>
        </w:rPr>
        <mc:AlternateContent>
          <mc:Choice Requires="wps">
            <w:drawing>
              <wp:anchor distT="0" distB="0" distL="114300" distR="114300" simplePos="0" relativeHeight="251682816" behindDoc="0" locked="0" layoutInCell="1" allowOverlap="1" wp14:anchorId="07258BE2" wp14:editId="154278B8">
                <wp:simplePos x="0" y="0"/>
                <wp:positionH relativeFrom="column">
                  <wp:posOffset>1900555</wp:posOffset>
                </wp:positionH>
                <wp:positionV relativeFrom="paragraph">
                  <wp:posOffset>6350</wp:posOffset>
                </wp:positionV>
                <wp:extent cx="2438400" cy="27622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2438400" cy="276225"/>
                        </a:xfrm>
                        <a:prstGeom prst="rect">
                          <a:avLst/>
                        </a:prstGeom>
                        <a:solidFill>
                          <a:prstClr val="white"/>
                        </a:solidFill>
                        <a:ln>
                          <a:noFill/>
                        </a:ln>
                        <a:effectLst/>
                      </wps:spPr>
                      <wps:txbx>
                        <w:txbxContent>
                          <w:p w:rsidRPr="009B2420" w:rsidR="00C36EB8" w:rsidP="00771906" w:rsidRDefault="00C36EB8" w14:paraId="7D78B340" w14:textId="77777777">
                            <w:pPr>
                              <w:pStyle w:val="Lgende"/>
                              <w:rPr>
                                <w:rFonts w:ascii="Microsoft JhengHei" w:hAnsi="Microsoft JhengHei" w:eastAsia="Microsoft JhengHei"/>
                                <w:b/>
                                <w:bCs/>
                                <w:noProof/>
                                <w:sz w:val="24"/>
                                <w:szCs w:val="24"/>
                              </w:rPr>
                            </w:pPr>
                            <w:bookmarkStart w:name="_Toc103110489" w:id="46"/>
                            <w:r>
                              <w:t xml:space="preserve">Figure </w:t>
                            </w:r>
                            <w:r>
                              <w:fldChar w:fldCharType="begin"/>
                            </w:r>
                            <w:r>
                              <w:instrText>SEQ Figure \* ARABIC</w:instrText>
                            </w:r>
                            <w:r>
                              <w:fldChar w:fldCharType="separate"/>
                            </w:r>
                            <w:r>
                              <w:rPr>
                                <w:noProof/>
                              </w:rPr>
                              <w:t>11</w:t>
                            </w:r>
                            <w:r>
                              <w:fldChar w:fldCharType="end"/>
                            </w:r>
                            <w:r>
                              <w:t xml:space="preserve"> : </w:t>
                            </w:r>
                            <w:r w:rsidRPr="003E7525">
                              <w:t>Capteur de position (3590S-2-103L)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style="position:absolute;left:0;text-align:left;margin-left:149.65pt;margin-top:.5pt;width:192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" w14:anchorId="07258BE2">
                <v:textbox inset="0,0,0,0">
                  <w:txbxContent>
                    <w:p w:rsidRPr="009B2420" w:rsidR="00C36EB8" w:rsidP="00771906" w:rsidRDefault="00C36EB8" w14:paraId="7D78B340" w14:textId="77777777">
                      <w:pPr>
                        <w:pStyle w:val="Lgende"/>
                        <w:rPr>
                          <w:rFonts w:ascii="Microsoft JhengHei" w:hAnsi="Microsoft JhengHei" w:eastAsia="Microsoft JhengHei"/>
                          <w:b/>
                          <w:bCs/>
                          <w:noProof/>
                          <w:sz w:val="24"/>
                          <w:szCs w:val="24"/>
                        </w:rPr>
                      </w:pPr>
                      <w:r>
                        <w:t xml:space="preserve">Figure </w:t>
                      </w:r>
                      <w:r>
                        <w:fldChar w:fldCharType="begin"/>
                      </w:r>
                      <w:r>
                        <w:instrText>SEQ Figure \* ARABIC</w:instrText>
                      </w:r>
                      <w:r>
                        <w:fldChar w:fldCharType="separate"/>
                      </w:r>
                      <w:r>
                        <w:rPr>
                          <w:noProof/>
                        </w:rPr>
                        <w:t>11</w:t>
                      </w:r>
                      <w:r>
                        <w:fldChar w:fldCharType="end"/>
                      </w:r>
                      <w:r>
                        <w:t xml:space="preserve"> : </w:t>
                      </w:r>
                      <w:r w:rsidRPr="003E7525">
                        <w:t>Capteur de position (3590S-2-103L)</w:t>
                      </w:r>
                    </w:p>
                  </w:txbxContent>
                </v:textbox>
              </v:shape>
            </w:pict>
          </mc:Fallback>
        </mc:AlternateContent>
      </w:r>
      <w:r w:rsidRPr="1884F599" w:rsidR="1884F599">
        <w:rPr>
          <w:rFonts w:ascii="Microsoft JhengHei" w:hAnsi="Microsoft JhengHei" w:eastAsia="Microsoft JhengHei" w:cs="Arial"/>
          <w:color w:val="202122"/>
        </w:rPr>
        <w:t xml:space="preserve"> </w:t>
      </w:r>
    </w:p>
    <w:p w:rsidRPr="00DF194D" w:rsidR="009C1051" w:rsidP="00010AC7" w:rsidRDefault="009C1051" w14:paraId="303B9B65" w14:textId="700A9E93">
      <w:pPr>
        <w:pStyle w:val="Style1"/>
        <w:numPr>
          <w:ilvl w:val="3"/>
          <w:numId w:val="36"/>
        </w:numPr>
        <w:rPr>
          <w:rFonts w:eastAsia="Microsoft JhengHei"/>
        </w:rPr>
      </w:pPr>
      <w:r w:rsidRPr="00DF194D">
        <w:rPr>
          <w:rFonts w:eastAsia="Microsoft JhengHei"/>
        </w:rPr>
        <w:t xml:space="preserve">Caractéristiques : </w:t>
      </w:r>
    </w:p>
    <w:p w:rsidRPr="009C1051" w:rsidR="009C1051" w:rsidP="00010AC7" w:rsidRDefault="009C1051" w14:paraId="1AC6DFA8" w14:textId="37D228D0">
      <w:pPr>
        <w:pStyle w:val="Style1"/>
        <w:numPr>
          <w:ilvl w:val="0"/>
          <w:numId w:val="37"/>
        </w:numPr>
        <w:spacing w:line="240" w:lineRule="auto"/>
        <w:rPr>
          <w:rFonts w:eastAsia="Microsoft JhengHei"/>
        </w:rPr>
      </w:pPr>
      <w:r w:rsidRPr="009C1051">
        <w:rPr>
          <w:rFonts w:eastAsia="Microsoft JhengHei"/>
        </w:rPr>
        <w:t>Support de douille</w:t>
      </w:r>
    </w:p>
    <w:p w:rsidRPr="009C1051" w:rsidR="009C1051" w:rsidP="00010AC7" w:rsidRDefault="009C1051" w14:paraId="5A7EEFA5" w14:textId="03B84DB6">
      <w:pPr>
        <w:pStyle w:val="Style1"/>
        <w:numPr>
          <w:ilvl w:val="0"/>
          <w:numId w:val="37"/>
        </w:numPr>
        <w:spacing w:line="240" w:lineRule="auto"/>
        <w:rPr>
          <w:rFonts w:eastAsia="Microsoft JhengHei"/>
        </w:rPr>
      </w:pPr>
      <w:r w:rsidRPr="009C1051">
        <w:rPr>
          <w:rFonts w:eastAsia="Microsoft JhengHei"/>
        </w:rPr>
        <w:t>Fonction de broche AR en option</w:t>
      </w:r>
    </w:p>
    <w:p w:rsidRPr="009C1051" w:rsidR="009C1051" w:rsidP="00010AC7" w:rsidRDefault="009C1051" w14:paraId="52BC6EF2" w14:textId="51356BF4">
      <w:pPr>
        <w:pStyle w:val="Style1"/>
        <w:numPr>
          <w:ilvl w:val="0"/>
          <w:numId w:val="37"/>
        </w:numPr>
        <w:spacing w:line="240" w:lineRule="auto"/>
        <w:rPr>
          <w:rFonts w:eastAsia="Microsoft JhengHei"/>
        </w:rPr>
      </w:pPr>
      <w:r w:rsidRPr="009C1051">
        <w:rPr>
          <w:rFonts w:eastAsia="Microsoft JhengHei"/>
        </w:rPr>
        <w:t>Arbre et douilles en plastique ou en métal</w:t>
      </w:r>
    </w:p>
    <w:p w:rsidRPr="009C1051" w:rsidR="009C1051" w:rsidP="00010AC7" w:rsidRDefault="009C1051" w14:paraId="21F92A3C" w14:textId="01A589A2">
      <w:pPr>
        <w:pStyle w:val="Style1"/>
        <w:numPr>
          <w:ilvl w:val="0"/>
          <w:numId w:val="37"/>
        </w:numPr>
        <w:spacing w:line="240" w:lineRule="auto"/>
        <w:rPr>
          <w:rFonts w:eastAsia="Microsoft JhengHei"/>
        </w:rPr>
      </w:pPr>
      <w:r w:rsidRPr="009C1051">
        <w:rPr>
          <w:rFonts w:eastAsia="Microsoft JhengHei"/>
        </w:rPr>
        <w:t>Bobiné</w:t>
      </w:r>
    </w:p>
    <w:p w:rsidRPr="009C1051" w:rsidR="009C1051" w:rsidP="00010AC7" w:rsidRDefault="009C1051" w14:paraId="6ED5FDFC" w14:textId="449F85B4">
      <w:pPr>
        <w:pStyle w:val="Style1"/>
        <w:numPr>
          <w:ilvl w:val="0"/>
          <w:numId w:val="37"/>
        </w:numPr>
        <w:spacing w:line="240" w:lineRule="auto"/>
        <w:rPr>
          <w:rFonts w:eastAsia="Microsoft JhengHei"/>
        </w:rPr>
      </w:pPr>
      <w:r w:rsidRPr="009C1051">
        <w:rPr>
          <w:rFonts w:eastAsia="Microsoft JhengHei"/>
        </w:rPr>
        <w:t>Cosses à souder ou broches PC</w:t>
      </w:r>
    </w:p>
    <w:p w:rsidRPr="009C1051" w:rsidR="009C1051" w:rsidP="00010AC7" w:rsidRDefault="009C1051" w14:paraId="227DA39C" w14:textId="2787C172">
      <w:pPr>
        <w:pStyle w:val="Style1"/>
        <w:numPr>
          <w:ilvl w:val="0"/>
          <w:numId w:val="37"/>
        </w:numPr>
        <w:spacing w:line="240" w:lineRule="auto"/>
        <w:rPr>
          <w:rFonts w:eastAsia="Microsoft JhengHei"/>
        </w:rPr>
      </w:pPr>
      <w:r w:rsidRPr="009C1051">
        <w:rPr>
          <w:rFonts w:eastAsia="Microsoft JhengHei"/>
        </w:rPr>
        <w:t>Scellable (joint complet du corps)</w:t>
      </w:r>
    </w:p>
    <w:p w:rsidRPr="00DF194D" w:rsidR="00741DAD" w:rsidP="00010AC7" w:rsidRDefault="009C1051" w14:paraId="641162CE" w14:textId="67D829FC">
      <w:pPr>
        <w:pStyle w:val="Style1"/>
        <w:numPr>
          <w:ilvl w:val="0"/>
          <w:numId w:val="37"/>
        </w:numPr>
        <w:spacing w:line="240" w:lineRule="auto"/>
        <w:rPr>
          <w:rFonts w:eastAsia="Microsoft JhengHei"/>
        </w:rPr>
      </w:pPr>
      <w:r w:rsidRPr="009C1051">
        <w:rPr>
          <w:rFonts w:eastAsia="Microsoft JhengHei"/>
        </w:rPr>
        <w:t>Conçu pour une utilisation dans les applications IHM</w:t>
      </w:r>
    </w:p>
    <w:p w:rsidRPr="00771906" w:rsidR="00C52E40" w:rsidP="00625905" w:rsidRDefault="00C52E40" w14:paraId="23096D08" w14:textId="77777777">
      <w:pPr>
        <w:pStyle w:val="Paragraphedeliste"/>
        <w:numPr>
          <w:ilvl w:val="0"/>
          <w:numId w:val="6"/>
        </w:numPr>
        <w:rPr>
          <w:rFonts w:eastAsia="Microsoft JhengHei" w:asciiTheme="majorBidi" w:hAnsiTheme="majorBidi" w:cstheme="majorBidi"/>
          <w:b/>
          <w:bCs/>
          <w:sz w:val="24"/>
          <w:szCs w:val="24"/>
        </w:rPr>
      </w:pPr>
      <w:r w:rsidRPr="00771906">
        <w:rPr>
          <w:rFonts w:eastAsia="Microsoft JhengHei" w:asciiTheme="majorBidi" w:hAnsiTheme="majorBidi" w:cstheme="majorBidi"/>
          <w:b/>
          <w:bCs/>
          <w:sz w:val="24"/>
          <w:szCs w:val="24"/>
        </w:rPr>
        <w:t>Capteur de diamètre (</w:t>
      </w:r>
      <w:r w:rsidRPr="00771906">
        <w:rPr>
          <w:rFonts w:eastAsia="Microsoft JhengHei" w:asciiTheme="majorBidi" w:hAnsiTheme="majorBidi" w:cstheme="majorBidi"/>
          <w:b/>
          <w:bCs/>
        </w:rPr>
        <w:t xml:space="preserve">PTL01-15W0-103B1) : </w:t>
      </w:r>
    </w:p>
    <w:p w:rsidRPr="00462448" w:rsidR="00C52E40" w:rsidP="00C52E40" w:rsidRDefault="00771906" w14:paraId="3BA884ED" w14:textId="77777777">
      <w:pPr>
        <w:pStyle w:val="Paragraphedeliste"/>
        <w:rPr>
          <w:rFonts w:ascii="Microsoft JhengHei" w:hAnsi="Microsoft JhengHei" w:eastAsia="Microsoft JhengHei"/>
          <w:b/>
          <w:bCs/>
          <w:sz w:val="24"/>
          <w:szCs w:val="24"/>
        </w:rPr>
      </w:pPr>
      <w:r>
        <w:rPr>
          <w:rFonts w:ascii="Microsoft JhengHei" w:hAnsi="Microsoft JhengHei" w:eastAsia="Microsoft JhengHei"/>
          <w:b/>
          <w:bCs/>
          <w:noProof/>
          <w:sz w:val="24"/>
          <w:szCs w:val="24"/>
          <w:lang w:eastAsia="fr-FR"/>
        </w:rPr>
        <w:drawing>
          <wp:anchor distT="0" distB="0" distL="114300" distR="114300" simplePos="0" relativeHeight="251667456" behindDoc="0" locked="0" layoutInCell="1" allowOverlap="1" wp14:anchorId="6E64C728" wp14:editId="2B394E15">
            <wp:simplePos x="0" y="0"/>
            <wp:positionH relativeFrom="margin">
              <wp:align>center</wp:align>
            </wp:positionH>
            <wp:positionV relativeFrom="paragraph">
              <wp:posOffset>22860</wp:posOffset>
            </wp:positionV>
            <wp:extent cx="1476375" cy="1687286"/>
            <wp:effectExtent l="0" t="0" r="0" b="825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54">
                      <a:extLst>
                        <a:ext uri="{28A0092B-C50C-407E-A947-70E740481C1C}">
                          <a14:useLocalDpi xmlns:a14="http://schemas.microsoft.com/office/drawing/2010/main" val="0"/>
                        </a:ext>
                      </a:extLst>
                    </a:blip>
                    <a:stretch>
                      <a:fillRect/>
                    </a:stretch>
                  </pic:blipFill>
                  <pic:spPr>
                    <a:xfrm>
                      <a:off x="0" y="0"/>
                      <a:ext cx="1476375" cy="1687286"/>
                    </a:xfrm>
                    <a:prstGeom prst="rect">
                      <a:avLst/>
                    </a:prstGeom>
                  </pic:spPr>
                </pic:pic>
              </a:graphicData>
            </a:graphic>
            <wp14:sizeRelH relativeFrom="margin">
              <wp14:pctWidth>0</wp14:pctWidth>
            </wp14:sizeRelH>
            <wp14:sizeRelV relativeFrom="margin">
              <wp14:pctHeight>0</wp14:pctHeight>
            </wp14:sizeRelV>
          </wp:anchor>
        </w:drawing>
      </w:r>
    </w:p>
    <w:p w:rsidR="00C52E40" w:rsidP="00C52E40" w:rsidRDefault="00C52E40" w14:paraId="4B005AB4" w14:textId="77777777">
      <w:pPr>
        <w:pStyle w:val="Paragraphedeliste"/>
        <w:rPr>
          <w:rFonts w:ascii="Microsoft JhengHei" w:hAnsi="Microsoft JhengHei" w:eastAsia="Microsoft JhengHei"/>
          <w:b/>
          <w:bCs/>
          <w:sz w:val="24"/>
          <w:szCs w:val="24"/>
        </w:rPr>
      </w:pPr>
    </w:p>
    <w:p w:rsidR="00C52E40" w:rsidP="00C52E40" w:rsidRDefault="00C52E40" w14:paraId="67A486BA" w14:textId="527BECA5">
      <w:pPr>
        <w:pStyle w:val="Paragraphedeliste"/>
        <w:rPr>
          <w:rFonts w:ascii="Microsoft JhengHei" w:hAnsi="Microsoft JhengHei" w:eastAsia="Microsoft JhengHei"/>
          <w:b/>
          <w:bCs/>
          <w:sz w:val="24"/>
          <w:szCs w:val="24"/>
        </w:rPr>
      </w:pPr>
    </w:p>
    <w:p w:rsidR="00C52E40" w:rsidP="00C52E40" w:rsidRDefault="00C52E40" w14:paraId="2DD17785" w14:textId="20B885BF">
      <w:pPr>
        <w:pStyle w:val="Paragraphedeliste"/>
        <w:rPr>
          <w:rFonts w:ascii="Microsoft JhengHei" w:hAnsi="Microsoft JhengHei" w:eastAsia="Microsoft JhengHei"/>
          <w:b/>
          <w:bCs/>
          <w:sz w:val="24"/>
          <w:szCs w:val="24"/>
        </w:rPr>
      </w:pPr>
    </w:p>
    <w:p w:rsidR="00C52E40" w:rsidP="00C52E40" w:rsidRDefault="00C52E40" w14:paraId="57E2FD03" w14:textId="1DFA8326">
      <w:pPr>
        <w:pStyle w:val="Paragraphedeliste"/>
        <w:rPr>
          <w:rFonts w:ascii="Microsoft JhengHei" w:hAnsi="Microsoft JhengHei" w:eastAsia="Microsoft JhengHei"/>
          <w:b/>
          <w:bCs/>
          <w:sz w:val="24"/>
          <w:szCs w:val="24"/>
        </w:rPr>
      </w:pPr>
    </w:p>
    <w:p w:rsidRPr="00DF194D" w:rsidR="002A7A5A" w:rsidP="00DF194D" w:rsidRDefault="00DF194D" w14:paraId="38F4312D" w14:textId="371358ED">
      <w:pPr>
        <w:pStyle w:val="Paragraphedeliste"/>
        <w:rPr>
          <w:rFonts w:ascii="Microsoft JhengHei" w:hAnsi="Microsoft JhengHei" w:eastAsia="Microsoft JhengHei"/>
          <w:b/>
          <w:bCs/>
          <w:sz w:val="24"/>
          <w:szCs w:val="24"/>
        </w:rPr>
      </w:pPr>
      <w:r>
        <w:rPr>
          <w:noProof/>
          <w:lang w:eastAsia="fr-FR"/>
        </w:rPr>
        <w:lastRenderedPageBreak/>
        <mc:AlternateContent>
          <mc:Choice Requires="wps">
            <w:drawing>
              <wp:anchor distT="0" distB="0" distL="114300" distR="114300" simplePos="0" relativeHeight="251684864" behindDoc="0" locked="0" layoutInCell="1" allowOverlap="1" wp14:anchorId="50753B8B" wp14:editId="2484E09B">
                <wp:simplePos x="0" y="0"/>
                <wp:positionH relativeFrom="column">
                  <wp:posOffset>1805305</wp:posOffset>
                </wp:positionH>
                <wp:positionV relativeFrom="paragraph">
                  <wp:posOffset>36195</wp:posOffset>
                </wp:positionV>
                <wp:extent cx="249555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a:effectLst/>
                      </wps:spPr>
                      <wps:txbx>
                        <w:txbxContent>
                          <w:p w:rsidRPr="00601F76" w:rsidR="00C36EB8" w:rsidP="00771906" w:rsidRDefault="00C36EB8" w14:paraId="7622027E" w14:textId="77777777">
                            <w:pPr>
                              <w:pStyle w:val="Lgende"/>
                              <w:rPr>
                                <w:rFonts w:ascii="Microsoft JhengHei" w:hAnsi="Microsoft JhengHei" w:eastAsia="Microsoft JhengHei"/>
                                <w:b/>
                                <w:bCs/>
                                <w:noProof/>
                                <w:sz w:val="24"/>
                                <w:szCs w:val="24"/>
                              </w:rPr>
                            </w:pPr>
                            <w:bookmarkStart w:name="_Toc103110490" w:id="48"/>
                            <w:r>
                              <w:t xml:space="preserve">Figure </w:t>
                            </w:r>
                            <w:r>
                              <w:fldChar w:fldCharType="begin"/>
                            </w:r>
                            <w:r>
                              <w:instrText>SEQ Figure \* ARABIC</w:instrText>
                            </w:r>
                            <w:r>
                              <w:fldChar w:fldCharType="separate"/>
                            </w:r>
                            <w:r>
                              <w:rPr>
                                <w:noProof/>
                              </w:rPr>
                              <w:t>12</w:t>
                            </w:r>
                            <w:r>
                              <w:fldChar w:fldCharType="end"/>
                            </w:r>
                            <w:r>
                              <w:t xml:space="preserve"> : </w:t>
                            </w:r>
                            <w:r w:rsidRPr="00983E02">
                              <w:t>Capteur de diamètre (PTL01-15W0-103B1)</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19" style="position:absolute;left:0;text-align:left;margin-left:142.15pt;margin-top:2.85pt;width:196.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" w14:anchorId="50753B8B">
                <v:textbox style="mso-fit-shape-to-text:t" inset="0,0,0,0">
                  <w:txbxContent>
                    <w:p w:rsidRPr="00601F76" w:rsidR="00C36EB8" w:rsidP="00771906" w:rsidRDefault="00C36EB8" w14:paraId="7622027E" w14:textId="77777777">
                      <w:pPr>
                        <w:pStyle w:val="Lgende"/>
                        <w:rPr>
                          <w:rFonts w:ascii="Microsoft JhengHei" w:hAnsi="Microsoft JhengHei" w:eastAsia="Microsoft JhengHei"/>
                          <w:b/>
                          <w:bCs/>
                          <w:noProof/>
                          <w:sz w:val="24"/>
                          <w:szCs w:val="24"/>
                        </w:rPr>
                      </w:pPr>
                      <w:r>
                        <w:t xml:space="preserve">Figure </w:t>
                      </w:r>
                      <w:r>
                        <w:fldChar w:fldCharType="begin"/>
                      </w:r>
                      <w:r>
                        <w:instrText>SEQ Figure \* ARABIC</w:instrText>
                      </w:r>
                      <w:r>
                        <w:fldChar w:fldCharType="separate"/>
                      </w:r>
                      <w:r>
                        <w:rPr>
                          <w:noProof/>
                        </w:rPr>
                        <w:t>12</w:t>
                      </w:r>
                      <w:r>
                        <w:fldChar w:fldCharType="end"/>
                      </w:r>
                      <w:r>
                        <w:t xml:space="preserve"> : </w:t>
                      </w:r>
                      <w:r w:rsidRPr="00983E02">
                        <w:t>Capteur de diamètre (PTL01-15W0-103B1)</w:t>
                      </w:r>
                    </w:p>
                  </w:txbxContent>
                </v:textbox>
              </v:shape>
            </w:pict>
          </mc:Fallback>
        </mc:AlternateContent>
      </w:r>
    </w:p>
    <w:p w:rsidR="00C52E40" w:rsidP="00010AC7" w:rsidRDefault="00A93FCE" w14:paraId="5399DAC1" w14:textId="16EFAD88">
      <w:pPr>
        <w:pStyle w:val="Style1"/>
        <w:numPr>
          <w:ilvl w:val="0"/>
          <w:numId w:val="39"/>
        </w:numPr>
        <w:rPr>
          <w:rFonts w:eastAsia="Microsoft JhengHei"/>
        </w:rPr>
      </w:pPr>
      <w:r>
        <w:rPr>
          <w:rFonts w:eastAsia="Microsoft JhengHei"/>
        </w:rPr>
        <w:t>Caractéristiques :</w:t>
      </w:r>
    </w:p>
    <w:p w:rsidRPr="00827509" w:rsidR="00A93FCE" w:rsidP="00010AC7" w:rsidRDefault="00A93FCE" w14:paraId="3F4FF904" w14:textId="14D22C29">
      <w:pPr>
        <w:pStyle w:val="Style1"/>
        <w:numPr>
          <w:ilvl w:val="0"/>
          <w:numId w:val="40"/>
        </w:numPr>
        <w:spacing w:line="240" w:lineRule="auto"/>
        <w:rPr>
          <w:rFonts w:eastAsia="Microsoft JhengHei"/>
        </w:rPr>
      </w:pPr>
      <w:r w:rsidRPr="00827509">
        <w:rPr>
          <w:rFonts w:eastAsia="Microsoft JhengHei"/>
        </w:rPr>
        <w:t xml:space="preserve">Type : </w:t>
      </w:r>
      <w:r w:rsidRPr="00544639">
        <w:rPr>
          <w:rFonts w:eastAsia="Microsoft JhengHei" w:cs="Times New Roman"/>
          <w:shd w:val="clear" w:color="auto" w:fill="FFFFFF"/>
        </w:rPr>
        <w:t>Slide Potentiometer with LED</w:t>
      </w:r>
      <w:r w:rsidR="00544639">
        <w:rPr>
          <w:rFonts w:eastAsia="Microsoft JhengHei" w:cs="Times New Roman"/>
          <w:shd w:val="clear" w:color="auto" w:fill="FFFFFF"/>
        </w:rPr>
        <w:t xml:space="preserve"> </w:t>
      </w:r>
    </w:p>
    <w:p w:rsidRPr="00827509" w:rsidR="00A93FCE" w:rsidP="00010AC7" w:rsidRDefault="00A93FCE" w14:paraId="72907A9D" w14:textId="10B5AF9A">
      <w:pPr>
        <w:pStyle w:val="Style1"/>
        <w:numPr>
          <w:ilvl w:val="0"/>
          <w:numId w:val="40"/>
        </w:numPr>
        <w:spacing w:line="240" w:lineRule="auto"/>
        <w:rPr>
          <w:rFonts w:eastAsia="Microsoft JhengHei"/>
        </w:rPr>
      </w:pPr>
      <w:r w:rsidRPr="00827509">
        <w:rPr>
          <w:rFonts w:eastAsia="Microsoft JhengHei"/>
        </w:rPr>
        <w:t xml:space="preserve">Course : 100mm </w:t>
      </w:r>
    </w:p>
    <w:p w:rsidRPr="00827509" w:rsidR="00A93FCE" w:rsidP="00010AC7" w:rsidRDefault="00A93FCE" w14:paraId="3A82B6CF" w14:textId="4B54F713">
      <w:pPr>
        <w:pStyle w:val="Style1"/>
        <w:numPr>
          <w:ilvl w:val="0"/>
          <w:numId w:val="40"/>
        </w:numPr>
        <w:spacing w:line="240" w:lineRule="auto"/>
        <w:rPr>
          <w:rFonts w:eastAsia="Microsoft JhengHei"/>
        </w:rPr>
      </w:pPr>
      <w:r w:rsidRPr="00827509">
        <w:rPr>
          <w:rFonts w:eastAsia="Microsoft JhengHei"/>
        </w:rPr>
        <w:t xml:space="preserve">Resistance : 10khoms </w:t>
      </w:r>
    </w:p>
    <w:p w:rsidRPr="00827509" w:rsidR="00A93FCE" w:rsidP="00010AC7" w:rsidRDefault="00A93FCE" w14:paraId="09DB4239" w14:textId="46F43C34">
      <w:pPr>
        <w:pStyle w:val="Style1"/>
        <w:numPr>
          <w:ilvl w:val="0"/>
          <w:numId w:val="40"/>
        </w:numPr>
        <w:spacing w:line="240" w:lineRule="auto"/>
        <w:rPr>
          <w:rFonts w:eastAsia="Microsoft JhengHei"/>
        </w:rPr>
      </w:pPr>
      <w:r w:rsidRPr="00827509">
        <w:rPr>
          <w:rFonts w:eastAsia="Microsoft JhengHei"/>
        </w:rPr>
        <w:t>Données de puissance : 200M/W</w:t>
      </w:r>
    </w:p>
    <w:p w:rsidRPr="00827509" w:rsidR="00A93FCE" w:rsidP="00010AC7" w:rsidRDefault="00A93FCE" w14:paraId="5CA41FB7" w14:textId="522B7B03">
      <w:pPr>
        <w:pStyle w:val="Style1"/>
        <w:numPr>
          <w:ilvl w:val="0"/>
          <w:numId w:val="40"/>
        </w:numPr>
        <w:spacing w:line="240" w:lineRule="auto"/>
        <w:rPr>
          <w:rFonts w:eastAsia="Microsoft JhengHei"/>
        </w:rPr>
      </w:pPr>
      <w:r w:rsidRPr="00827509">
        <w:rPr>
          <w:rFonts w:eastAsia="Microsoft JhengHei"/>
        </w:rPr>
        <w:t>Tolérance : 20</w:t>
      </w:r>
      <w:r w:rsidRPr="00827509" w:rsidR="00827509">
        <w:rPr>
          <w:rFonts w:eastAsia="Microsoft JhengHei"/>
        </w:rPr>
        <w:t>%</w:t>
      </w:r>
    </w:p>
    <w:p w:rsidRPr="00827509" w:rsidR="00A93FCE" w:rsidP="00010AC7" w:rsidRDefault="00A93FCE" w14:paraId="2432375A" w14:textId="4721DF96">
      <w:pPr>
        <w:pStyle w:val="Style1"/>
        <w:numPr>
          <w:ilvl w:val="0"/>
          <w:numId w:val="40"/>
        </w:numPr>
        <w:spacing w:line="240" w:lineRule="auto"/>
        <w:rPr>
          <w:rFonts w:eastAsia="Microsoft JhengHei"/>
        </w:rPr>
      </w:pPr>
      <w:r w:rsidRPr="00827509">
        <w:rPr>
          <w:rFonts w:eastAsia="Microsoft JhengHei"/>
        </w:rPr>
        <w:t>Type de bande résistive :</w:t>
      </w:r>
      <w:r w:rsidRPr="00827509" w:rsidR="00827509">
        <w:rPr>
          <w:rFonts w:eastAsia="Microsoft JhengHei"/>
        </w:rPr>
        <w:t xml:space="preserve"> </w:t>
      </w:r>
      <w:r w:rsidRPr="00827509" w:rsidR="00545C24">
        <w:rPr>
          <w:rFonts w:eastAsia="Microsoft JhengHei"/>
        </w:rPr>
        <w:t>Lin</w:t>
      </w:r>
      <w:r w:rsidR="002A7A5A">
        <w:rPr>
          <w:rFonts w:eastAsia="Microsoft JhengHei"/>
        </w:rPr>
        <w:t>é</w:t>
      </w:r>
      <w:r w:rsidRPr="00827509" w:rsidR="00545C24">
        <w:rPr>
          <w:rFonts w:eastAsia="Microsoft JhengHei"/>
        </w:rPr>
        <w:t>a</w:t>
      </w:r>
      <w:r w:rsidR="002A7A5A">
        <w:rPr>
          <w:rFonts w:eastAsia="Microsoft JhengHei"/>
        </w:rPr>
        <w:t>i</w:t>
      </w:r>
      <w:r w:rsidR="00545C24">
        <w:rPr>
          <w:rFonts w:eastAsia="Microsoft JhengHei"/>
        </w:rPr>
        <w:t>r</w:t>
      </w:r>
      <w:r w:rsidRPr="00827509" w:rsidR="00545C24">
        <w:rPr>
          <w:rFonts w:eastAsia="Microsoft JhengHei"/>
        </w:rPr>
        <w:t>e</w:t>
      </w:r>
    </w:p>
    <w:p w:rsidRPr="00827509" w:rsidR="00A93FCE" w:rsidP="00010AC7" w:rsidRDefault="00A93FCE" w14:paraId="5057129C" w14:textId="77198BF5">
      <w:pPr>
        <w:pStyle w:val="Style1"/>
        <w:numPr>
          <w:ilvl w:val="0"/>
          <w:numId w:val="40"/>
        </w:numPr>
        <w:spacing w:line="240" w:lineRule="auto"/>
        <w:rPr>
          <w:rFonts w:eastAsia="Microsoft JhengHei"/>
        </w:rPr>
      </w:pPr>
      <w:r w:rsidRPr="00827509">
        <w:rPr>
          <w:rFonts w:eastAsia="Microsoft JhengHei"/>
        </w:rPr>
        <w:t>Longueur :</w:t>
      </w:r>
      <w:r w:rsidRPr="00827509" w:rsidR="00827509">
        <w:rPr>
          <w:rFonts w:eastAsia="Microsoft JhengHei"/>
        </w:rPr>
        <w:t xml:space="preserve"> 35mm</w:t>
      </w:r>
    </w:p>
    <w:p w:rsidRPr="00827509" w:rsidR="00A93FCE" w:rsidP="00010AC7" w:rsidRDefault="00A93FCE" w14:paraId="5A468801" w14:textId="07874D08">
      <w:pPr>
        <w:pStyle w:val="Style1"/>
        <w:numPr>
          <w:ilvl w:val="0"/>
          <w:numId w:val="40"/>
        </w:numPr>
        <w:spacing w:line="240" w:lineRule="auto"/>
        <w:rPr>
          <w:rFonts w:eastAsia="Microsoft JhengHei"/>
        </w:rPr>
      </w:pPr>
      <w:r w:rsidRPr="00827509">
        <w:rPr>
          <w:rFonts w:eastAsia="Microsoft JhengHei"/>
        </w:rPr>
        <w:t>Largeur :</w:t>
      </w:r>
      <w:r w:rsidRPr="00827509" w:rsidR="00827509">
        <w:rPr>
          <w:rFonts w:eastAsia="Microsoft JhengHei"/>
        </w:rPr>
        <w:t xml:space="preserve"> 9mm</w:t>
      </w:r>
    </w:p>
    <w:p w:rsidR="00A93FCE" w:rsidP="00010AC7" w:rsidRDefault="00A93FCE" w14:paraId="4EA6D316" w14:textId="58A1C734">
      <w:pPr>
        <w:pStyle w:val="Style1"/>
        <w:numPr>
          <w:ilvl w:val="0"/>
          <w:numId w:val="40"/>
        </w:numPr>
        <w:spacing w:line="240" w:lineRule="auto"/>
        <w:rPr>
          <w:rFonts w:eastAsia="Microsoft JhengHei"/>
        </w:rPr>
      </w:pPr>
      <w:r w:rsidRPr="00827509">
        <w:rPr>
          <w:rFonts w:eastAsia="Microsoft JhengHei"/>
        </w:rPr>
        <w:t xml:space="preserve">Hauteur : </w:t>
      </w:r>
      <w:r w:rsidRPr="00827509" w:rsidR="00827509">
        <w:rPr>
          <w:rFonts w:eastAsia="Microsoft JhengHei"/>
        </w:rPr>
        <w:t>7mm</w:t>
      </w:r>
    </w:p>
    <w:p w:rsidRPr="00827509" w:rsidR="00827509" w:rsidP="00827509" w:rsidRDefault="00827509" w14:paraId="14BCE16A" w14:textId="3DBF83BD">
      <w:pPr>
        <w:pStyle w:val="Paragraphedeliste"/>
        <w:rPr>
          <w:rFonts w:ascii="Microsoft JhengHei" w:hAnsi="Microsoft JhengHei" w:eastAsia="Microsoft JhengHei"/>
          <w:sz w:val="24"/>
          <w:szCs w:val="24"/>
        </w:rPr>
      </w:pPr>
    </w:p>
    <w:p w:rsidRPr="00771906" w:rsidR="00C52E40" w:rsidP="00625905" w:rsidRDefault="00C52E40" w14:paraId="5069FE19" w14:textId="77777777">
      <w:pPr>
        <w:pStyle w:val="Paragraphedeliste"/>
        <w:numPr>
          <w:ilvl w:val="0"/>
          <w:numId w:val="7"/>
        </w:numPr>
        <w:rPr>
          <w:rFonts w:eastAsia="Microsoft JhengHei" w:asciiTheme="majorBidi" w:hAnsiTheme="majorBidi" w:cstheme="majorBidi"/>
          <w:b/>
          <w:bCs/>
          <w:sz w:val="24"/>
          <w:szCs w:val="24"/>
        </w:rPr>
      </w:pPr>
      <w:r w:rsidRPr="00771906">
        <w:rPr>
          <w:rFonts w:eastAsia="Microsoft JhengHei" w:asciiTheme="majorBidi" w:hAnsiTheme="majorBidi" w:cstheme="majorBidi"/>
          <w:b/>
          <w:bCs/>
          <w:sz w:val="24"/>
          <w:szCs w:val="24"/>
        </w:rPr>
        <w:t>Capteur de proximité (</w:t>
      </w:r>
      <w:r w:rsidRPr="00771906" w:rsidR="00771906">
        <w:rPr>
          <w:rFonts w:eastAsia="Microsoft JhengHei" w:asciiTheme="majorBidi" w:hAnsiTheme="majorBidi" w:cstheme="majorBidi"/>
          <w:b/>
          <w:bCs/>
          <w:sz w:val="24"/>
          <w:szCs w:val="24"/>
        </w:rPr>
        <w:t>OPB745WZ)</w:t>
      </w:r>
      <w:r w:rsidRPr="00771906">
        <w:rPr>
          <w:rFonts w:eastAsia="Microsoft JhengHei" w:asciiTheme="majorBidi" w:hAnsiTheme="majorBidi" w:cstheme="majorBidi"/>
          <w:b/>
          <w:bCs/>
          <w:sz w:val="24"/>
          <w:szCs w:val="24"/>
        </w:rPr>
        <w:t xml:space="preserve"> : </w:t>
      </w:r>
    </w:p>
    <w:p w:rsidR="00C52E40" w:rsidP="00C52E40" w:rsidRDefault="00C52E40" w14:paraId="0D45D2B6" w14:textId="1B661E6D">
      <w:pPr>
        <w:pStyle w:val="Paragraphedeliste"/>
        <w:rPr>
          <w:rFonts w:ascii="Microsoft JhengHei" w:hAnsi="Microsoft JhengHei" w:eastAsia="Microsoft JhengHei" w:cs="Times New Roman"/>
          <w:b/>
          <w:bCs/>
        </w:rPr>
      </w:pPr>
    </w:p>
    <w:p w:rsidRPr="00413564" w:rsidR="00C52E40" w:rsidP="00C52E40" w:rsidRDefault="00DF194D" w14:paraId="4AB14A7C" w14:textId="1F1D4273">
      <w:pPr>
        <w:pStyle w:val="Paragraphedeliste"/>
        <w:rPr>
          <w:rFonts w:ascii="Microsoft JhengHei" w:hAnsi="Microsoft JhengHei" w:eastAsia="Microsoft JhengHei" w:cs="Times New Roman"/>
          <w:b/>
          <w:bCs/>
        </w:rPr>
      </w:pPr>
      <w:r>
        <w:rPr>
          <w:rFonts w:ascii="Microsoft JhengHei" w:hAnsi="Microsoft JhengHei" w:eastAsia="Microsoft JhengHei" w:cs="Times New Roman"/>
          <w:b/>
          <w:bCs/>
          <w:noProof/>
          <w:lang w:eastAsia="fr-FR"/>
        </w:rPr>
        <w:drawing>
          <wp:anchor distT="0" distB="0" distL="114300" distR="114300" simplePos="0" relativeHeight="251668480" behindDoc="0" locked="0" layoutInCell="1" allowOverlap="1" wp14:anchorId="336B21ED" wp14:editId="307E821C">
            <wp:simplePos x="0" y="0"/>
            <wp:positionH relativeFrom="margin">
              <wp:align>center</wp:align>
            </wp:positionH>
            <wp:positionV relativeFrom="paragraph">
              <wp:posOffset>8890</wp:posOffset>
            </wp:positionV>
            <wp:extent cx="1238250" cy="1238250"/>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14:sizeRelH relativeFrom="margin">
              <wp14:pctWidth>0</wp14:pctWidth>
            </wp14:sizeRelH>
            <wp14:sizeRelV relativeFrom="margin">
              <wp14:pctHeight>0</wp14:pctHeight>
            </wp14:sizeRelV>
          </wp:anchor>
        </w:drawing>
      </w:r>
    </w:p>
    <w:p w:rsidR="00C52E40" w:rsidP="00C52E40" w:rsidRDefault="00C52E40" w14:paraId="0E8363FF" w14:textId="258900D3">
      <w:pPr>
        <w:pStyle w:val="Paragraphedeliste"/>
        <w:rPr>
          <w:rFonts w:ascii="Microsoft JhengHei" w:hAnsi="Microsoft JhengHei" w:eastAsia="Microsoft JhengHei"/>
          <w:b/>
          <w:bCs/>
          <w:sz w:val="24"/>
          <w:szCs w:val="24"/>
        </w:rPr>
      </w:pPr>
    </w:p>
    <w:p w:rsidR="00C52E40" w:rsidP="00C52E40" w:rsidRDefault="00C52E40" w14:paraId="619FE528" w14:textId="70326D17">
      <w:pPr>
        <w:pStyle w:val="Paragraphedeliste"/>
        <w:rPr>
          <w:rFonts w:ascii="Microsoft JhengHei" w:hAnsi="Microsoft JhengHei" w:eastAsia="Microsoft JhengHei"/>
          <w:b/>
          <w:bCs/>
          <w:sz w:val="24"/>
          <w:szCs w:val="24"/>
        </w:rPr>
      </w:pPr>
    </w:p>
    <w:p w:rsidRPr="00771906" w:rsidR="00C52E40" w:rsidP="00771906" w:rsidRDefault="00C52E40" w14:paraId="4E272039" w14:textId="21F7BAF5">
      <w:pPr>
        <w:rPr>
          <w:rFonts w:ascii="Microsoft JhengHei" w:hAnsi="Microsoft JhengHei" w:eastAsia="Microsoft JhengHei"/>
          <w:b/>
          <w:bCs/>
          <w:sz w:val="24"/>
          <w:szCs w:val="24"/>
        </w:rPr>
      </w:pPr>
    </w:p>
    <w:p w:rsidRPr="00DF194D" w:rsidR="002A7A5A" w:rsidP="00DF194D" w:rsidRDefault="002A7A5A" w14:paraId="1F346DF1" w14:textId="0C131DAC">
      <w:pPr>
        <w:rPr>
          <w:rFonts w:eastAsia="Microsoft JhengHei" w:asciiTheme="majorBidi" w:hAnsiTheme="majorBidi" w:cstheme="majorBidi"/>
          <w:b/>
          <w:bCs/>
          <w:sz w:val="24"/>
          <w:szCs w:val="24"/>
        </w:rPr>
      </w:pPr>
      <w:r>
        <w:rPr>
          <w:noProof/>
          <w:lang w:eastAsia="fr-FR"/>
        </w:rPr>
        <mc:AlternateContent>
          <mc:Choice Requires="wps">
            <w:drawing>
              <wp:anchor distT="0" distB="0" distL="114300" distR="114300" simplePos="0" relativeHeight="251686912" behindDoc="0" locked="0" layoutInCell="1" allowOverlap="1" wp14:anchorId="3B1F47FF" wp14:editId="6AABB098">
                <wp:simplePos x="0" y="0"/>
                <wp:positionH relativeFrom="margin">
                  <wp:align>center</wp:align>
                </wp:positionH>
                <wp:positionV relativeFrom="paragraph">
                  <wp:posOffset>16510</wp:posOffset>
                </wp:positionV>
                <wp:extent cx="2143125" cy="247650"/>
                <wp:effectExtent l="0" t="0" r="9525" b="0"/>
                <wp:wrapNone/>
                <wp:docPr id="20" name="Zone de texte 20"/>
                <wp:cNvGraphicFramePr/>
                <a:graphic xmlns:a="http://schemas.openxmlformats.org/drawingml/2006/main">
                  <a:graphicData uri="http://schemas.microsoft.com/office/word/2010/wordprocessingShape">
                    <wps:wsp>
                      <wps:cNvSpPr txBox="1"/>
                      <wps:spPr>
                        <a:xfrm>
                          <a:off x="0" y="0"/>
                          <a:ext cx="2143125" cy="247650"/>
                        </a:xfrm>
                        <a:prstGeom prst="rect">
                          <a:avLst/>
                        </a:prstGeom>
                        <a:solidFill>
                          <a:prstClr val="white"/>
                        </a:solidFill>
                        <a:ln>
                          <a:noFill/>
                        </a:ln>
                        <a:effectLst/>
                      </wps:spPr>
                      <wps:txbx>
                        <w:txbxContent>
                          <w:p w:rsidRPr="008D5A69" w:rsidR="00C36EB8" w:rsidP="00771906" w:rsidRDefault="00C36EB8" w14:paraId="0AC7FE17" w14:textId="77777777">
                            <w:pPr>
                              <w:pStyle w:val="Lgende"/>
                              <w:rPr>
                                <w:rFonts w:ascii="Microsoft JhengHei" w:hAnsi="Microsoft JhengHei" w:eastAsia="Microsoft JhengHei" w:cs="Times New Roman"/>
                                <w:b/>
                                <w:bCs/>
                                <w:noProof/>
                              </w:rPr>
                            </w:pPr>
                            <w:bookmarkStart w:name="_Toc103110491" w:id="50"/>
                            <w:r>
                              <w:t xml:space="preserve">Figure </w:t>
                            </w:r>
                            <w:r>
                              <w:fldChar w:fldCharType="begin"/>
                            </w:r>
                            <w:r>
                              <w:instrText>SEQ Figure \* ARABIC</w:instrText>
                            </w:r>
                            <w:r>
                              <w:fldChar w:fldCharType="separate"/>
                            </w:r>
                            <w:r>
                              <w:rPr>
                                <w:noProof/>
                              </w:rPr>
                              <w:t>13</w:t>
                            </w:r>
                            <w:r>
                              <w:fldChar w:fldCharType="end"/>
                            </w:r>
                            <w:r>
                              <w:t xml:space="preserve"> : </w:t>
                            </w:r>
                            <w:r w:rsidRPr="00E26EA8">
                              <w:t>Capteur de proximité (OPB745WZ)</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style="position:absolute;margin-left:0;margin-top:1.3pt;width:168.75pt;height:19.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" w14:anchorId="3B1F47FF">
                <v:textbox inset="0,0,0,0">
                  <w:txbxContent>
                    <w:p w:rsidRPr="008D5A69" w:rsidR="00C36EB8" w:rsidP="00771906" w:rsidRDefault="00C36EB8" w14:paraId="0AC7FE17" w14:textId="77777777">
                      <w:pPr>
                        <w:pStyle w:val="Lgende"/>
                        <w:rPr>
                          <w:rFonts w:ascii="Microsoft JhengHei" w:hAnsi="Microsoft JhengHei" w:eastAsia="Microsoft JhengHei" w:cs="Times New Roman"/>
                          <w:b/>
                          <w:bCs/>
                          <w:noProof/>
                        </w:rPr>
                      </w:pPr>
                      <w:r>
                        <w:t xml:space="preserve">Figure </w:t>
                      </w:r>
                      <w:r>
                        <w:fldChar w:fldCharType="begin"/>
                      </w:r>
                      <w:r>
                        <w:instrText>SEQ Figure \* ARABIC</w:instrText>
                      </w:r>
                      <w:r>
                        <w:fldChar w:fldCharType="separate"/>
                      </w:r>
                      <w:r>
                        <w:rPr>
                          <w:noProof/>
                        </w:rPr>
                        <w:t>13</w:t>
                      </w:r>
                      <w:r>
                        <w:fldChar w:fldCharType="end"/>
                      </w:r>
                      <w:r>
                        <w:t xml:space="preserve"> : </w:t>
                      </w:r>
                      <w:r w:rsidRPr="00E26EA8">
                        <w:t>Capteur de proximité (OPB745WZ)</w:t>
                      </w:r>
                    </w:p>
                  </w:txbxContent>
                </v:textbox>
                <w10:wrap anchorx="margin"/>
              </v:shape>
            </w:pict>
          </mc:Fallback>
        </mc:AlternateContent>
      </w:r>
    </w:p>
    <w:p w:rsidR="00827509" w:rsidP="00010AC7" w:rsidRDefault="00DF194D" w14:paraId="0173F23A" w14:textId="3BE535E1">
      <w:pPr>
        <w:pStyle w:val="Style1"/>
        <w:numPr>
          <w:ilvl w:val="0"/>
          <w:numId w:val="41"/>
        </w:numPr>
        <w:rPr>
          <w:rFonts w:eastAsia="Microsoft JhengHei"/>
        </w:rPr>
      </w:pPr>
      <w:r>
        <w:rPr>
          <w:rFonts w:eastAsia="Microsoft JhengHei"/>
        </w:rPr>
        <w:t xml:space="preserve">Caractéristiques </w:t>
      </w:r>
      <w:r w:rsidRPr="00827509" w:rsidR="00827509">
        <w:rPr>
          <w:rFonts w:eastAsia="Microsoft JhengHei"/>
        </w:rPr>
        <w:t>:</w:t>
      </w:r>
    </w:p>
    <w:p w:rsidR="00A91BEF" w:rsidP="00010AC7" w:rsidRDefault="00A91BEF" w14:paraId="0F9AD8A2" w14:textId="10EC6AA1">
      <w:pPr>
        <w:pStyle w:val="Style1"/>
        <w:numPr>
          <w:ilvl w:val="0"/>
          <w:numId w:val="42"/>
        </w:numPr>
        <w:spacing w:line="240" w:lineRule="auto"/>
        <w:rPr>
          <w:rFonts w:eastAsia="Microsoft JhengHei"/>
        </w:rPr>
      </w:pPr>
      <w:r>
        <w:rPr>
          <w:rFonts w:eastAsia="Microsoft JhengHei"/>
        </w:rPr>
        <w:t>Distance de détection : 3.81mm</w:t>
      </w:r>
    </w:p>
    <w:p w:rsidR="00A91BEF" w:rsidP="00010AC7" w:rsidRDefault="00A91BEF" w14:paraId="0C69DC36" w14:textId="682DE76B">
      <w:pPr>
        <w:pStyle w:val="Style1"/>
        <w:numPr>
          <w:ilvl w:val="0"/>
          <w:numId w:val="42"/>
        </w:numPr>
        <w:spacing w:line="240" w:lineRule="auto"/>
        <w:rPr>
          <w:rFonts w:eastAsia="Microsoft JhengHei"/>
        </w:rPr>
      </w:pPr>
      <w:r>
        <w:rPr>
          <w:rFonts w:eastAsia="Microsoft JhengHei"/>
        </w:rPr>
        <w:t xml:space="preserve">Collecteur de tension : 15v </w:t>
      </w:r>
    </w:p>
    <w:p w:rsidR="00A91BEF" w:rsidP="00010AC7" w:rsidRDefault="00A91BEF" w14:paraId="30DBCC7C" w14:textId="1502CA5E">
      <w:pPr>
        <w:pStyle w:val="Style1"/>
        <w:numPr>
          <w:ilvl w:val="0"/>
          <w:numId w:val="42"/>
        </w:numPr>
        <w:spacing w:line="240" w:lineRule="auto"/>
        <w:rPr>
          <w:rFonts w:eastAsia="Microsoft JhengHei"/>
        </w:rPr>
      </w:pPr>
      <w:r>
        <w:rPr>
          <w:rFonts w:eastAsia="Microsoft JhengHei"/>
        </w:rPr>
        <w:t xml:space="preserve">VF-tension directe : 1.8v </w:t>
      </w:r>
    </w:p>
    <w:p w:rsidR="00A91BEF" w:rsidP="00010AC7" w:rsidRDefault="00A91BEF" w14:paraId="31AFC6BF" w14:textId="742DF6FF">
      <w:pPr>
        <w:pStyle w:val="Style1"/>
        <w:numPr>
          <w:ilvl w:val="0"/>
          <w:numId w:val="42"/>
        </w:numPr>
        <w:spacing w:line="240" w:lineRule="auto"/>
        <w:rPr>
          <w:rFonts w:eastAsia="Microsoft JhengHei"/>
        </w:rPr>
      </w:pPr>
      <w:r>
        <w:rPr>
          <w:rFonts w:eastAsia="Microsoft JhengHei"/>
        </w:rPr>
        <w:t>VF-tension inverse : 2v</w:t>
      </w:r>
    </w:p>
    <w:p w:rsidR="00A91BEF" w:rsidP="00010AC7" w:rsidRDefault="00A91BEF" w14:paraId="007A6312" w14:textId="4BA710A5">
      <w:pPr>
        <w:pStyle w:val="Style1"/>
        <w:numPr>
          <w:ilvl w:val="0"/>
          <w:numId w:val="42"/>
        </w:numPr>
        <w:spacing w:line="240" w:lineRule="auto"/>
        <w:rPr>
          <w:rFonts w:eastAsia="Microsoft JhengHei"/>
        </w:rPr>
      </w:pPr>
      <w:r>
        <w:rPr>
          <w:rFonts w:eastAsia="Microsoft JhengHei"/>
        </w:rPr>
        <w:t xml:space="preserve">Température de fonctionnement min : -40°C </w:t>
      </w:r>
    </w:p>
    <w:p w:rsidRPr="00DF194D" w:rsidR="00827509" w:rsidP="00010AC7" w:rsidRDefault="00A91BEF" w14:paraId="50E00669" w14:textId="05046809">
      <w:pPr>
        <w:pStyle w:val="Style1"/>
        <w:numPr>
          <w:ilvl w:val="0"/>
          <w:numId w:val="42"/>
        </w:numPr>
        <w:spacing w:line="240" w:lineRule="auto"/>
        <w:rPr>
          <w:rFonts w:eastAsia="Microsoft JhengHei"/>
        </w:rPr>
      </w:pPr>
      <w:r>
        <w:rPr>
          <w:rFonts w:eastAsia="Microsoft JhengHei"/>
        </w:rPr>
        <w:t xml:space="preserve">Température de fonctionnement max : +80°C </w:t>
      </w:r>
    </w:p>
    <w:p w:rsidRPr="00771906" w:rsidR="00C52E40" w:rsidP="00010AC7" w:rsidRDefault="00C52E40" w14:paraId="3F2B341E" w14:textId="263F5648">
      <w:pPr>
        <w:pStyle w:val="Paragraphedeliste"/>
        <w:numPr>
          <w:ilvl w:val="0"/>
          <w:numId w:val="43"/>
        </w:numPr>
        <w:rPr>
          <w:rFonts w:eastAsia="Microsoft JhengHei" w:asciiTheme="majorBidi" w:hAnsiTheme="majorBidi" w:cstheme="majorBidi"/>
          <w:b/>
          <w:bCs/>
          <w:sz w:val="24"/>
          <w:szCs w:val="24"/>
        </w:rPr>
      </w:pPr>
      <w:r w:rsidRPr="00771906">
        <w:rPr>
          <w:rFonts w:eastAsia="Microsoft JhengHei" w:asciiTheme="majorBidi" w:hAnsiTheme="majorBidi" w:cstheme="majorBidi"/>
          <w:b/>
          <w:bCs/>
          <w:sz w:val="24"/>
          <w:szCs w:val="24"/>
        </w:rPr>
        <w:t xml:space="preserve">Capteur jauge de contrainte </w:t>
      </w:r>
      <w:r w:rsidRPr="00771906" w:rsidR="00771906">
        <w:rPr>
          <w:rFonts w:eastAsia="Microsoft JhengHei" w:asciiTheme="majorBidi" w:hAnsiTheme="majorBidi" w:cstheme="majorBidi"/>
          <w:b/>
          <w:bCs/>
          <w:sz w:val="24"/>
          <w:szCs w:val="24"/>
        </w:rPr>
        <w:t>(FSS020WNST)</w:t>
      </w:r>
      <w:r w:rsidRPr="00771906">
        <w:rPr>
          <w:rFonts w:eastAsia="Microsoft JhengHei" w:asciiTheme="majorBidi" w:hAnsiTheme="majorBidi" w:cstheme="majorBidi"/>
          <w:b/>
          <w:bCs/>
          <w:sz w:val="24"/>
          <w:szCs w:val="24"/>
        </w:rPr>
        <w:t> :</w:t>
      </w:r>
    </w:p>
    <w:p w:rsidR="00C52E40" w:rsidP="00C52E40" w:rsidRDefault="00DF194D" w14:paraId="777B304C" w14:textId="6F43DDE6">
      <w:pPr>
        <w:pStyle w:val="Paragraphedeliste"/>
        <w:rPr>
          <w:rFonts w:ascii="Microsoft JhengHei" w:hAnsi="Microsoft JhengHei" w:eastAsia="Microsoft JhengHei"/>
          <w:b/>
          <w:bCs/>
          <w:sz w:val="24"/>
          <w:szCs w:val="24"/>
        </w:rPr>
      </w:pPr>
      <w:r>
        <w:rPr>
          <w:rFonts w:ascii="Microsoft JhengHei" w:hAnsi="Microsoft JhengHei" w:eastAsia="Microsoft JhengHei"/>
          <w:b/>
          <w:bCs/>
          <w:noProof/>
          <w:sz w:val="24"/>
          <w:szCs w:val="24"/>
          <w:lang w:eastAsia="fr-FR"/>
        </w:rPr>
        <w:drawing>
          <wp:anchor distT="0" distB="0" distL="114300" distR="114300" simplePos="0" relativeHeight="251751424" behindDoc="0" locked="0" layoutInCell="1" allowOverlap="1" wp14:anchorId="0D66565E" wp14:editId="3FA3F9EA">
            <wp:simplePos x="0" y="0"/>
            <wp:positionH relativeFrom="margin">
              <wp:align>center</wp:align>
            </wp:positionH>
            <wp:positionV relativeFrom="paragraph">
              <wp:posOffset>234950</wp:posOffset>
            </wp:positionV>
            <wp:extent cx="1800225" cy="871886"/>
            <wp:effectExtent l="0" t="0" r="0" b="444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6">
                      <a:extLst>
                        <a:ext uri="{28A0092B-C50C-407E-A947-70E740481C1C}">
                          <a14:useLocalDpi xmlns:a14="http://schemas.microsoft.com/office/drawing/2010/main" val="0"/>
                        </a:ext>
                      </a:extLst>
                    </a:blip>
                    <a:stretch>
                      <a:fillRect/>
                    </a:stretch>
                  </pic:blipFill>
                  <pic:spPr>
                    <a:xfrm>
                      <a:off x="0" y="0"/>
                      <a:ext cx="1800225" cy="871886"/>
                    </a:xfrm>
                    <a:prstGeom prst="rect">
                      <a:avLst/>
                    </a:prstGeom>
                  </pic:spPr>
                </pic:pic>
              </a:graphicData>
            </a:graphic>
            <wp14:sizeRelH relativeFrom="margin">
              <wp14:pctWidth>0</wp14:pctWidth>
            </wp14:sizeRelH>
            <wp14:sizeRelV relativeFrom="margin">
              <wp14:pctHeight>0</wp14:pctHeight>
            </wp14:sizeRelV>
          </wp:anchor>
        </w:drawing>
      </w:r>
    </w:p>
    <w:p w:rsidR="00C52E40" w:rsidP="00C52E40" w:rsidRDefault="00C52E40" w14:paraId="4BF8C5CD" w14:textId="0D902E10">
      <w:pPr>
        <w:pStyle w:val="Paragraphedeliste"/>
        <w:rPr>
          <w:rFonts w:ascii="Microsoft JhengHei" w:hAnsi="Microsoft JhengHei" w:eastAsia="Microsoft JhengHei"/>
          <w:b/>
          <w:bCs/>
          <w:sz w:val="24"/>
          <w:szCs w:val="24"/>
        </w:rPr>
      </w:pPr>
    </w:p>
    <w:p w:rsidR="00C52E40" w:rsidP="00C52E40" w:rsidRDefault="00C52E40" w14:paraId="21C91C6C" w14:textId="67A6ACA1">
      <w:pPr>
        <w:pStyle w:val="Paragraphedeliste"/>
        <w:rPr>
          <w:rFonts w:ascii="Microsoft JhengHei" w:hAnsi="Microsoft JhengHei" w:eastAsia="Microsoft JhengHei"/>
          <w:b/>
          <w:bCs/>
          <w:sz w:val="24"/>
          <w:szCs w:val="24"/>
        </w:rPr>
      </w:pPr>
    </w:p>
    <w:p w:rsidR="00EF662E" w:rsidP="00C52E40" w:rsidRDefault="00EF662E" w14:paraId="2AFA57ED" w14:textId="6729DD6E">
      <w:pPr>
        <w:pStyle w:val="Paragraphedeliste"/>
        <w:rPr>
          <w:rFonts w:ascii="Microsoft JhengHei" w:hAnsi="Microsoft JhengHei" w:eastAsia="Microsoft JhengHei"/>
          <w:b/>
          <w:bCs/>
          <w:sz w:val="24"/>
          <w:szCs w:val="24"/>
        </w:rPr>
      </w:pPr>
    </w:p>
    <w:p w:rsidR="00DF194D" w:rsidP="00DF194D" w:rsidRDefault="00DF194D" w14:paraId="58BA119F" w14:textId="77777777">
      <w:pPr>
        <w:pStyle w:val="Paragraphedeliste"/>
        <w:rPr>
          <w:rFonts w:ascii="Microsoft JhengHei" w:hAnsi="Microsoft JhengHei" w:eastAsia="Microsoft JhengHei" w:cstheme="majorBidi"/>
          <w:b/>
          <w:bCs/>
          <w:sz w:val="24"/>
          <w:szCs w:val="24"/>
        </w:rPr>
      </w:pPr>
      <w:r>
        <w:rPr>
          <w:noProof/>
          <w:lang w:eastAsia="fr-FR"/>
        </w:rPr>
        <mc:AlternateContent>
          <mc:Choice Requires="wps">
            <w:drawing>
              <wp:anchor distT="0" distB="0" distL="114300" distR="114300" simplePos="0" relativeHeight="251688960" behindDoc="0" locked="0" layoutInCell="1" allowOverlap="1" wp14:anchorId="591C2ED8" wp14:editId="4FE03433">
                <wp:simplePos x="0" y="0"/>
                <wp:positionH relativeFrom="margin">
                  <wp:posOffset>1518285</wp:posOffset>
                </wp:positionH>
                <wp:positionV relativeFrom="paragraph">
                  <wp:posOffset>5080</wp:posOffset>
                </wp:positionV>
                <wp:extent cx="3065305" cy="190118"/>
                <wp:effectExtent l="0" t="0" r="1905" b="635"/>
                <wp:wrapNone/>
                <wp:docPr id="21" name="Zone de texte 21"/>
                <wp:cNvGraphicFramePr/>
                <a:graphic xmlns:a="http://schemas.openxmlformats.org/drawingml/2006/main">
                  <a:graphicData uri="http://schemas.microsoft.com/office/word/2010/wordprocessingShape">
                    <wps:wsp>
                      <wps:cNvSpPr txBox="1"/>
                      <wps:spPr>
                        <a:xfrm>
                          <a:off x="0" y="0"/>
                          <a:ext cx="3065305" cy="190118"/>
                        </a:xfrm>
                        <a:prstGeom prst="rect">
                          <a:avLst/>
                        </a:prstGeom>
                        <a:solidFill>
                          <a:prstClr val="white"/>
                        </a:solidFill>
                        <a:ln>
                          <a:noFill/>
                        </a:ln>
                        <a:effectLst/>
                      </wps:spPr>
                      <wps:txbx>
                        <w:txbxContent>
                          <w:p w:rsidRPr="004F6DEA" w:rsidR="00C36EB8" w:rsidP="00771906" w:rsidRDefault="00C36EB8" w14:paraId="77C39D24" w14:textId="77777777">
                            <w:pPr>
                              <w:pStyle w:val="Lgende"/>
                              <w:rPr>
                                <w:rFonts w:ascii="Microsoft JhengHei" w:hAnsi="Microsoft JhengHei" w:eastAsia="Microsoft JhengHei"/>
                                <w:b/>
                                <w:bCs/>
                                <w:noProof/>
                                <w:sz w:val="24"/>
                                <w:szCs w:val="24"/>
                              </w:rPr>
                            </w:pPr>
                            <w:bookmarkStart w:name="_Toc103110492" w:id="52"/>
                            <w:r>
                              <w:t xml:space="preserve">Figure </w:t>
                            </w:r>
                            <w:r>
                              <w:fldChar w:fldCharType="begin"/>
                            </w:r>
                            <w:r>
                              <w:instrText>SEQ Figure \* ARABIC</w:instrText>
                            </w:r>
                            <w:r>
                              <w:fldChar w:fldCharType="separate"/>
                            </w:r>
                            <w:r>
                              <w:rPr>
                                <w:noProof/>
                              </w:rPr>
                              <w:t>14</w:t>
                            </w:r>
                            <w:r>
                              <w:fldChar w:fldCharType="end"/>
                            </w:r>
                            <w:r>
                              <w:t xml:space="preserve"> : </w:t>
                            </w:r>
                            <w:r w:rsidRPr="00AB7C29">
                              <w:t>Capteur jauge de contrainte (FSS020WNST)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style="position:absolute;left:0;text-align:left;margin-left:119.55pt;margin-top:.4pt;width:241.35pt;height:14.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" w14:anchorId="591C2ED8">
                <v:textbox inset="0,0,0,0">
                  <w:txbxContent>
                    <w:p w:rsidRPr="004F6DEA" w:rsidR="00C36EB8" w:rsidP="00771906" w:rsidRDefault="00C36EB8" w14:paraId="77C39D24" w14:textId="77777777">
                      <w:pPr>
                        <w:pStyle w:val="Lgende"/>
                        <w:rPr>
                          <w:rFonts w:ascii="Microsoft JhengHei" w:hAnsi="Microsoft JhengHei" w:eastAsia="Microsoft JhengHei"/>
                          <w:b/>
                          <w:bCs/>
                          <w:noProof/>
                          <w:sz w:val="24"/>
                          <w:szCs w:val="24"/>
                        </w:rPr>
                      </w:pPr>
                      <w:r>
                        <w:t xml:space="preserve">Figure </w:t>
                      </w:r>
                      <w:r>
                        <w:fldChar w:fldCharType="begin"/>
                      </w:r>
                      <w:r>
                        <w:instrText>SEQ Figure \* ARABIC</w:instrText>
                      </w:r>
                      <w:r>
                        <w:fldChar w:fldCharType="separate"/>
                      </w:r>
                      <w:r>
                        <w:rPr>
                          <w:noProof/>
                        </w:rPr>
                        <w:t>14</w:t>
                      </w:r>
                      <w:r>
                        <w:fldChar w:fldCharType="end"/>
                      </w:r>
                      <w:r>
                        <w:t xml:space="preserve"> : </w:t>
                      </w:r>
                      <w:r w:rsidRPr="00AB7C29">
                        <w:t>Capteur jauge de contrainte (FSS020WNST)</w:t>
                      </w:r>
                    </w:p>
                  </w:txbxContent>
                </v:textbox>
                <w10:wrap anchorx="margin"/>
              </v:shape>
            </w:pict>
          </mc:Fallback>
        </mc:AlternateContent>
      </w:r>
    </w:p>
    <w:p w:rsidRPr="00DF194D" w:rsidR="00C52E40" w:rsidP="00010AC7" w:rsidRDefault="00710555" w14:paraId="26205AAD" w14:textId="62A9C9DD">
      <w:pPr>
        <w:pStyle w:val="Style1"/>
        <w:numPr>
          <w:ilvl w:val="0"/>
          <w:numId w:val="41"/>
        </w:numPr>
        <w:rPr>
          <w:rFonts w:eastAsia="Microsoft JhengHei" w:cstheme="minorBidi"/>
        </w:rPr>
      </w:pPr>
      <w:r w:rsidRPr="00710555">
        <w:rPr>
          <w:rFonts w:eastAsia="Microsoft JhengHei"/>
        </w:rPr>
        <w:t xml:space="preserve">Caractéristique : </w:t>
      </w:r>
    </w:p>
    <w:p w:rsidRPr="006E500A" w:rsidR="00710555" w:rsidP="00010AC7" w:rsidRDefault="00710555" w14:paraId="177FEA12" w14:textId="54C75AEA">
      <w:pPr>
        <w:pStyle w:val="Style1"/>
        <w:numPr>
          <w:ilvl w:val="0"/>
          <w:numId w:val="44"/>
        </w:numPr>
        <w:spacing w:line="240" w:lineRule="auto"/>
        <w:rPr>
          <w:rFonts w:eastAsia="Microsoft JhengHei"/>
        </w:rPr>
      </w:pPr>
      <w:r w:rsidRPr="006E500A">
        <w:rPr>
          <w:rFonts w:eastAsia="Microsoft JhengHei"/>
        </w:rPr>
        <w:t>Force de commande : 20N</w:t>
      </w:r>
    </w:p>
    <w:p w:rsidRPr="006E500A" w:rsidR="00710555" w:rsidP="00010AC7" w:rsidRDefault="00710555" w14:paraId="6EB527EE" w14:textId="554267AB">
      <w:pPr>
        <w:pStyle w:val="Style1"/>
        <w:numPr>
          <w:ilvl w:val="0"/>
          <w:numId w:val="44"/>
        </w:numPr>
        <w:spacing w:line="240" w:lineRule="auto"/>
        <w:rPr>
          <w:rFonts w:eastAsia="Microsoft JhengHei"/>
        </w:rPr>
      </w:pPr>
      <w:r w:rsidRPr="006E500A">
        <w:rPr>
          <w:rFonts w:eastAsia="Microsoft JhengHei"/>
        </w:rPr>
        <w:t>Précision : 0.5%</w:t>
      </w:r>
    </w:p>
    <w:p w:rsidRPr="006E500A" w:rsidR="00710555" w:rsidP="00010AC7" w:rsidRDefault="00710555" w14:paraId="0A0F19B6" w14:textId="07165614">
      <w:pPr>
        <w:pStyle w:val="Style1"/>
        <w:numPr>
          <w:ilvl w:val="0"/>
          <w:numId w:val="44"/>
        </w:numPr>
        <w:spacing w:line="240" w:lineRule="auto"/>
        <w:rPr>
          <w:rFonts w:eastAsia="Microsoft JhengHei"/>
        </w:rPr>
      </w:pPr>
      <w:r w:rsidRPr="006E500A">
        <w:rPr>
          <w:rFonts w:eastAsia="Microsoft JhengHei"/>
        </w:rPr>
        <w:t xml:space="preserve">Type de sortie : Analogique </w:t>
      </w:r>
    </w:p>
    <w:p w:rsidRPr="006E500A" w:rsidR="00710555" w:rsidP="00010AC7" w:rsidRDefault="00710555" w14:paraId="773E49E2" w14:textId="4186D5EE">
      <w:pPr>
        <w:pStyle w:val="Style1"/>
        <w:numPr>
          <w:ilvl w:val="0"/>
          <w:numId w:val="44"/>
        </w:numPr>
        <w:spacing w:line="240" w:lineRule="auto"/>
        <w:rPr>
          <w:rFonts w:eastAsia="Microsoft JhengHei"/>
        </w:rPr>
      </w:pPr>
      <w:r w:rsidRPr="006E500A">
        <w:rPr>
          <w:rFonts w:eastAsia="Microsoft JhengHei"/>
        </w:rPr>
        <w:t>Style de montage : SMD/SMT</w:t>
      </w:r>
    </w:p>
    <w:p w:rsidRPr="00DF194D" w:rsidR="006E500A" w:rsidP="00010AC7" w:rsidRDefault="00710555" w14:paraId="32428A74" w14:textId="583F889C">
      <w:pPr>
        <w:pStyle w:val="Style1"/>
        <w:numPr>
          <w:ilvl w:val="0"/>
          <w:numId w:val="44"/>
        </w:numPr>
        <w:spacing w:line="240" w:lineRule="auto"/>
        <w:rPr>
          <w:rFonts w:eastAsia="Microsoft JhengHei"/>
        </w:rPr>
      </w:pPr>
      <w:r w:rsidRPr="006E500A">
        <w:rPr>
          <w:rFonts w:eastAsia="Microsoft JhengHei"/>
        </w:rPr>
        <w:t xml:space="preserve">Tension d’alimentation : 12V </w:t>
      </w:r>
    </w:p>
    <w:p w:rsidRPr="00771906" w:rsidR="00C52E40" w:rsidP="00010AC7" w:rsidRDefault="00DF194D" w14:paraId="42436CD9" w14:textId="2200B5C9">
      <w:pPr>
        <w:pStyle w:val="Paragraphedeliste"/>
        <w:numPr>
          <w:ilvl w:val="0"/>
          <w:numId w:val="45"/>
        </w:numPr>
        <w:tabs>
          <w:tab w:val="left" w:pos="1395"/>
        </w:tabs>
        <w:rPr>
          <w:rFonts w:asciiTheme="majorBidi" w:hAnsiTheme="majorBidi" w:cstheme="majorBidi"/>
          <w:sz w:val="24"/>
          <w:szCs w:val="24"/>
        </w:rPr>
      </w:pPr>
      <w:r>
        <w:rPr>
          <w:noProof/>
          <w:lang w:eastAsia="fr-FR"/>
        </w:rPr>
        <w:drawing>
          <wp:anchor distT="0" distB="0" distL="114300" distR="114300" simplePos="0" relativeHeight="251734016" behindDoc="0" locked="0" layoutInCell="1" allowOverlap="1" wp14:anchorId="48BDF4EE" wp14:editId="364890D5">
            <wp:simplePos x="0" y="0"/>
            <wp:positionH relativeFrom="margin">
              <wp:align>center</wp:align>
            </wp:positionH>
            <wp:positionV relativeFrom="paragraph">
              <wp:posOffset>161925</wp:posOffset>
            </wp:positionV>
            <wp:extent cx="2800985" cy="1666875"/>
            <wp:effectExtent l="0" t="0" r="0" b="9525"/>
            <wp:wrapNone/>
            <wp:docPr id="1916" name="Picture 1916"/>
            <wp:cNvGraphicFramePr/>
            <a:graphic xmlns:a="http://schemas.openxmlformats.org/drawingml/2006/main">
              <a:graphicData uri="http://schemas.openxmlformats.org/drawingml/2006/picture">
                <pic:pic xmlns:pic="http://schemas.openxmlformats.org/drawingml/2006/picture">
                  <pic:nvPicPr>
                    <pic:cNvPr id="1916" name="Picture 191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00985" cy="1666875"/>
                    </a:xfrm>
                    <a:prstGeom prst="rect">
                      <a:avLst/>
                    </a:prstGeom>
                  </pic:spPr>
                </pic:pic>
              </a:graphicData>
            </a:graphic>
            <wp14:sizeRelH relativeFrom="margin">
              <wp14:pctWidth>0</wp14:pctWidth>
            </wp14:sizeRelH>
            <wp14:sizeRelV relativeFrom="margin">
              <wp14:pctHeight>0</wp14:pctHeight>
            </wp14:sizeRelV>
          </wp:anchor>
        </w:drawing>
      </w:r>
      <w:r w:rsidRPr="00771906" w:rsidR="00C52E40">
        <w:rPr>
          <w:rFonts w:eastAsia="Microsoft JhengHei" w:asciiTheme="majorBidi" w:hAnsiTheme="majorBidi" w:cstheme="majorBidi"/>
          <w:b/>
          <w:bCs/>
          <w:sz w:val="24"/>
          <w:szCs w:val="24"/>
        </w:rPr>
        <w:t>Batterie (RRC2054</w:t>
      </w:r>
      <w:r w:rsidR="00771906">
        <w:rPr>
          <w:rFonts w:eastAsia="Microsoft JhengHei" w:asciiTheme="majorBidi" w:hAnsiTheme="majorBidi" w:cstheme="majorBidi"/>
          <w:b/>
          <w:bCs/>
          <w:sz w:val="24"/>
          <w:szCs w:val="24"/>
        </w:rPr>
        <w:t>)</w:t>
      </w:r>
      <w:r w:rsidR="00710555">
        <w:rPr>
          <w:rFonts w:eastAsia="Microsoft JhengHei" w:asciiTheme="majorBidi" w:hAnsiTheme="majorBidi" w:cstheme="majorBidi"/>
          <w:b/>
          <w:bCs/>
          <w:sz w:val="24"/>
          <w:szCs w:val="24"/>
        </w:rPr>
        <w:t> :</w:t>
      </w:r>
    </w:p>
    <w:p w:rsidR="00D53E1D" w:rsidP="00771906" w:rsidRDefault="00D53E1D" w14:paraId="2FB39E0B" w14:textId="3BE48DE3"/>
    <w:p w:rsidR="00D53E1D" w:rsidP="00771906" w:rsidRDefault="00D53E1D" w14:paraId="18C2E457" w14:textId="154C0FA4"/>
    <w:p w:rsidR="00D53E1D" w:rsidP="00771906" w:rsidRDefault="00D53E1D" w14:paraId="07BE9701" w14:textId="52799E54"/>
    <w:p w:rsidR="00D53E1D" w:rsidP="00771906" w:rsidRDefault="00D53E1D" w14:paraId="35B3BA16" w14:textId="680C71A6"/>
    <w:p w:rsidR="00F06CD9" w:rsidP="00771906" w:rsidRDefault="00F06CD9" w14:paraId="4AF6A4B9" w14:textId="663025E9"/>
    <w:p w:rsidRPr="00DF194D" w:rsidR="002A7A5A" w:rsidP="00DF194D" w:rsidRDefault="00DF194D" w14:paraId="7ABD18BC" w14:textId="6ADD5445">
      <w:r>
        <w:rPr>
          <w:noProof/>
          <w:lang w:eastAsia="fr-FR"/>
        </w:rPr>
        <mc:AlternateContent>
          <mc:Choice Requires="wps">
            <w:drawing>
              <wp:anchor distT="0" distB="0" distL="114300" distR="114300" simplePos="0" relativeHeight="251736064" behindDoc="0" locked="0" layoutInCell="1" allowOverlap="1" wp14:anchorId="167079F3" wp14:editId="498DAE54">
                <wp:simplePos x="0" y="0"/>
                <wp:positionH relativeFrom="margin">
                  <wp:align>center</wp:align>
                </wp:positionH>
                <wp:positionV relativeFrom="paragraph">
                  <wp:posOffset>15240</wp:posOffset>
                </wp:positionV>
                <wp:extent cx="3867785" cy="333375"/>
                <wp:effectExtent l="0" t="0" r="0" b="9525"/>
                <wp:wrapNone/>
                <wp:docPr id="33" name="Zone de texte 33"/>
                <wp:cNvGraphicFramePr/>
                <a:graphic xmlns:a="http://schemas.openxmlformats.org/drawingml/2006/main">
                  <a:graphicData uri="http://schemas.microsoft.com/office/word/2010/wordprocessingShape">
                    <wps:wsp>
                      <wps:cNvSpPr txBox="1"/>
                      <wps:spPr>
                        <a:xfrm>
                          <a:off x="0" y="0"/>
                          <a:ext cx="3867785" cy="333375"/>
                        </a:xfrm>
                        <a:prstGeom prst="rect">
                          <a:avLst/>
                        </a:prstGeom>
                        <a:solidFill>
                          <a:prstClr val="white"/>
                        </a:solidFill>
                        <a:ln>
                          <a:noFill/>
                        </a:ln>
                        <a:effectLst/>
                      </wps:spPr>
                      <wps:txbx>
                        <w:txbxContent>
                          <w:p w:rsidRPr="00F06CD9" w:rsidR="00C36EB8" w:rsidP="00F06CD9" w:rsidRDefault="00C36EB8" w14:paraId="3E529F39" w14:textId="77777777">
                            <w:pPr>
                              <w:pStyle w:val="Lgende"/>
                              <w:jc w:val="center"/>
                              <w:rPr>
                                <w:noProof/>
                                <w:sz w:val="20"/>
                                <w:szCs w:val="20"/>
                              </w:rPr>
                            </w:pPr>
                            <w:bookmarkStart w:name="_Toc103110495" w:id="54"/>
                            <w:r w:rsidRPr="00F06CD9">
                              <w:rPr>
                                <w:sz w:val="20"/>
                                <w:szCs w:val="20"/>
                              </w:rPr>
                              <w:t xml:space="preserve">Figure </w:t>
                            </w:r>
                            <w:r w:rsidRPr="00F06CD9">
                              <w:rPr>
                                <w:sz w:val="20"/>
                                <w:szCs w:val="20"/>
                              </w:rPr>
                              <w:fldChar w:fldCharType="begin"/>
                            </w:r>
                            <w:r w:rsidRPr="00F06CD9">
                              <w:rPr>
                                <w:sz w:val="20"/>
                                <w:szCs w:val="20"/>
                              </w:rPr>
                              <w:instrText xml:space="preserve"> SEQ Figure \* ARABIC </w:instrText>
                            </w:r>
                            <w:r w:rsidRPr="00F06CD9">
                              <w:rPr>
                                <w:sz w:val="20"/>
                                <w:szCs w:val="20"/>
                              </w:rPr>
                              <w:fldChar w:fldCharType="separate"/>
                            </w:r>
                            <w:r>
                              <w:rPr>
                                <w:noProof/>
                                <w:sz w:val="20"/>
                                <w:szCs w:val="20"/>
                              </w:rPr>
                              <w:t>15</w:t>
                            </w:r>
                            <w:r w:rsidRPr="00F06CD9">
                              <w:rPr>
                                <w:sz w:val="20"/>
                                <w:szCs w:val="20"/>
                              </w:rPr>
                              <w:fldChar w:fldCharType="end"/>
                            </w:r>
                            <w:r w:rsidRPr="00F06CD9">
                              <w:rPr>
                                <w:noProof/>
                                <w:sz w:val="20"/>
                                <w:szCs w:val="20"/>
                              </w:rPr>
                              <w:t xml:space="preserve"> : Batterie (RRC2054)</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3" style="position:absolute;margin-left:0;margin-top:1.2pt;width:304.55pt;height:26.2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3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" w14:anchorId="167079F3">
                <v:textbox inset="0,0,0,0">
                  <w:txbxContent>
                    <w:p w:rsidRPr="00F06CD9" w:rsidR="00C36EB8" w:rsidP="00F06CD9" w:rsidRDefault="00C36EB8" w14:paraId="3E529F39" w14:textId="77777777">
                      <w:pPr>
                        <w:pStyle w:val="Lgende"/>
                        <w:jc w:val="center"/>
                        <w:rPr>
                          <w:noProof/>
                          <w:sz w:val="20"/>
                          <w:szCs w:val="20"/>
                        </w:rPr>
                      </w:pPr>
                      <w:r w:rsidRPr="00F06CD9">
                        <w:rPr>
                          <w:sz w:val="20"/>
                          <w:szCs w:val="20"/>
                        </w:rPr>
                        <w:t xml:space="preserve">Figure </w:t>
                      </w:r>
                      <w:r w:rsidRPr="00F06CD9">
                        <w:rPr>
                          <w:sz w:val="20"/>
                          <w:szCs w:val="20"/>
                        </w:rPr>
                        <w:fldChar w:fldCharType="begin"/>
                      </w:r>
                      <w:r w:rsidRPr="00F06CD9">
                        <w:rPr>
                          <w:sz w:val="20"/>
                          <w:szCs w:val="20"/>
                        </w:rPr>
                        <w:instrText xml:space="preserve"> SEQ Figure \* ARABIC </w:instrText>
                      </w:r>
                      <w:r w:rsidRPr="00F06CD9">
                        <w:rPr>
                          <w:sz w:val="20"/>
                          <w:szCs w:val="20"/>
                        </w:rPr>
                        <w:fldChar w:fldCharType="separate"/>
                      </w:r>
                      <w:r>
                        <w:rPr>
                          <w:noProof/>
                          <w:sz w:val="20"/>
                          <w:szCs w:val="20"/>
                        </w:rPr>
                        <w:t>15</w:t>
                      </w:r>
                      <w:r w:rsidRPr="00F06CD9">
                        <w:rPr>
                          <w:sz w:val="20"/>
                          <w:szCs w:val="20"/>
                        </w:rPr>
                        <w:fldChar w:fldCharType="end"/>
                      </w:r>
                      <w:r w:rsidRPr="00F06CD9">
                        <w:rPr>
                          <w:noProof/>
                          <w:sz w:val="20"/>
                          <w:szCs w:val="20"/>
                        </w:rPr>
                        <w:t xml:space="preserve"> : Batterie (RRC2054)</w:t>
                      </w:r>
                    </w:p>
                  </w:txbxContent>
                </v:textbox>
                <w10:wrap anchorx="margin"/>
              </v:shape>
            </w:pict>
          </mc:Fallback>
        </mc:AlternateContent>
      </w:r>
      <w:r w:rsidRPr="006E500A" w:rsidR="006E500A">
        <w:rPr>
          <w:rFonts w:ascii="Microsoft JhengHei" w:hAnsi="Microsoft JhengHei" w:eastAsia="Microsoft JhengHei"/>
          <w:b/>
          <w:bCs/>
        </w:rPr>
        <w:t xml:space="preserve">      </w:t>
      </w:r>
    </w:p>
    <w:p w:rsidRPr="006E500A" w:rsidR="00827509" w:rsidP="00010AC7" w:rsidRDefault="002F4015" w14:paraId="6CB808DF" w14:textId="434A16A7">
      <w:pPr>
        <w:pStyle w:val="Style1"/>
        <w:numPr>
          <w:ilvl w:val="0"/>
          <w:numId w:val="41"/>
        </w:numPr>
        <w:rPr>
          <w:rFonts w:eastAsia="Microsoft JhengHei"/>
        </w:rPr>
      </w:pPr>
      <w:r w:rsidRPr="006E500A">
        <w:rPr>
          <w:rFonts w:eastAsia="Microsoft JhengHei"/>
        </w:rPr>
        <w:t xml:space="preserve">Caractéristique : </w:t>
      </w:r>
    </w:p>
    <w:p w:rsidR="006E500A" w:rsidP="00010AC7" w:rsidRDefault="006E500A" w14:paraId="7B03C9E3" w14:textId="7D2CE1FD">
      <w:pPr>
        <w:pStyle w:val="Style1"/>
        <w:numPr>
          <w:ilvl w:val="0"/>
          <w:numId w:val="46"/>
        </w:numPr>
        <w:spacing w:line="240" w:lineRule="auto"/>
        <w:rPr>
          <w:rFonts w:eastAsia="Microsoft JhengHei"/>
        </w:rPr>
      </w:pPr>
      <w:r>
        <w:rPr>
          <w:rFonts w:eastAsia="Microsoft JhengHei"/>
        </w:rPr>
        <w:t xml:space="preserve">Nombre de batteries : 4 Battery </w:t>
      </w:r>
    </w:p>
    <w:p w:rsidR="006E500A" w:rsidP="00010AC7" w:rsidRDefault="006E500A" w14:paraId="3DE6AEAE" w14:textId="72769FC5">
      <w:pPr>
        <w:pStyle w:val="Style1"/>
        <w:numPr>
          <w:ilvl w:val="0"/>
          <w:numId w:val="46"/>
        </w:numPr>
        <w:spacing w:line="240" w:lineRule="auto"/>
        <w:rPr>
          <w:rFonts w:eastAsia="Microsoft JhengHei"/>
        </w:rPr>
      </w:pPr>
      <w:r>
        <w:rPr>
          <w:rFonts w:eastAsia="Microsoft JhengHei"/>
        </w:rPr>
        <w:t xml:space="preserve">Tension de sortie : 15v </w:t>
      </w:r>
    </w:p>
    <w:p w:rsidR="006E500A" w:rsidP="00010AC7" w:rsidRDefault="006E500A" w14:paraId="4BDC3057" w14:textId="7C94F125">
      <w:pPr>
        <w:pStyle w:val="Style1"/>
        <w:numPr>
          <w:ilvl w:val="0"/>
          <w:numId w:val="46"/>
        </w:numPr>
        <w:spacing w:line="240" w:lineRule="auto"/>
        <w:rPr>
          <w:rFonts w:eastAsia="Microsoft JhengHei"/>
        </w:rPr>
      </w:pPr>
      <w:r>
        <w:rPr>
          <w:rFonts w:eastAsia="Microsoft JhengHei"/>
        </w:rPr>
        <w:t xml:space="preserve">Capacité : 3200 mAh </w:t>
      </w:r>
    </w:p>
    <w:p w:rsidR="006E500A" w:rsidP="00010AC7" w:rsidRDefault="006E500A" w14:paraId="78F42348" w14:textId="58F6ADCF">
      <w:pPr>
        <w:pStyle w:val="Style1"/>
        <w:numPr>
          <w:ilvl w:val="0"/>
          <w:numId w:val="46"/>
        </w:numPr>
        <w:spacing w:line="240" w:lineRule="auto"/>
        <w:rPr>
          <w:rFonts w:eastAsia="Microsoft JhengHei"/>
        </w:rPr>
      </w:pPr>
      <w:r>
        <w:rPr>
          <w:rFonts w:eastAsia="Microsoft JhengHei"/>
        </w:rPr>
        <w:t xml:space="preserve">Longueur : 77.4 mm </w:t>
      </w:r>
    </w:p>
    <w:p w:rsidRPr="002B4851" w:rsidR="009C7FA8" w:rsidP="00010AC7" w:rsidRDefault="006E500A" w14:paraId="2B962DB0" w14:textId="40305EB7">
      <w:pPr>
        <w:pStyle w:val="Style1"/>
        <w:numPr>
          <w:ilvl w:val="0"/>
          <w:numId w:val="46"/>
        </w:numPr>
        <w:spacing w:line="240" w:lineRule="auto"/>
        <w:rPr>
          <w:rFonts w:eastAsia="Microsoft JhengHei"/>
        </w:rPr>
      </w:pPr>
      <w:r>
        <w:rPr>
          <w:rFonts w:eastAsia="Microsoft JhengHei"/>
        </w:rPr>
        <w:t xml:space="preserve">Hauteur : 22.4 mm </w:t>
      </w:r>
    </w:p>
    <w:p w:rsidRPr="002B4851" w:rsidR="002D427F" w:rsidP="00010AC7" w:rsidRDefault="002B4851" w14:paraId="3B25EAB2" w14:textId="2B5F61CD">
      <w:pPr>
        <w:pStyle w:val="Style1"/>
        <w:numPr>
          <w:ilvl w:val="0"/>
          <w:numId w:val="47"/>
        </w:numPr>
        <w:rPr>
          <w:rFonts w:eastAsia="Microsoft JhengHei"/>
          <w:b/>
          <w:bCs/>
        </w:rPr>
      </w:pPr>
      <w:r>
        <w:rPr>
          <w:noProof/>
          <w:lang w:eastAsia="fr-FR"/>
        </w:rPr>
        <w:drawing>
          <wp:anchor distT="0" distB="0" distL="114300" distR="114300" simplePos="0" relativeHeight="251748352" behindDoc="0" locked="0" layoutInCell="1" allowOverlap="1" wp14:anchorId="3D7B1D5A" wp14:editId="2E4CF023">
            <wp:simplePos x="0" y="0"/>
            <wp:positionH relativeFrom="margin">
              <wp:posOffset>2146935</wp:posOffset>
            </wp:positionH>
            <wp:positionV relativeFrom="paragraph">
              <wp:posOffset>4445</wp:posOffset>
            </wp:positionV>
            <wp:extent cx="1381125" cy="1543050"/>
            <wp:effectExtent l="0" t="0" r="952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58">
                      <a:extLst>
                        <a:ext uri="{28A0092B-C50C-407E-A947-70E740481C1C}">
                          <a14:useLocalDpi xmlns:a14="http://schemas.microsoft.com/office/drawing/2010/main" val="0"/>
                        </a:ext>
                      </a:extLst>
                    </a:blip>
                    <a:stretch>
                      <a:fillRect/>
                    </a:stretch>
                  </pic:blipFill>
                  <pic:spPr>
                    <a:xfrm>
                      <a:off x="0" y="0"/>
                      <a:ext cx="1381125" cy="1543050"/>
                    </a:xfrm>
                    <a:prstGeom prst="rect">
                      <a:avLst/>
                    </a:prstGeom>
                  </pic:spPr>
                </pic:pic>
              </a:graphicData>
            </a:graphic>
          </wp:anchor>
        </w:drawing>
      </w:r>
      <w:r w:rsidRPr="002B4851" w:rsidR="002D427F">
        <w:rPr>
          <w:rFonts w:eastAsia="Microsoft JhengHei"/>
          <w:b/>
          <w:bCs/>
        </w:rPr>
        <w:t>RRC-PMM240 :</w:t>
      </w:r>
    </w:p>
    <w:p w:rsidR="002B4851" w:rsidP="00F06CD9" w:rsidRDefault="002B4851" w14:paraId="6EECF35E" w14:textId="65FCB958"/>
    <w:p w:rsidR="002B4851" w:rsidP="00F06CD9" w:rsidRDefault="002B4851" w14:paraId="13414CCB" w14:textId="77777777"/>
    <w:p w:rsidR="002D427F" w:rsidP="00F06CD9" w:rsidRDefault="002D427F" w14:paraId="57855576" w14:textId="52E7670F"/>
    <w:p w:rsidR="009C7FA8" w:rsidP="1884F599" w:rsidRDefault="009C7FA8" w14:paraId="5CBA3D30" w14:textId="6B1BE336"/>
    <w:p w:rsidRPr="002B4851" w:rsidR="002B4851" w:rsidP="002B4851" w:rsidRDefault="002B4851" w14:paraId="75D14497" w14:textId="77777777">
      <w:pPr>
        <w:pStyle w:val="Style1"/>
      </w:pPr>
    </w:p>
    <w:p w:rsidRPr="002B4851" w:rsidR="009C7FA8" w:rsidP="002B4851" w:rsidRDefault="009C7FA8" w14:paraId="400442C3" w14:textId="374E5188">
      <w:pPr>
        <w:pStyle w:val="Style1"/>
      </w:pPr>
      <w:r w:rsidRPr="002B4851">
        <w:t xml:space="preserve"> C’est un Module de gestion de l'alimentation pour les applications mobiles</w:t>
      </w:r>
    </w:p>
    <w:p w:rsidRPr="002B4851" w:rsidR="009C7FA8" w:rsidP="00010AC7" w:rsidRDefault="009C7FA8" w14:paraId="529A95BD" w14:textId="3C86C5B3">
      <w:pPr>
        <w:pStyle w:val="Style1"/>
        <w:numPr>
          <w:ilvl w:val="0"/>
          <w:numId w:val="41"/>
        </w:numPr>
      </w:pPr>
      <w:r w:rsidRPr="002B4851">
        <w:t>Caractéristique :</w:t>
      </w:r>
    </w:p>
    <w:p w:rsidRPr="002B4851" w:rsidR="006C64A6" w:rsidP="00010AC7" w:rsidRDefault="006C64A6" w14:paraId="0393C7A2" w14:textId="7DA88CE7">
      <w:pPr>
        <w:pStyle w:val="Style1"/>
        <w:numPr>
          <w:ilvl w:val="0"/>
          <w:numId w:val="48"/>
        </w:numPr>
        <w:spacing w:line="240" w:lineRule="auto"/>
      </w:pPr>
      <w:r w:rsidRPr="002B4851">
        <w:lastRenderedPageBreak/>
        <w:t>240,00 W max. puissance de sortie à l'application</w:t>
      </w:r>
    </w:p>
    <w:p w:rsidRPr="002B4851" w:rsidR="006C64A6" w:rsidP="00010AC7" w:rsidRDefault="006C64A6" w14:paraId="575E495F" w14:textId="2CC47E85">
      <w:pPr>
        <w:pStyle w:val="Style1"/>
        <w:numPr>
          <w:ilvl w:val="0"/>
          <w:numId w:val="48"/>
        </w:numPr>
        <w:spacing w:line="240" w:lineRule="auto"/>
      </w:pPr>
      <w:r w:rsidRPr="002B4851">
        <w:t>82,00 W max. puissance de sortie vers la batterie</w:t>
      </w:r>
    </w:p>
    <w:p w:rsidR="006C64A6" w:rsidP="00010AC7" w:rsidRDefault="006C64A6" w14:paraId="5731B234" w14:textId="05840F98">
      <w:pPr>
        <w:pStyle w:val="Style1"/>
        <w:numPr>
          <w:ilvl w:val="0"/>
          <w:numId w:val="48"/>
        </w:numPr>
        <w:spacing w:line="240" w:lineRule="auto"/>
      </w:pPr>
      <w:r>
        <w:t>Sélection automatique de la source d'alimentation</w:t>
      </w:r>
    </w:p>
    <w:p w:rsidRPr="002B4851" w:rsidR="006C64A6" w:rsidP="00010AC7" w:rsidRDefault="006C64A6" w14:paraId="288E55ED" w14:textId="57616B47">
      <w:pPr>
        <w:pStyle w:val="Style1"/>
        <w:numPr>
          <w:ilvl w:val="0"/>
          <w:numId w:val="49"/>
        </w:numPr>
        <w:spacing w:line="240" w:lineRule="auto"/>
      </w:pPr>
      <w:r w:rsidRPr="002B4851">
        <w:t>Large plage de tension d'entrée CC</w:t>
      </w:r>
    </w:p>
    <w:p w:rsidRPr="002B4851" w:rsidR="006C64A6" w:rsidP="00010AC7" w:rsidRDefault="006C64A6" w14:paraId="77832130" w14:textId="5631F9A9">
      <w:pPr>
        <w:pStyle w:val="Style1"/>
        <w:numPr>
          <w:ilvl w:val="0"/>
          <w:numId w:val="49"/>
        </w:numPr>
        <w:spacing w:line="240" w:lineRule="auto"/>
      </w:pPr>
      <w:r w:rsidRPr="002B4851">
        <w:t xml:space="preserve">Données 3D disponibles du module de gestion de l'alimentation et des batteries pour une intégration facile dans l'utilisateur vers l’apllication </w:t>
      </w:r>
    </w:p>
    <w:p w:rsidR="00827509" w:rsidP="00010AC7" w:rsidRDefault="006C64A6" w14:paraId="77D543A0" w14:textId="71938573">
      <w:pPr>
        <w:pStyle w:val="Style1"/>
        <w:numPr>
          <w:ilvl w:val="0"/>
          <w:numId w:val="49"/>
        </w:numPr>
        <w:spacing w:line="240" w:lineRule="auto"/>
      </w:pPr>
      <w:r w:rsidRPr="002B4851">
        <w:t xml:space="preserve">Convient </w:t>
      </w:r>
      <w:r w:rsidRPr="002B4851" w:rsidR="002B4851">
        <w:t>à la batterie intelligente</w:t>
      </w:r>
      <w:r w:rsidRPr="002B4851">
        <w:t xml:space="preserve"> standard de RRC au format RRC20xx</w:t>
      </w:r>
    </w:p>
    <w:p w:rsidRPr="00F06CD9" w:rsidR="00F06CD9" w:rsidP="00010AC7" w:rsidRDefault="00F06CD9" w14:paraId="500AA9FE" w14:textId="3C49AC19">
      <w:pPr>
        <w:numPr>
          <w:ilvl w:val="0"/>
          <w:numId w:val="50"/>
        </w:numPr>
        <w:spacing w:after="5" w:line="265" w:lineRule="auto"/>
        <w:ind w:hanging="360"/>
        <w:rPr>
          <w:rFonts w:asciiTheme="majorBidi" w:hAnsiTheme="majorBidi" w:cstheme="majorBidi"/>
        </w:rPr>
      </w:pPr>
      <w:r w:rsidRPr="00F06CD9">
        <w:rPr>
          <w:rFonts w:eastAsia="Microsoft JhengHei UI" w:asciiTheme="majorBidi" w:hAnsiTheme="majorBidi" w:cstheme="majorBidi"/>
          <w:b/>
          <w:sz w:val="24"/>
        </w:rPr>
        <w:t xml:space="preserve">Buzzer (458-1402-ND) : </w:t>
      </w:r>
    </w:p>
    <w:p w:rsidR="00F06CD9" w:rsidP="00F06CD9" w:rsidRDefault="002B4851" w14:paraId="44285734" w14:textId="4E3A0441">
      <w:pPr>
        <w:spacing w:after="5" w:line="265" w:lineRule="auto"/>
        <w:ind w:left="425"/>
        <w:rPr>
          <w:rFonts w:eastAsia="Microsoft JhengHei UI" w:asciiTheme="majorBidi" w:hAnsiTheme="majorBidi" w:cstheme="majorBidi"/>
          <w:b/>
          <w:sz w:val="24"/>
        </w:rPr>
      </w:pPr>
      <w:r>
        <w:rPr>
          <w:noProof/>
          <w:lang w:eastAsia="fr-FR"/>
        </w:rPr>
        <w:drawing>
          <wp:anchor distT="0" distB="0" distL="114300" distR="114300" simplePos="0" relativeHeight="251737088" behindDoc="0" locked="0" layoutInCell="1" allowOverlap="1" wp14:anchorId="0E8A4A26" wp14:editId="453446BB">
            <wp:simplePos x="0" y="0"/>
            <wp:positionH relativeFrom="margin">
              <wp:align>center</wp:align>
            </wp:positionH>
            <wp:positionV relativeFrom="paragraph">
              <wp:posOffset>116840</wp:posOffset>
            </wp:positionV>
            <wp:extent cx="1456690" cy="1678940"/>
            <wp:effectExtent l="0" t="0" r="0" b="0"/>
            <wp:wrapSquare wrapText="bothSides"/>
            <wp:docPr id="1918" name="Picture 1918"/>
            <wp:cNvGraphicFramePr/>
            <a:graphic xmlns:a="http://schemas.openxmlformats.org/drawingml/2006/main">
              <a:graphicData uri="http://schemas.openxmlformats.org/drawingml/2006/picture">
                <pic:pic xmlns:pic="http://schemas.openxmlformats.org/drawingml/2006/picture">
                  <pic:nvPicPr>
                    <pic:cNvPr id="1918" name="Picture 191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56690" cy="1678940"/>
                    </a:xfrm>
                    <a:prstGeom prst="rect">
                      <a:avLst/>
                    </a:prstGeom>
                  </pic:spPr>
                </pic:pic>
              </a:graphicData>
            </a:graphic>
            <wp14:sizeRelH relativeFrom="margin">
              <wp14:pctWidth>0</wp14:pctWidth>
            </wp14:sizeRelH>
            <wp14:sizeRelV relativeFrom="margin">
              <wp14:pctHeight>0</wp14:pctHeight>
            </wp14:sizeRelV>
          </wp:anchor>
        </w:drawing>
      </w:r>
    </w:p>
    <w:p w:rsidRPr="00F06CD9" w:rsidR="00F06CD9" w:rsidP="00F06CD9" w:rsidRDefault="00F06CD9" w14:paraId="5AA64F3D" w14:textId="3FA2BD69">
      <w:pPr>
        <w:spacing w:after="5" w:line="265" w:lineRule="auto"/>
        <w:ind w:left="425"/>
        <w:rPr>
          <w:rFonts w:asciiTheme="majorBidi" w:hAnsiTheme="majorBidi" w:cstheme="majorBidi"/>
        </w:rPr>
      </w:pPr>
    </w:p>
    <w:p w:rsidR="00F06CD9" w:rsidP="00F06CD9" w:rsidRDefault="00F06CD9" w14:paraId="393ABFD6" w14:textId="742518EC"/>
    <w:p w:rsidR="00F06CD9" w:rsidP="00F06CD9" w:rsidRDefault="00F06CD9" w14:paraId="1DDE4511" w14:textId="2335FB24"/>
    <w:p w:rsidR="002B4851" w:rsidP="00F06CD9" w:rsidRDefault="002B4851" w14:paraId="5AF18E4B" w14:textId="77777777"/>
    <w:p w:rsidR="002D427F" w:rsidP="1884F599" w:rsidRDefault="002D427F" w14:paraId="00C0A766" w14:textId="6819C04D"/>
    <w:p w:rsidR="002D427F" w:rsidP="00F06CD9" w:rsidRDefault="002D427F" w14:paraId="50D91EC3" w14:textId="063C9BF4">
      <w:r>
        <w:rPr>
          <w:noProof/>
          <w:lang w:eastAsia="fr-FR"/>
        </w:rPr>
        <mc:AlternateContent>
          <mc:Choice Requires="wps">
            <w:drawing>
              <wp:anchor distT="0" distB="0" distL="114300" distR="114300" simplePos="0" relativeHeight="251740160" behindDoc="0" locked="0" layoutInCell="1" allowOverlap="1" wp14:anchorId="348EAC50" wp14:editId="793F441B">
                <wp:simplePos x="0" y="0"/>
                <wp:positionH relativeFrom="margin">
                  <wp:align>center</wp:align>
                </wp:positionH>
                <wp:positionV relativeFrom="paragraph">
                  <wp:posOffset>152400</wp:posOffset>
                </wp:positionV>
                <wp:extent cx="3143250" cy="3048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3143250" cy="304800"/>
                        </a:xfrm>
                        <a:prstGeom prst="rect">
                          <a:avLst/>
                        </a:prstGeom>
                        <a:solidFill>
                          <a:prstClr val="white"/>
                        </a:solidFill>
                        <a:ln>
                          <a:noFill/>
                        </a:ln>
                        <a:effectLst/>
                      </wps:spPr>
                      <wps:txbx>
                        <w:txbxContent>
                          <w:p w:rsidRPr="00F06CD9" w:rsidR="00C36EB8" w:rsidP="00F06CD9" w:rsidRDefault="00C36EB8" w14:paraId="2C3DABD6" w14:textId="77777777">
                            <w:pPr>
                              <w:pStyle w:val="Lgende"/>
                              <w:jc w:val="center"/>
                              <w:rPr>
                                <w:noProof/>
                                <w:sz w:val="20"/>
                                <w:szCs w:val="20"/>
                              </w:rPr>
                            </w:pPr>
                            <w:bookmarkStart w:name="_Toc103110496" w:id="56"/>
                            <w:r w:rsidRPr="00F06CD9">
                              <w:rPr>
                                <w:sz w:val="20"/>
                                <w:szCs w:val="20"/>
                              </w:rPr>
                              <w:t xml:space="preserve">Figure </w:t>
                            </w:r>
                            <w:r w:rsidRPr="00F06CD9">
                              <w:rPr>
                                <w:sz w:val="20"/>
                                <w:szCs w:val="20"/>
                              </w:rPr>
                              <w:fldChar w:fldCharType="begin"/>
                            </w:r>
                            <w:r w:rsidRPr="00F06CD9">
                              <w:rPr>
                                <w:sz w:val="20"/>
                                <w:szCs w:val="20"/>
                              </w:rPr>
                              <w:instrText xml:space="preserve"> SEQ Figure \* ARABIC </w:instrText>
                            </w:r>
                            <w:r w:rsidRPr="00F06CD9">
                              <w:rPr>
                                <w:sz w:val="20"/>
                                <w:szCs w:val="20"/>
                              </w:rPr>
                              <w:fldChar w:fldCharType="separate"/>
                            </w:r>
                            <w:r>
                              <w:rPr>
                                <w:noProof/>
                                <w:sz w:val="20"/>
                                <w:szCs w:val="20"/>
                              </w:rPr>
                              <w:t>16</w:t>
                            </w:r>
                            <w:r w:rsidRPr="00F06CD9">
                              <w:rPr>
                                <w:sz w:val="20"/>
                                <w:szCs w:val="20"/>
                              </w:rPr>
                              <w:fldChar w:fldCharType="end"/>
                            </w:r>
                            <w:r w:rsidRPr="00F06CD9">
                              <w:rPr>
                                <w:sz w:val="20"/>
                                <w:szCs w:val="20"/>
                              </w:rPr>
                              <w:t>: Buzzer (458-1402-ND)</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style="position:absolute;margin-left:0;margin-top:12pt;width:247.5pt;height:24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4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" w14:anchorId="348EAC50">
                <v:textbox inset="0,0,0,0">
                  <w:txbxContent>
                    <w:p w:rsidRPr="00F06CD9" w:rsidR="00C36EB8" w:rsidP="00F06CD9" w:rsidRDefault="00C36EB8" w14:paraId="2C3DABD6" w14:textId="77777777">
                      <w:pPr>
                        <w:pStyle w:val="Lgende"/>
                        <w:jc w:val="center"/>
                        <w:rPr>
                          <w:noProof/>
                          <w:sz w:val="20"/>
                          <w:szCs w:val="20"/>
                        </w:rPr>
                      </w:pPr>
                      <w:r w:rsidRPr="00F06CD9">
                        <w:rPr>
                          <w:sz w:val="20"/>
                          <w:szCs w:val="20"/>
                        </w:rPr>
                        <w:t xml:space="preserve">Figure </w:t>
                      </w:r>
                      <w:r w:rsidRPr="00F06CD9">
                        <w:rPr>
                          <w:sz w:val="20"/>
                          <w:szCs w:val="20"/>
                        </w:rPr>
                        <w:fldChar w:fldCharType="begin"/>
                      </w:r>
                      <w:r w:rsidRPr="00F06CD9">
                        <w:rPr>
                          <w:sz w:val="20"/>
                          <w:szCs w:val="20"/>
                        </w:rPr>
                        <w:instrText xml:space="preserve"> SEQ Figure \* ARABIC </w:instrText>
                      </w:r>
                      <w:r w:rsidRPr="00F06CD9">
                        <w:rPr>
                          <w:sz w:val="20"/>
                          <w:szCs w:val="20"/>
                        </w:rPr>
                        <w:fldChar w:fldCharType="separate"/>
                      </w:r>
                      <w:r>
                        <w:rPr>
                          <w:noProof/>
                          <w:sz w:val="20"/>
                          <w:szCs w:val="20"/>
                        </w:rPr>
                        <w:t>16</w:t>
                      </w:r>
                      <w:r w:rsidRPr="00F06CD9">
                        <w:rPr>
                          <w:sz w:val="20"/>
                          <w:szCs w:val="20"/>
                        </w:rPr>
                        <w:fldChar w:fldCharType="end"/>
                      </w:r>
                      <w:r w:rsidRPr="00F06CD9">
                        <w:rPr>
                          <w:sz w:val="20"/>
                          <w:szCs w:val="20"/>
                        </w:rPr>
                        <w:t>: Buzzer (458-1402-ND)</w:t>
                      </w:r>
                    </w:p>
                  </w:txbxContent>
                </v:textbox>
                <w10:wrap anchorx="margin"/>
              </v:shape>
            </w:pict>
          </mc:Fallback>
        </mc:AlternateContent>
      </w:r>
    </w:p>
    <w:p w:rsidR="00F06CD9" w:rsidP="00F06CD9" w:rsidRDefault="00F06CD9" w14:paraId="3D181196" w14:textId="441F779D"/>
    <w:p w:rsidRPr="009F05B7" w:rsidR="009F05B7" w:rsidP="002B4851" w:rsidRDefault="009F05B7" w14:paraId="4347C5D4" w14:textId="6944A37E">
      <w:pPr>
        <w:pStyle w:val="Style1"/>
        <w:ind w:firstLine="708"/>
      </w:pPr>
      <w:r w:rsidRPr="009F05B7">
        <w:t>Il s'agit d'un actionneur utilisé lorsqu'il y a un problème, y compris l'arrêt du déplacement de la seringue.</w:t>
      </w:r>
    </w:p>
    <w:p w:rsidRPr="00F06CD9" w:rsidR="00F06CD9" w:rsidP="74FBCD6A" w:rsidRDefault="00F06CD9" w14:paraId="5F678021" w14:textId="77777777">
      <w:pPr>
        <w:spacing w:after="5" w:line="265" w:lineRule="auto"/>
        <w:ind w:left="708"/>
        <w:rPr>
          <w:rFonts w:asciiTheme="majorBidi" w:hAnsiTheme="majorBidi" w:cstheme="majorBidi"/>
        </w:rPr>
      </w:pPr>
    </w:p>
    <w:p w:rsidRPr="000150D3" w:rsidR="00F06CD9" w:rsidP="00010AC7" w:rsidRDefault="006E500A" w14:paraId="20AB6D9F" w14:textId="01332B08">
      <w:pPr>
        <w:pStyle w:val="Style1"/>
        <w:numPr>
          <w:ilvl w:val="0"/>
          <w:numId w:val="41"/>
        </w:numPr>
        <w:rPr>
          <w:rFonts w:eastAsia="Microsoft JhengHei"/>
        </w:rPr>
      </w:pPr>
      <w:r w:rsidRPr="000150D3">
        <w:rPr>
          <w:rFonts w:eastAsia="Microsoft JhengHei"/>
        </w:rPr>
        <w:t xml:space="preserve">Caractéristique : </w:t>
      </w:r>
    </w:p>
    <w:p w:rsidRPr="006C64A6" w:rsidR="006E500A" w:rsidP="00010AC7" w:rsidRDefault="00AD708B" w14:paraId="4E72A86A" w14:textId="6148E3D7">
      <w:pPr>
        <w:pStyle w:val="Style1"/>
        <w:numPr>
          <w:ilvl w:val="0"/>
          <w:numId w:val="51"/>
        </w:numPr>
        <w:spacing w:line="240" w:lineRule="auto"/>
        <w:rPr>
          <w:rFonts w:eastAsia="Microsoft JhengHei"/>
        </w:rPr>
      </w:pPr>
      <w:r w:rsidRPr="006C64A6">
        <w:rPr>
          <w:rFonts w:eastAsia="Microsoft JhengHei"/>
        </w:rPr>
        <w:t xml:space="preserve">Type d’entrée : DC </w:t>
      </w:r>
    </w:p>
    <w:p w:rsidRPr="006C64A6" w:rsidR="00AD708B" w:rsidP="00010AC7" w:rsidRDefault="00AD708B" w14:paraId="49ABA3C7" w14:textId="179F7377">
      <w:pPr>
        <w:pStyle w:val="Style1"/>
        <w:numPr>
          <w:ilvl w:val="0"/>
          <w:numId w:val="51"/>
        </w:numPr>
        <w:spacing w:line="240" w:lineRule="auto"/>
        <w:rPr>
          <w:rFonts w:eastAsia="Microsoft JhengHei"/>
        </w:rPr>
      </w:pPr>
      <w:r w:rsidRPr="006C64A6">
        <w:rPr>
          <w:rFonts w:eastAsia="Microsoft JhengHei"/>
        </w:rPr>
        <w:t>Voltage : 5V</w:t>
      </w:r>
    </w:p>
    <w:p w:rsidRPr="006C64A6" w:rsidR="00AD708B" w:rsidP="00010AC7" w:rsidRDefault="00AD708B" w14:paraId="01ADC61B" w14:textId="77777777">
      <w:pPr>
        <w:pStyle w:val="Style1"/>
        <w:numPr>
          <w:ilvl w:val="0"/>
          <w:numId w:val="51"/>
        </w:numPr>
        <w:spacing w:line="240" w:lineRule="auto"/>
        <w:rPr>
          <w:rFonts w:eastAsia="Microsoft JhengHei"/>
        </w:rPr>
      </w:pPr>
      <w:r w:rsidRPr="006C64A6">
        <w:rPr>
          <w:rFonts w:eastAsia="Microsoft JhengHei"/>
        </w:rPr>
        <w:t>Fréquence : 2.075KHZ</w:t>
      </w:r>
    </w:p>
    <w:p w:rsidRPr="006C64A6" w:rsidR="00AD708B" w:rsidP="00010AC7" w:rsidRDefault="002B4851" w14:paraId="064E9E62" w14:textId="2F2EF0E8">
      <w:pPr>
        <w:pStyle w:val="Style1"/>
        <w:numPr>
          <w:ilvl w:val="0"/>
          <w:numId w:val="51"/>
        </w:numPr>
        <w:spacing w:line="240" w:lineRule="auto"/>
        <w:rPr>
          <w:rFonts w:eastAsia="Microsoft JhengHei"/>
        </w:rPr>
      </w:pPr>
      <w:r>
        <w:rPr>
          <w:rFonts w:eastAsia="Microsoft JhengHei"/>
        </w:rPr>
        <w:t>Durée :</w:t>
      </w:r>
      <w:r w:rsidRPr="006C64A6" w:rsidR="00AD708B">
        <w:rPr>
          <w:rFonts w:eastAsia="Microsoft JhengHei"/>
        </w:rPr>
        <w:t xml:space="preserve"> variable </w:t>
      </w:r>
    </w:p>
    <w:p w:rsidRPr="002B4851" w:rsidR="002D427F" w:rsidP="00010AC7" w:rsidRDefault="00AD708B" w14:paraId="30E23F7A" w14:textId="3A6B30F4">
      <w:pPr>
        <w:pStyle w:val="Style1"/>
        <w:numPr>
          <w:ilvl w:val="0"/>
          <w:numId w:val="51"/>
        </w:numPr>
        <w:spacing w:line="240" w:lineRule="auto"/>
        <w:rPr>
          <w:rFonts w:eastAsia="Microsoft JhengHei"/>
        </w:rPr>
      </w:pPr>
      <w:r w:rsidRPr="006C64A6">
        <w:rPr>
          <w:rFonts w:eastAsia="Microsoft JhengHei"/>
        </w:rPr>
        <w:t xml:space="preserve">Mode d’opération : Pin select able </w:t>
      </w:r>
    </w:p>
    <w:p w:rsidR="00F06CD9" w:rsidP="002B4851" w:rsidRDefault="6C470DB7" w14:paraId="024DC653" w14:textId="3D41DDA1">
      <w:pPr>
        <w:pStyle w:val="Style2"/>
        <w:numPr>
          <w:ilvl w:val="1"/>
          <w:numId w:val="0"/>
        </w:numPr>
        <w:spacing w:line="360" w:lineRule="auto"/>
        <w:ind w:left="720"/>
      </w:pPr>
      <w:bookmarkStart w:name="_Toc104480453" w:id="58"/>
      <w:r>
        <w:t>3.2</w:t>
      </w:r>
      <w:r w:rsidRPr="6C470DB7">
        <w:rPr>
          <w:rFonts w:ascii="Arial" w:hAnsi="Arial" w:eastAsia="Arial" w:cs="Arial"/>
        </w:rPr>
        <w:t xml:space="preserve"> </w:t>
      </w:r>
      <w:r>
        <w:t>Architecture Software :</w:t>
      </w:r>
      <w:bookmarkEnd w:id="58"/>
      <w:r>
        <w:t xml:space="preserve"> </w:t>
      </w:r>
    </w:p>
    <w:p w:rsidR="6C470DB7" w:rsidP="6C470DB7" w:rsidRDefault="6C470DB7" w14:paraId="0CEBE4E3" w14:textId="2EEDAC5B">
      <w:pPr>
        <w:pStyle w:val="Style2"/>
        <w:numPr>
          <w:ilvl w:val="1"/>
          <w:numId w:val="0"/>
        </w:numPr>
        <w:spacing w:line="360" w:lineRule="auto"/>
        <w:ind w:left="360"/>
        <w:rPr>
          <w:rFonts w:ascii="Times New Roman" w:hAnsi="Times New Roman" w:cs="Times New Roman"/>
        </w:rPr>
      </w:pPr>
    </w:p>
    <w:p w:rsidRPr="002B4851" w:rsidR="00F06CD9" w:rsidP="00010AC7" w:rsidRDefault="0C492962" w14:paraId="2083B883" w14:textId="1971F59E">
      <w:pPr>
        <w:pStyle w:val="Paragraphedeliste"/>
        <w:numPr>
          <w:ilvl w:val="0"/>
          <w:numId w:val="52"/>
        </w:numPr>
        <w:spacing w:after="0" w:line="360" w:lineRule="auto"/>
        <w:ind w:right="4656"/>
        <w:jc w:val="center"/>
        <w:rPr>
          <w:rFonts w:asciiTheme="majorBidi" w:hAnsiTheme="majorBidi" w:cstheme="majorBidi"/>
          <w:sz w:val="28"/>
          <w:szCs w:val="28"/>
        </w:rPr>
      </w:pPr>
      <w:r w:rsidRPr="0C492962">
        <w:rPr>
          <w:rFonts w:eastAsia="Calibri" w:asciiTheme="majorBidi" w:hAnsiTheme="majorBidi" w:cstheme="majorBidi"/>
          <w:b/>
          <w:bCs/>
          <w:sz w:val="28"/>
          <w:szCs w:val="28"/>
        </w:rPr>
        <w:t>Logiciels utilisés</w:t>
      </w:r>
    </w:p>
    <w:p w:rsidRPr="002B4851" w:rsidR="00F06CD9" w:rsidP="00010AC7" w:rsidRDefault="002B4851" w14:paraId="784A45CA" w14:textId="31210492">
      <w:pPr>
        <w:pStyle w:val="Style1"/>
        <w:numPr>
          <w:ilvl w:val="0"/>
          <w:numId w:val="53"/>
        </w:numPr>
        <w:rPr>
          <w:b/>
          <w:bCs/>
        </w:rPr>
      </w:pPr>
      <w:r>
        <w:rPr>
          <w:noProof/>
          <w:lang w:eastAsia="fr-FR"/>
        </w:rPr>
        <w:drawing>
          <wp:anchor distT="0" distB="0" distL="114300" distR="114300" simplePos="0" relativeHeight="251745280" behindDoc="0" locked="0" layoutInCell="1" allowOverlap="1" wp14:anchorId="63793828" wp14:editId="2C52061C">
            <wp:simplePos x="0" y="0"/>
            <wp:positionH relativeFrom="margin">
              <wp:align>center</wp:align>
            </wp:positionH>
            <wp:positionV relativeFrom="paragraph">
              <wp:posOffset>301625</wp:posOffset>
            </wp:positionV>
            <wp:extent cx="1666875" cy="1419225"/>
            <wp:effectExtent l="0" t="0" r="9525" b="9525"/>
            <wp:wrapNone/>
            <wp:docPr id="2091" name="Picture 2091"/>
            <wp:cNvGraphicFramePr/>
            <a:graphic xmlns:a="http://schemas.openxmlformats.org/drawingml/2006/main">
              <a:graphicData uri="http://schemas.openxmlformats.org/drawingml/2006/picture">
                <pic:pic xmlns:pic="http://schemas.openxmlformats.org/drawingml/2006/picture">
                  <pic:nvPicPr>
                    <pic:cNvPr id="2091" name="Picture 209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66875" cy="1419225"/>
                    </a:xfrm>
                    <a:prstGeom prst="rect">
                      <a:avLst/>
                    </a:prstGeom>
                  </pic:spPr>
                </pic:pic>
              </a:graphicData>
            </a:graphic>
            <wp14:sizeRelH relativeFrom="margin">
              <wp14:pctWidth>0</wp14:pctWidth>
            </wp14:sizeRelH>
            <wp14:sizeRelV relativeFrom="margin">
              <wp14:pctHeight>0</wp14:pctHeight>
            </wp14:sizeRelV>
          </wp:anchor>
        </w:drawing>
      </w:r>
      <w:r w:rsidRPr="002B4851" w:rsidR="4FBC27EA">
        <w:rPr>
          <w:rFonts w:eastAsia="Calibri"/>
          <w:b/>
          <w:bCs/>
        </w:rPr>
        <w:t xml:space="preserve">STM32CUBEIDE :  </w:t>
      </w:r>
    </w:p>
    <w:p w:rsidR="00F06CD9" w:rsidP="00F06CD9" w:rsidRDefault="00F06CD9" w14:paraId="54644C2B" w14:textId="6C2A62E6">
      <w:pPr>
        <w:rPr>
          <w:rFonts w:asciiTheme="majorBidi" w:hAnsiTheme="majorBidi" w:cstheme="majorBidi"/>
          <w:sz w:val="28"/>
          <w:szCs w:val="28"/>
        </w:rPr>
      </w:pPr>
    </w:p>
    <w:p w:rsidR="00F06CD9" w:rsidP="00F06CD9" w:rsidRDefault="00F06CD9" w14:paraId="26CAFC24" w14:textId="7B2EB7A7">
      <w:pPr>
        <w:rPr>
          <w:rFonts w:asciiTheme="majorBidi" w:hAnsiTheme="majorBidi" w:cstheme="majorBidi"/>
          <w:sz w:val="28"/>
          <w:szCs w:val="28"/>
        </w:rPr>
      </w:pPr>
    </w:p>
    <w:p w:rsidR="00B47BCD" w:rsidP="00F06CD9" w:rsidRDefault="00B47BCD" w14:paraId="5437C7D8" w14:textId="77777777">
      <w:pPr>
        <w:rPr>
          <w:rFonts w:asciiTheme="majorBidi" w:hAnsiTheme="majorBidi" w:cstheme="majorBidi"/>
          <w:sz w:val="28"/>
          <w:szCs w:val="28"/>
        </w:rPr>
      </w:pPr>
    </w:p>
    <w:p w:rsidRPr="00B47BCD" w:rsidR="00B47BCD" w:rsidP="00B47BCD" w:rsidRDefault="00B47BCD" w14:paraId="7AFA9058" w14:textId="77777777">
      <w:pPr>
        <w:rPr>
          <w:rFonts w:asciiTheme="majorBidi" w:hAnsiTheme="majorBidi" w:cstheme="majorBidi"/>
          <w:sz w:val="28"/>
          <w:szCs w:val="28"/>
        </w:rPr>
      </w:pPr>
    </w:p>
    <w:p w:rsidRPr="00B47BCD" w:rsidR="00B47BCD" w:rsidP="00B47BCD" w:rsidRDefault="00B47BCD" w14:paraId="798068DD" w14:textId="77777777">
      <w:pPr>
        <w:rPr>
          <w:rFonts w:asciiTheme="majorBidi" w:hAnsiTheme="majorBidi" w:cstheme="majorBidi"/>
          <w:sz w:val="28"/>
          <w:szCs w:val="28"/>
        </w:rPr>
      </w:pPr>
    </w:p>
    <w:p w:rsidRPr="002B4851" w:rsidR="00AD708B" w:rsidP="002B4851" w:rsidRDefault="00EE5957" w14:paraId="02448576" w14:textId="2DCE638F">
      <w:pPr>
        <w:pStyle w:val="Style1"/>
        <w:ind w:firstLine="425"/>
      </w:pPr>
      <w:r w:rsidRPr="002B4851">
        <w:t>STM32CubeIDE :</w:t>
      </w:r>
      <w:r w:rsidR="002B4851">
        <w:t xml:space="preserve"> </w:t>
      </w:r>
      <w:r w:rsidRPr="002B4851">
        <w:t>est un outil de développement multi-OS tout-en-un, qui fait partie de l'écosystème logiciel STM32Cube. STM32CubeIDE est une plate-forme de développement C/C++ avancée avec configuration périphérique, génération de code, compilation de code, et des fonctionnalités de débogage pour les microcontrôleurs et microprocesseurs STM32. Il est basé sur le framework Eclipse®/CDT™ et GCC toolchain pour le développement et GDB pour le débogage. Il permet l'intégration des centaines de plugins existants qui compléter les fonctionnalités de l'IDE Eclipse®.</w:t>
      </w:r>
    </w:p>
    <w:p w:rsidRPr="002B4851" w:rsidR="00B47BCD" w:rsidP="00010AC7" w:rsidRDefault="00B47BCD" w14:paraId="4C638D45" w14:textId="3D7D1939">
      <w:pPr>
        <w:numPr>
          <w:ilvl w:val="0"/>
          <w:numId w:val="54"/>
        </w:numPr>
        <w:spacing w:after="0"/>
        <w:ind w:hanging="360"/>
        <w:rPr>
          <w:rFonts w:asciiTheme="majorBidi" w:hAnsiTheme="majorBidi" w:cstheme="majorBidi"/>
        </w:rPr>
      </w:pPr>
      <w:r w:rsidRPr="002B4851">
        <w:rPr>
          <w:rFonts w:eastAsia="Microsoft JhengHei UI" w:asciiTheme="majorBidi" w:hAnsiTheme="majorBidi" w:cstheme="majorBidi"/>
          <w:b/>
          <w:sz w:val="24"/>
        </w:rPr>
        <w:t xml:space="preserve">TOUCHGFX :  </w:t>
      </w:r>
    </w:p>
    <w:p w:rsidR="00F06CD9" w:rsidP="22FEF866" w:rsidRDefault="002B4851" w14:paraId="222F6CC1" w14:textId="72AE0B17">
      <w:pPr>
        <w:rPr>
          <w:rFonts w:asciiTheme="majorBidi" w:hAnsiTheme="majorBidi" w:cstheme="majorBidi"/>
          <w:sz w:val="28"/>
          <w:szCs w:val="28"/>
        </w:rPr>
      </w:pPr>
      <w:r>
        <w:rPr>
          <w:noProof/>
          <w:lang w:eastAsia="fr-FR"/>
        </w:rPr>
        <w:drawing>
          <wp:anchor distT="0" distB="0" distL="114300" distR="114300" simplePos="0" relativeHeight="251746304" behindDoc="0" locked="0" layoutInCell="1" allowOverlap="1" wp14:anchorId="52245438" wp14:editId="09CDD216">
            <wp:simplePos x="0" y="0"/>
            <wp:positionH relativeFrom="margin">
              <wp:align>center</wp:align>
            </wp:positionH>
            <wp:positionV relativeFrom="paragraph">
              <wp:posOffset>140335</wp:posOffset>
            </wp:positionV>
            <wp:extent cx="2933700" cy="647700"/>
            <wp:effectExtent l="0" t="0" r="0" b="0"/>
            <wp:wrapSquare wrapText="bothSides"/>
            <wp:docPr id="1723339273" name="Image 1723339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933700" cy="647700"/>
                    </a:xfrm>
                    <a:prstGeom prst="rect">
                      <a:avLst/>
                    </a:prstGeom>
                  </pic:spPr>
                </pic:pic>
              </a:graphicData>
            </a:graphic>
            <wp14:sizeRelH relativeFrom="margin">
              <wp14:pctWidth>0</wp14:pctWidth>
            </wp14:sizeRelH>
            <wp14:sizeRelV relativeFrom="margin">
              <wp14:pctHeight>0</wp14:pctHeight>
            </wp14:sizeRelV>
          </wp:anchor>
        </w:drawing>
      </w:r>
    </w:p>
    <w:p w:rsidR="001A63A7" w:rsidP="001A63A7" w:rsidRDefault="001A63A7" w14:paraId="77095777" w14:textId="41BC5FA5">
      <w:pPr>
        <w:rPr>
          <w:rFonts w:ascii="Microsoft JhengHei" w:hAnsi="Microsoft JhengHei" w:eastAsia="Microsoft JhengHei" w:cstheme="majorBidi"/>
          <w:b/>
          <w:bCs/>
          <w:sz w:val="28"/>
          <w:szCs w:val="28"/>
        </w:rPr>
      </w:pPr>
    </w:p>
    <w:p w:rsidR="001A63A7" w:rsidP="001A63A7" w:rsidRDefault="001A63A7" w14:paraId="4CF4CDB4" w14:textId="5BE9FA18">
      <w:pPr>
        <w:rPr>
          <w:rFonts w:ascii="Microsoft JhengHei" w:hAnsi="Microsoft JhengHei" w:eastAsia="Microsoft JhengHei" w:cstheme="majorBidi"/>
          <w:b/>
          <w:bCs/>
          <w:sz w:val="28"/>
          <w:szCs w:val="28"/>
        </w:rPr>
      </w:pPr>
    </w:p>
    <w:p w:rsidRPr="002B4851" w:rsidR="000150D3" w:rsidP="002B4851" w:rsidRDefault="001A63A7" w14:paraId="75777264" w14:textId="355BB9EC">
      <w:pPr>
        <w:pStyle w:val="Style1"/>
        <w:ind w:firstLine="425"/>
      </w:pPr>
      <w:r w:rsidRPr="002B4851">
        <w:t>TouchGFX :</w:t>
      </w:r>
      <w:r w:rsidR="002B4851">
        <w:t xml:space="preserve"> </w:t>
      </w:r>
      <w:r w:rsidRPr="002B4851">
        <w:t xml:space="preserve">est un cadre logiciel graphique gratuit avancé optimisé pour Microcontrôleurs STM32. Profitant des fonctionnalités graphiques STM32 et architecture, TouchGFX accélère la révolution de l'IHM des objets grâce à la création d'interfaces utilisateur graphiques époustouflantes de type smartphone. </w:t>
      </w:r>
    </w:p>
    <w:p w:rsidRPr="002B4851" w:rsidR="00B47BCD" w:rsidP="00010AC7" w:rsidRDefault="00B47BCD" w14:paraId="09D62098" w14:textId="0C40AE5A">
      <w:pPr>
        <w:pStyle w:val="Paragraphedeliste"/>
        <w:numPr>
          <w:ilvl w:val="0"/>
          <w:numId w:val="55"/>
        </w:numPr>
        <w:rPr>
          <w:rFonts w:asciiTheme="majorBidi" w:hAnsiTheme="majorBidi" w:cstheme="majorBidi"/>
          <w:sz w:val="20"/>
          <w:szCs w:val="20"/>
        </w:rPr>
      </w:pPr>
      <w:r w:rsidRPr="002B4851">
        <w:rPr>
          <w:rFonts w:eastAsia="Calibri" w:asciiTheme="majorBidi" w:hAnsiTheme="majorBidi" w:cstheme="majorBidi"/>
          <w:b/>
          <w:sz w:val="24"/>
          <w:szCs w:val="20"/>
        </w:rPr>
        <w:t xml:space="preserve">ARDUINO IDE : </w:t>
      </w:r>
    </w:p>
    <w:p w:rsidRPr="00B47BCD" w:rsidR="00B47BCD" w:rsidP="00B47BCD" w:rsidRDefault="002B4851" w14:paraId="76AD1B84" w14:textId="286D7B87">
      <w:pPr>
        <w:spacing w:after="0"/>
        <w:ind w:left="425"/>
        <w:rPr>
          <w:rFonts w:asciiTheme="majorBidi" w:hAnsiTheme="majorBidi" w:cstheme="majorBidi"/>
        </w:rPr>
      </w:pPr>
      <w:r>
        <w:rPr>
          <w:noProof/>
          <w:lang w:eastAsia="fr-FR"/>
        </w:rPr>
        <w:drawing>
          <wp:anchor distT="0" distB="0" distL="114300" distR="114300" simplePos="0" relativeHeight="251747328" behindDoc="0" locked="0" layoutInCell="1" allowOverlap="1" wp14:anchorId="62CECD32" wp14:editId="0A5BE440">
            <wp:simplePos x="0" y="0"/>
            <wp:positionH relativeFrom="margin">
              <wp:align>center</wp:align>
            </wp:positionH>
            <wp:positionV relativeFrom="paragraph">
              <wp:posOffset>13335</wp:posOffset>
            </wp:positionV>
            <wp:extent cx="1193165" cy="812800"/>
            <wp:effectExtent l="0" t="0" r="6985" b="6350"/>
            <wp:wrapSquare wrapText="bothSides"/>
            <wp:docPr id="666572568" name="Image 66657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193165" cy="812800"/>
                    </a:xfrm>
                    <a:prstGeom prst="rect">
                      <a:avLst/>
                    </a:prstGeom>
                  </pic:spPr>
                </pic:pic>
              </a:graphicData>
            </a:graphic>
            <wp14:sizeRelH relativeFrom="margin">
              <wp14:pctWidth>0</wp14:pctWidth>
            </wp14:sizeRelH>
            <wp14:sizeRelV relativeFrom="margin">
              <wp14:pctHeight>0</wp14:pctHeight>
            </wp14:sizeRelV>
          </wp:anchor>
        </w:drawing>
      </w:r>
    </w:p>
    <w:p w:rsidR="00B47BCD" w:rsidP="00B47BCD" w:rsidRDefault="22FEF866" w14:paraId="6A058EE9" w14:textId="25174BA1">
      <w:pPr>
        <w:spacing w:after="0"/>
        <w:ind w:left="740"/>
      </w:pPr>
      <w:r w:rsidRPr="22FEF866">
        <w:rPr>
          <w:rFonts w:ascii="Calibri" w:hAnsi="Calibri" w:eastAsia="Calibri" w:cs="Calibri"/>
          <w:b/>
          <w:bCs/>
          <w:sz w:val="28"/>
          <w:szCs w:val="28"/>
        </w:rPr>
        <w:t xml:space="preserve"> </w:t>
      </w:r>
    </w:p>
    <w:p w:rsidR="00B47BCD" w:rsidP="22FEF866" w:rsidRDefault="00B47BCD" w14:paraId="72487980" w14:textId="41994C1C">
      <w:pPr>
        <w:ind w:left="740"/>
      </w:pPr>
    </w:p>
    <w:p w:rsidR="001719EE" w:rsidP="00B47BCD" w:rsidRDefault="001719EE" w14:paraId="5C7A68F6" w14:textId="77777777">
      <w:pPr>
        <w:rPr>
          <w:rFonts w:asciiTheme="majorBidi" w:hAnsiTheme="majorBidi" w:cstheme="majorBidi"/>
          <w:sz w:val="28"/>
          <w:szCs w:val="28"/>
        </w:rPr>
      </w:pPr>
    </w:p>
    <w:p w:rsidR="002B4851" w:rsidP="00B47BCD" w:rsidRDefault="002B4851" w14:paraId="025030CA" w14:textId="77777777">
      <w:pPr>
        <w:rPr>
          <w:rFonts w:asciiTheme="majorBidi" w:hAnsiTheme="majorBidi" w:cstheme="majorBidi"/>
          <w:sz w:val="28"/>
          <w:szCs w:val="28"/>
        </w:rPr>
      </w:pPr>
    </w:p>
    <w:p w:rsidRPr="002B4851" w:rsidR="009F7A1F" w:rsidP="002B4851" w:rsidRDefault="001719EE" w14:paraId="30408C13" w14:textId="3C70C43F">
      <w:pPr>
        <w:pStyle w:val="Style1"/>
        <w:ind w:firstLine="708"/>
      </w:pPr>
      <w:r w:rsidRPr="002B4851">
        <w:t xml:space="preserve">Le logiciel Arduino : est un environnement de développement (IDE) open source et gratuit, téléchargeable sur le site officiel Arduino. </w:t>
      </w:r>
    </w:p>
    <w:p w:rsidRPr="002B4851" w:rsidR="009F7A1F" w:rsidP="002B4851" w:rsidRDefault="009F7A1F" w14:paraId="41198ECB" w14:textId="4D256BD8">
      <w:pPr>
        <w:pStyle w:val="Style1"/>
      </w:pPr>
      <w:r w:rsidRPr="002B4851">
        <w:t>L’IDE Arduino permet :</w:t>
      </w:r>
    </w:p>
    <w:p w:rsidRPr="002B4851" w:rsidR="009F7A1F" w:rsidP="00010AC7" w:rsidRDefault="009F7A1F" w14:paraId="0C87CFFA" w14:textId="77777777">
      <w:pPr>
        <w:pStyle w:val="Style1"/>
        <w:numPr>
          <w:ilvl w:val="0"/>
          <w:numId w:val="56"/>
        </w:numPr>
        <w:spacing w:line="240" w:lineRule="auto"/>
      </w:pPr>
      <w:r w:rsidRPr="002B4851">
        <w:t>D’éditer un programme : des croquis (sketch en Anglais),</w:t>
      </w:r>
    </w:p>
    <w:p w:rsidRPr="002B4851" w:rsidR="009F7A1F" w:rsidP="00010AC7" w:rsidRDefault="009F7A1F" w14:paraId="51424F35" w14:textId="2627C116">
      <w:pPr>
        <w:pStyle w:val="Style1"/>
        <w:numPr>
          <w:ilvl w:val="0"/>
          <w:numId w:val="56"/>
        </w:numPr>
        <w:spacing w:line="240" w:lineRule="auto"/>
      </w:pPr>
      <w:r w:rsidRPr="002B4851">
        <w:t>De compiler ce programme dans le langage « machine » de l’Arduino</w:t>
      </w:r>
      <w:r w:rsidRPr="002B4851" w:rsidR="002B4851">
        <w:t>, ESP32</w:t>
      </w:r>
      <w:r w:rsidR="002B4851">
        <w:t>, ESP8266.</w:t>
      </w:r>
    </w:p>
    <w:p w:rsidRPr="002B4851" w:rsidR="009F7A1F" w:rsidP="00010AC7" w:rsidRDefault="009F7A1F" w14:paraId="77E59697" w14:textId="77777777">
      <w:pPr>
        <w:pStyle w:val="Style1"/>
        <w:numPr>
          <w:ilvl w:val="0"/>
          <w:numId w:val="56"/>
        </w:numPr>
        <w:spacing w:line="240" w:lineRule="auto"/>
      </w:pPr>
      <w:r w:rsidRPr="002B4851">
        <w:lastRenderedPageBreak/>
        <w:t>De téléverser le programme dans la mémoire de l’Arduino,</w:t>
      </w:r>
    </w:p>
    <w:p w:rsidRPr="002B4851" w:rsidR="00B47BCD" w:rsidP="00010AC7" w:rsidRDefault="009F7A1F" w14:paraId="5E72FD11" w14:textId="3DCF261A">
      <w:pPr>
        <w:pStyle w:val="Style1"/>
        <w:numPr>
          <w:ilvl w:val="0"/>
          <w:numId w:val="56"/>
        </w:numPr>
        <w:spacing w:line="240" w:lineRule="auto"/>
        <w:sectPr w:rsidRPr="002B4851" w:rsidR="00B47BCD">
          <w:headerReference w:type="default" r:id="rId63"/>
          <w:footerReference w:type="default" r:id="rId64"/>
          <w:pgSz w:w="11906" w:h="16838" w:orient="portrait"/>
          <w:pgMar w:top="1417" w:right="1417" w:bottom="1417" w:left="1417" w:header="708" w:footer="708" w:gutter="0"/>
          <w:cols w:space="708"/>
          <w:docGrid w:linePitch="360"/>
        </w:sectPr>
      </w:pPr>
      <w:r w:rsidRPr="002B4851">
        <w:t>De communiquer avec la carte Arduino grâce au terminal.</w:t>
      </w:r>
    </w:p>
    <w:p w:rsidR="00D53E1D" w:rsidP="002B4851" w:rsidRDefault="0C492962" w14:paraId="7C635E4C" w14:textId="77777777">
      <w:pPr>
        <w:pStyle w:val="style20"/>
      </w:pPr>
      <w:bookmarkStart w:name="_Toc104480454" w:id="59"/>
      <w:r w:rsidRPr="0C492962">
        <w:lastRenderedPageBreak/>
        <w:t>Chapitre 4 : Conception et réalisation</w:t>
      </w:r>
      <w:bookmarkEnd w:id="59"/>
      <w:r w:rsidRPr="0C492962">
        <w:t> </w:t>
      </w:r>
    </w:p>
    <w:p w:rsidRPr="00D53E1D" w:rsidR="00D53E1D" w:rsidP="00625905" w:rsidRDefault="0C492962" w14:paraId="0B2583BF" w14:textId="77777777">
      <w:pPr>
        <w:pStyle w:val="Titre20"/>
        <w:numPr>
          <w:ilvl w:val="0"/>
          <w:numId w:val="8"/>
        </w:numPr>
        <w:spacing w:line="360" w:lineRule="auto"/>
        <w:rPr>
          <w:rFonts w:asciiTheme="majorBidi" w:hAnsiTheme="majorBidi"/>
          <w:b/>
          <w:bCs/>
          <w:color w:val="auto"/>
          <w:sz w:val="36"/>
          <w:szCs w:val="36"/>
        </w:rPr>
      </w:pPr>
      <w:bookmarkStart w:name="_Toc104480455" w:id="60"/>
      <w:r w:rsidRPr="0C492962">
        <w:rPr>
          <w:rFonts w:asciiTheme="majorBidi" w:hAnsiTheme="majorBidi"/>
          <w:b/>
          <w:bCs/>
          <w:color w:val="auto"/>
          <w:sz w:val="36"/>
          <w:szCs w:val="36"/>
        </w:rPr>
        <w:t>Introduction</w:t>
      </w:r>
      <w:bookmarkEnd w:id="60"/>
      <w:r w:rsidRPr="0C492962">
        <w:rPr>
          <w:rFonts w:asciiTheme="majorBidi" w:hAnsiTheme="majorBidi"/>
          <w:b/>
          <w:bCs/>
          <w:color w:val="auto"/>
          <w:sz w:val="36"/>
          <w:szCs w:val="36"/>
        </w:rPr>
        <w:t> </w:t>
      </w:r>
    </w:p>
    <w:p w:rsidR="00D53E1D" w:rsidP="00625905" w:rsidRDefault="0C492962" w14:paraId="393BECDC" w14:textId="77777777">
      <w:pPr>
        <w:pStyle w:val="Titre20"/>
        <w:numPr>
          <w:ilvl w:val="0"/>
          <w:numId w:val="8"/>
        </w:numPr>
        <w:spacing w:line="360" w:lineRule="auto"/>
        <w:rPr>
          <w:rFonts w:asciiTheme="majorBidi" w:hAnsiTheme="majorBidi"/>
          <w:b/>
          <w:bCs/>
          <w:color w:val="auto"/>
          <w:sz w:val="36"/>
          <w:szCs w:val="36"/>
        </w:rPr>
      </w:pPr>
      <w:bookmarkStart w:name="_Toc104480456" w:id="61"/>
      <w:r w:rsidRPr="0C492962">
        <w:rPr>
          <w:rFonts w:asciiTheme="majorBidi" w:hAnsiTheme="majorBidi"/>
          <w:b/>
          <w:bCs/>
          <w:color w:val="auto"/>
          <w:sz w:val="36"/>
          <w:szCs w:val="36"/>
        </w:rPr>
        <w:t>OS kernel</w:t>
      </w:r>
      <w:bookmarkEnd w:id="61"/>
      <w:r w:rsidRPr="0C492962">
        <w:rPr>
          <w:rFonts w:asciiTheme="majorBidi" w:hAnsiTheme="majorBidi"/>
          <w:b/>
          <w:bCs/>
          <w:color w:val="auto"/>
          <w:sz w:val="36"/>
          <w:szCs w:val="36"/>
        </w:rPr>
        <w:t xml:space="preserve">  </w:t>
      </w:r>
    </w:p>
    <w:p w:rsidR="00D53E1D" w:rsidP="002B4851" w:rsidRDefault="0C492962" w14:paraId="4AFA8FC9" w14:textId="77777777">
      <w:pPr>
        <w:pStyle w:val="Titre3"/>
        <w:spacing w:line="360" w:lineRule="auto"/>
        <w:rPr>
          <w:rFonts w:eastAsia="Microsoft JhengHei" w:asciiTheme="majorBidi" w:hAnsiTheme="majorBidi"/>
          <w:b/>
          <w:bCs/>
          <w:color w:val="auto"/>
          <w:sz w:val="32"/>
          <w:szCs w:val="32"/>
        </w:rPr>
      </w:pPr>
      <w:bookmarkStart w:name="_Toc104480457" w:id="62"/>
      <w:r w:rsidRPr="0C492962">
        <w:rPr>
          <w:rFonts w:eastAsia="Microsoft JhengHei" w:asciiTheme="majorBidi" w:hAnsiTheme="majorBidi"/>
          <w:b/>
          <w:bCs/>
          <w:color w:val="auto"/>
          <w:sz w:val="32"/>
          <w:szCs w:val="32"/>
        </w:rPr>
        <w:t>2-1 Middleware (FreeRTOS)</w:t>
      </w:r>
      <w:bookmarkEnd w:id="62"/>
      <w:r w:rsidRPr="0C492962">
        <w:rPr>
          <w:rFonts w:eastAsia="Microsoft JhengHei" w:asciiTheme="majorBidi" w:hAnsiTheme="majorBidi"/>
          <w:b/>
          <w:bCs/>
          <w:color w:val="auto"/>
          <w:sz w:val="32"/>
          <w:szCs w:val="32"/>
        </w:rPr>
        <w:t> </w:t>
      </w:r>
    </w:p>
    <w:p w:rsidR="00D53E1D" w:rsidP="002B4851" w:rsidRDefault="00D53E1D" w14:paraId="096AE006" w14:textId="77777777">
      <w:pPr>
        <w:pStyle w:val="Style1"/>
        <w:ind w:firstLine="708"/>
      </w:pPr>
      <w:r w:rsidRPr="00D53E1D">
        <w:t xml:space="preserve">L’un des exigences majeures pour les dispositifs médicaux est la stabilité du système </w:t>
      </w:r>
      <w:r w:rsidRPr="00D53E1D">
        <w:rPr>
          <w:rFonts w:eastAsia="Libre Franklin"/>
          <w:b/>
          <w:bCs/>
        </w:rPr>
        <w:t>(</w:t>
      </w:r>
      <w:r w:rsidRPr="00D53E1D">
        <w:rPr>
          <w:rFonts w:eastAsia="Libre Franklin"/>
          <w:b/>
          <w:bCs/>
          <w:color w:val="000000" w:themeColor="text1"/>
        </w:rPr>
        <w:t>soft + le soft externe + le hardware autour)</w:t>
      </w:r>
      <w:r w:rsidRPr="00D53E1D">
        <w:t>.</w:t>
      </w:r>
    </w:p>
    <w:p w:rsidR="00D53E1D" w:rsidP="002B4851" w:rsidRDefault="00D53E1D" w14:paraId="6420FD06" w14:textId="77777777">
      <w:pPr>
        <w:pStyle w:val="Style1"/>
        <w:ind w:firstLine="360"/>
      </w:pPr>
      <w:r w:rsidRPr="00D53E1D">
        <w:t>Notre Solution était alors de travailler dans le domaine temps réels, où le taux d’erreur est minimal et la stabilité est maximale.</w:t>
      </w:r>
    </w:p>
    <w:p w:rsidRPr="00D53E1D" w:rsidR="00D53E1D" w:rsidP="00625905" w:rsidRDefault="00E9483B" w14:paraId="6097CDE2" w14:textId="77777777">
      <w:pPr>
        <w:pStyle w:val="Paragraphedeliste"/>
        <w:numPr>
          <w:ilvl w:val="0"/>
          <w:numId w:val="9"/>
        </w:numPr>
        <w:rPr>
          <w:rFonts w:asciiTheme="majorBidi" w:hAnsiTheme="majorBidi" w:cstheme="majorBidi"/>
          <w:b/>
          <w:bCs/>
          <w:sz w:val="24"/>
          <w:szCs w:val="24"/>
        </w:rPr>
      </w:pPr>
      <w:r>
        <w:rPr>
          <w:rFonts w:asciiTheme="majorBidi" w:hAnsiTheme="majorBidi" w:cstheme="majorBidi"/>
          <w:b/>
          <w:bCs/>
          <w:sz w:val="24"/>
          <w:szCs w:val="24"/>
        </w:rPr>
        <w:t xml:space="preserve">RTOS </w:t>
      </w:r>
    </w:p>
    <w:p w:rsidRPr="00D53E1D" w:rsidR="00D53E1D" w:rsidP="002B4851" w:rsidRDefault="00D53E1D" w14:paraId="3AC236DC" w14:textId="77777777">
      <w:pPr>
        <w:pStyle w:val="Style1"/>
        <w:ind w:firstLine="360"/>
      </w:pPr>
      <w:r w:rsidRPr="00D53E1D">
        <w:t>Le système d’exploitation temps réel est un OS qui gère plusieurs tâches concurrentes selon leurs degrés de priorités, il est utilisé quand il y a des exigences temporelles sur les processus. Ce type d’ordonnancement, appelé ordonnancement préemptif.</w:t>
      </w:r>
    </w:p>
    <w:p w:rsidR="00D53E1D" w:rsidP="002B4851" w:rsidRDefault="00D53E1D" w14:paraId="47BF7501" w14:textId="77777777">
      <w:pPr>
        <w:pStyle w:val="Style1"/>
        <w:ind w:firstLine="360"/>
      </w:pPr>
      <w:r w:rsidRPr="00D53E1D">
        <w:t>RTOS garantis la performance maximale du processeur et la bonne gestion de la mémoire ainsi que le fonctionnement sans erreur (Error-Free) offert par ces types de systèmes.</w:t>
      </w:r>
    </w:p>
    <w:p w:rsidRPr="00E9483B" w:rsidR="00D53E1D" w:rsidP="00625905" w:rsidRDefault="00D53E1D" w14:paraId="16F89476" w14:textId="77777777">
      <w:pPr>
        <w:pStyle w:val="Paragraphedeliste"/>
        <w:numPr>
          <w:ilvl w:val="0"/>
          <w:numId w:val="9"/>
        </w:numPr>
        <w:rPr>
          <w:rFonts w:asciiTheme="majorBidi" w:hAnsiTheme="majorBidi" w:eastAsiaTheme="minorEastAsia" w:cstheme="majorBidi"/>
          <w:sz w:val="24"/>
          <w:szCs w:val="24"/>
        </w:rPr>
      </w:pPr>
      <w:r w:rsidRPr="00E9483B">
        <w:rPr>
          <w:rFonts w:eastAsia="Microsoft JhengHei" w:asciiTheme="majorBidi" w:hAnsiTheme="majorBidi" w:cstheme="majorBidi"/>
          <w:b/>
          <w:bCs/>
          <w:sz w:val="24"/>
          <w:szCs w:val="24"/>
        </w:rPr>
        <w:t>FreeRTOS/CMSISV2</w:t>
      </w:r>
    </w:p>
    <w:p w:rsidRPr="00E9483B" w:rsidR="00E9483B" w:rsidP="002B4851" w:rsidRDefault="00E9483B" w14:paraId="59643853" w14:textId="77777777">
      <w:pPr>
        <w:pStyle w:val="Style1"/>
        <w:ind w:firstLine="360"/>
        <w:rPr>
          <w:rFonts w:eastAsia="Lato"/>
          <w:color w:val="343434"/>
        </w:rPr>
      </w:pPr>
      <w:r w:rsidRPr="00E9483B">
        <w:t xml:space="preserve">Dans le domaine de l’embarqué les ressources sont relativement limitées en termes de mémoire et de traitements. Dans ce projet on utilise un microcontrôleur Stm32H7 </w:t>
      </w:r>
      <w:r w:rsidRPr="00E9483B">
        <w:rPr>
          <w:rFonts w:eastAsia="Libre Franklin"/>
          <w:b/>
          <w:bCs/>
        </w:rPr>
        <w:t>(</w:t>
      </w:r>
      <w:r w:rsidRPr="00E9483B">
        <w:rPr>
          <w:rFonts w:eastAsia="Arial"/>
          <w:b/>
          <w:bCs/>
        </w:rPr>
        <w:t>Arm Cortex-M7)</w:t>
      </w:r>
      <w:r w:rsidRPr="00E9483B">
        <w:t xml:space="preserve"> qui est de la catégorie haute performance, mais on reste toujours limités de ressources. </w:t>
      </w:r>
    </w:p>
    <w:p w:rsidRPr="00E9483B" w:rsidR="00E9483B" w:rsidP="002B4851" w:rsidRDefault="00E9483B" w14:paraId="74D1B099" w14:textId="77777777">
      <w:pPr>
        <w:pStyle w:val="Style1"/>
        <w:ind w:firstLine="360"/>
        <w:rPr>
          <w:rFonts w:eastAsia="Lato"/>
          <w:color w:val="343434"/>
        </w:rPr>
      </w:pPr>
      <w:r w:rsidRPr="00E9483B">
        <w:t xml:space="preserve">C’est pour cela qu’on a choisis </w:t>
      </w:r>
      <w:r w:rsidRPr="00E9483B">
        <w:rPr>
          <w:b/>
          <w:bCs/>
        </w:rPr>
        <w:t>FreeRTOS</w:t>
      </w:r>
      <w:r w:rsidRPr="00E9483B">
        <w:t>, c’est un système d’exploitation embarqué multitâches temps réel préemptif supporte actuellement 35 architectures. Il est aujourd’hui parmi les plus utilisés dans le marché des systèmes d'exploitation temps réel pour l’embarquée grâce à sa faible taille qui est de l’ordre de 4000 à 9000 octets.</w:t>
      </w:r>
    </w:p>
    <w:p w:rsidR="00E9483B" w:rsidP="002B4851" w:rsidRDefault="00E9483B" w14:paraId="2B70E5BA" w14:textId="77777777">
      <w:pPr>
        <w:pStyle w:val="Style1"/>
        <w:ind w:firstLine="360"/>
        <w:rPr>
          <w:rFonts w:eastAsia="Microsoft JhengHei"/>
        </w:rPr>
      </w:pPr>
      <w:r w:rsidRPr="00E9483B">
        <w:rPr>
          <w:rFonts w:eastAsia="Microsoft JhengHei"/>
        </w:rPr>
        <w:t xml:space="preserve">On a utilisé le </w:t>
      </w:r>
      <w:r w:rsidRPr="00E9483B">
        <w:rPr>
          <w:rFonts w:eastAsia="Microsoft JhengHei"/>
          <w:b/>
          <w:bCs/>
        </w:rPr>
        <w:t>CMSIS-RTOS API v2</w:t>
      </w:r>
      <w:r w:rsidRPr="00E9483B">
        <w:rPr>
          <w:rFonts w:eastAsia="Microsoft JhengHei"/>
        </w:rPr>
        <w:t xml:space="preserve"> comme une couche d’abstraction à FreeRTOS afin de garantir un système optimisé et améliorer la portabilité du code entre les différents processeurs ARM</w:t>
      </w:r>
      <w:r w:rsidRPr="2F07D017">
        <w:rPr>
          <w:rFonts w:eastAsia="Microsoft JhengHei"/>
        </w:rPr>
        <w:t xml:space="preserve">. </w:t>
      </w:r>
    </w:p>
    <w:p w:rsidRPr="00703864" w:rsidR="00E9483B" w:rsidP="00E9483B" w:rsidRDefault="00E9483B" w14:paraId="2529EC0F" w14:textId="13442E7A">
      <w:pPr>
        <w:rPr>
          <w:rFonts w:eastAsia="Microsoft JhengHei"/>
        </w:rPr>
      </w:pPr>
    </w:p>
    <w:p w:rsidRPr="00D53E1D" w:rsidR="00D53E1D" w:rsidP="00D53E1D" w:rsidRDefault="00D53E1D" w14:paraId="5451CCF8" w14:textId="619F81BB"/>
    <w:p w:rsidR="00D53E1D" w:rsidP="00D53E1D" w:rsidRDefault="002B4851" w14:paraId="613137E8" w14:textId="3F40D892">
      <w:r>
        <w:rPr>
          <w:noProof/>
          <w:lang w:eastAsia="fr-FR"/>
        </w:rPr>
        <w:lastRenderedPageBreak/>
        <w:drawing>
          <wp:anchor distT="0" distB="0" distL="114300" distR="114300" simplePos="0" relativeHeight="251694080" behindDoc="0" locked="0" layoutInCell="1" allowOverlap="1" wp14:anchorId="2EE7BA9E" wp14:editId="74E64D06">
            <wp:simplePos x="0" y="0"/>
            <wp:positionH relativeFrom="margin">
              <wp:align>center</wp:align>
            </wp:positionH>
            <wp:positionV relativeFrom="paragraph">
              <wp:posOffset>-5080</wp:posOffset>
            </wp:positionV>
            <wp:extent cx="4047067" cy="2276475"/>
            <wp:effectExtent l="0" t="0" r="0" b="0"/>
            <wp:wrapNone/>
            <wp:docPr id="1063598808" name="Image 1063598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047067" cy="2276475"/>
                    </a:xfrm>
                    <a:prstGeom prst="rect">
                      <a:avLst/>
                    </a:prstGeom>
                  </pic:spPr>
                </pic:pic>
              </a:graphicData>
            </a:graphic>
            <wp14:sizeRelH relativeFrom="margin">
              <wp14:pctWidth>0</wp14:pctWidth>
            </wp14:sizeRelH>
            <wp14:sizeRelV relativeFrom="margin">
              <wp14:pctHeight>0</wp14:pctHeight>
            </wp14:sizeRelV>
          </wp:anchor>
        </w:drawing>
      </w:r>
    </w:p>
    <w:p w:rsidR="00E9483B" w:rsidP="00D53E1D" w:rsidRDefault="00E9483B" w14:paraId="383ABC1D" w14:textId="77777777"/>
    <w:p w:rsidR="00E9483B" w:rsidP="00D53E1D" w:rsidRDefault="00E9483B" w14:paraId="404F6F8A" w14:textId="77777777"/>
    <w:p w:rsidR="00E9483B" w:rsidP="00D53E1D" w:rsidRDefault="00E9483B" w14:paraId="4276D427" w14:textId="77777777"/>
    <w:p w:rsidR="00E9483B" w:rsidP="00D53E1D" w:rsidRDefault="00E9483B" w14:paraId="63B5BFE5" w14:textId="77777777"/>
    <w:p w:rsidR="002B4851" w:rsidP="00D53E1D" w:rsidRDefault="002B4851" w14:paraId="1FE0FADD" w14:textId="77777777"/>
    <w:p w:rsidR="002B4851" w:rsidP="00D53E1D" w:rsidRDefault="002B4851" w14:paraId="1504B3F3" w14:textId="77777777"/>
    <w:p w:rsidR="00E9483B" w:rsidP="00D53E1D" w:rsidRDefault="00E9483B" w14:paraId="4E8FAB54" w14:textId="77777777"/>
    <w:p w:rsidR="00E9483B" w:rsidP="00D53E1D" w:rsidRDefault="00E9483B" w14:paraId="78AC8802" w14:textId="77777777"/>
    <w:p w:rsidR="00E9483B" w:rsidP="00625905" w:rsidRDefault="0C492962" w14:paraId="0DEAB468" w14:textId="77777777">
      <w:pPr>
        <w:pStyle w:val="Titre3"/>
        <w:numPr>
          <w:ilvl w:val="1"/>
          <w:numId w:val="11"/>
        </w:numPr>
        <w:spacing w:line="360" w:lineRule="auto"/>
        <w:rPr>
          <w:rFonts w:eastAsia="Microsoft JhengHei" w:asciiTheme="majorBidi" w:hAnsiTheme="majorBidi"/>
          <w:b/>
          <w:bCs/>
          <w:color w:val="auto"/>
          <w:sz w:val="32"/>
          <w:szCs w:val="32"/>
        </w:rPr>
      </w:pPr>
      <w:bookmarkStart w:name="_Toc104480458" w:id="63"/>
      <w:r w:rsidRPr="0C492962">
        <w:rPr>
          <w:rFonts w:eastAsia="Microsoft JhengHei" w:asciiTheme="majorBidi" w:hAnsiTheme="majorBidi"/>
          <w:b/>
          <w:bCs/>
          <w:color w:val="auto"/>
          <w:sz w:val="32"/>
          <w:szCs w:val="32"/>
        </w:rPr>
        <w:t>Tâches Et Queues (File d’attente)</w:t>
      </w:r>
      <w:bookmarkEnd w:id="63"/>
      <w:r w:rsidRPr="0C492962">
        <w:rPr>
          <w:rFonts w:eastAsia="Microsoft JhengHei" w:asciiTheme="majorBidi" w:hAnsiTheme="majorBidi"/>
          <w:b/>
          <w:bCs/>
          <w:color w:val="auto"/>
          <w:sz w:val="32"/>
          <w:szCs w:val="32"/>
        </w:rPr>
        <w:t> </w:t>
      </w:r>
    </w:p>
    <w:p w:rsidR="00E9483B" w:rsidP="00625905" w:rsidRDefault="00E9483B" w14:paraId="0017C10B" w14:textId="77777777">
      <w:pPr>
        <w:pStyle w:val="Paragraphedeliste"/>
        <w:numPr>
          <w:ilvl w:val="0"/>
          <w:numId w:val="10"/>
        </w:numPr>
        <w:spacing w:line="360" w:lineRule="auto"/>
        <w:rPr>
          <w:rFonts w:asciiTheme="majorBidi" w:hAnsiTheme="majorBidi" w:cstheme="majorBidi"/>
          <w:b/>
          <w:bCs/>
          <w:sz w:val="28"/>
          <w:szCs w:val="28"/>
        </w:rPr>
      </w:pPr>
      <w:r w:rsidRPr="00E9483B">
        <w:rPr>
          <w:rFonts w:asciiTheme="majorBidi" w:hAnsiTheme="majorBidi" w:cstheme="majorBidi"/>
          <w:b/>
          <w:bCs/>
          <w:sz w:val="28"/>
          <w:szCs w:val="28"/>
        </w:rPr>
        <w:t xml:space="preserve">Création des Taches </w:t>
      </w:r>
    </w:p>
    <w:p w:rsidR="00B1770D" w:rsidP="00B1770D" w:rsidRDefault="00E9483B" w14:paraId="1DA1400B" w14:textId="77777777">
      <w:pPr>
        <w:pStyle w:val="Style1"/>
        <w:ind w:firstLine="360"/>
      </w:pPr>
      <w:r w:rsidRPr="00E9483B">
        <w:t xml:space="preserve">Pour développer une application basée sur un OS, on décompose l’application en un ensemble de tâches. Dans FreeRTOS une tâche est fonction C contenant une boucle infinie et ne renvoie pas un résultat. </w:t>
      </w:r>
    </w:p>
    <w:p w:rsidRPr="00B1770D" w:rsidR="00E9483B" w:rsidP="00B1770D" w:rsidRDefault="00E9483B" w14:paraId="2A3082D5" w14:textId="4E22BA67">
      <w:pPr>
        <w:pStyle w:val="Style1"/>
        <w:ind w:firstLine="360"/>
        <w:rPr>
          <w:b w:val="1"/>
          <w:bCs w:val="1"/>
          <w:sz w:val="32"/>
          <w:szCs w:val="32"/>
        </w:rPr>
      </w:pPr>
      <w:r>
        <w:rPr>
          <w:noProof/>
          <w:lang w:eastAsia="fr-FR"/>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95104" behindDoc="0" locked="0" layoutInCell="1" allowOverlap="1" wp14:anchorId="103DDB21" wp14:editId="300C488C">
                <wp:simplePos xmlns:wp="http://schemas.openxmlformats.org/drawingml/2006/wordprocessingDrawing" x="0" y="0"/>
                <wp:positionH xmlns:wp="http://schemas.openxmlformats.org/drawingml/2006/wordprocessingDrawing" relativeFrom="column">
                  <wp:posOffset>1386205</wp:posOffset>
                </wp:positionH>
                <wp:positionV xmlns:wp="http://schemas.openxmlformats.org/drawingml/2006/wordprocessingDrawing" relativeFrom="paragraph">
                  <wp:posOffset>153579</wp:posOffset>
                </wp:positionV>
                <wp:extent cx="2786380" cy="1784985"/>
                <wp:effectExtent l="0" t="0" r="13970" b="24765"/>
                <wp:wrapNone xmlns:wp="http://schemas.openxmlformats.org/drawingml/2006/wordprocessingDrawing"/>
                <wp:docPr xmlns:wp="http://schemas.openxmlformats.org/drawingml/2006/wordprocessingDrawing" id="25" name="Zone de texte 25"/>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2786380" cy="1784985"/>
                        </a:xfrm>
                        <a:prstGeom prst="rect">
                          <a:avLst/>
                        </a:prstGeom>
                        <a:ln w="19050"/>
                      </wps:spPr>
                      <wps:style>
                        <a:lnRef idx="2">
                          <a:schemeClr val="accent5"/>
                        </a:lnRef>
                        <a:fillRef idx="1">
                          <a:schemeClr val="lt1"/>
                        </a:fillRef>
                        <a:effectRef idx="0">
                          <a:scrgbClr r="0" g="0" b="0"/>
                        </a:effectRef>
                        <a:fontRef idx="minor">
                          <a:schemeClr val="dk1"/>
                        </a:fontRef>
                      </wps:style>
                      <wps:txbx>
                        <w:txbxContent>
                          <w:p w:rsidR="00673A18" w:rsidP="00673A18" w:rsidRDefault="00673A18">
                            <w:pPr>
                              <w:spacing w:line="256" w:lineRule="auto"/>
                              <w:rPr>
                                <w:rFonts w:hAnsi="Calibri" w:eastAsia="Calibri" w:cs="Calibri"/>
                                <w:b/>
                                <w:bCs/>
                                <w:color w:val="323E4F"/>
                                <w:lang w:val="en-US"/>
                              </w:rPr>
                            </w:pPr>
                            <w:r>
                              <w:rPr>
                                <w:rFonts w:hAnsi="Calibri" w:eastAsia="Calibri" w:cs="Calibri"/>
                                <w:b/>
                                <w:bCs/>
                                <w:color w:val="323E4F"/>
                                <w:lang w:val="en-US"/>
                              </w:rPr>
                              <w:t xml:space="preserve">Void vATaskFunction (void *paramètres) </w:t>
                            </w:r>
                          </w:p>
                          <w:p w:rsidR="00673A18" w:rsidP="00673A18" w:rsidRDefault="00673A18">
                            <w:pPr>
                              <w:spacing w:line="256" w:lineRule="auto"/>
                              <w:rPr>
                                <w:rFonts w:hAnsi="Calibri" w:eastAsia="Calibri" w:cs="Calibri"/>
                                <w:b/>
                                <w:bCs/>
                                <w:color w:val="323E4F"/>
                                <w:lang w:val="en-US"/>
                              </w:rPr>
                            </w:pPr>
                            <w:r>
                              <w:rPr>
                                <w:rFonts w:hAnsi="Calibri" w:eastAsia="Calibri" w:cs="Calibri"/>
                                <w:b/>
                                <w:bCs/>
                                <w:color w:val="323E4F"/>
                                <w:lang w:val="en-US"/>
                              </w:rPr>
                              <w:t xml:space="preserve">{ </w:t>
                            </w:r>
                          </w:p>
                          <w:p w:rsidR="00673A18" w:rsidP="00673A18" w:rsidRDefault="00673A18">
                            <w:pPr>
                              <w:spacing w:line="256" w:lineRule="auto"/>
                              <w:ind w:left="706"/>
                              <w:rPr>
                                <w:rFonts w:hAnsi="Calibri" w:eastAsia="Calibri" w:cs="Calibri"/>
                                <w:b/>
                                <w:bCs/>
                                <w:color w:val="323E4F"/>
                                <w:lang w:val="en-US"/>
                              </w:rPr>
                            </w:pPr>
                            <w:r>
                              <w:rPr>
                                <w:rFonts w:hAnsi="Calibri" w:eastAsia="Calibri" w:cs="Calibri"/>
                                <w:b/>
                                <w:bCs/>
                                <w:color w:val="323E4F"/>
                                <w:lang w:val="en-US"/>
                              </w:rPr>
                              <w:t xml:space="preserve"> for ( ; ;)</w:t>
                            </w:r>
                          </w:p>
                          <w:p w:rsidR="00673A18" w:rsidP="00673A18" w:rsidRDefault="00673A18">
                            <w:pPr>
                              <w:spacing w:line="256" w:lineRule="auto"/>
                              <w:ind w:left="706"/>
                              <w:rPr>
                                <w:rFonts w:hAnsi="Calibri" w:eastAsia="Calibri" w:cs="Calibri"/>
                                <w:b/>
                                <w:bCs/>
                                <w:color w:val="323E4F"/>
                                <w:lang w:val="en-US"/>
                              </w:rPr>
                            </w:pPr>
                            <w:r>
                              <w:rPr>
                                <w:rFonts w:hAnsi="Calibri" w:eastAsia="Calibri" w:cs="Calibri"/>
                                <w:b/>
                                <w:bCs/>
                                <w:color w:val="323E4F"/>
                                <w:lang w:val="en-US"/>
                              </w:rPr>
                              <w:t xml:space="preserve"> {</w:t>
                            </w:r>
                          </w:p>
                          <w:p w:rsidR="00673A18" w:rsidP="00673A18" w:rsidRDefault="00673A18">
                            <w:pPr>
                              <w:spacing w:line="256" w:lineRule="auto"/>
                              <w:ind w:left="706"/>
                              <w:rPr>
                                <w:rFonts w:hAnsi="Calibri" w:eastAsia="Calibri" w:cs="Calibri"/>
                                <w:b/>
                                <w:bCs/>
                                <w:color w:val="323E4F"/>
                                <w:lang w:val="en-US"/>
                              </w:rPr>
                            </w:pPr>
                            <w:r>
                              <w:rPr>
                                <w:rFonts w:hAnsi="Calibri" w:eastAsia="Calibri" w:cs="Calibri"/>
                                <w:b/>
                                <w:bCs/>
                                <w:color w:val="323E4F"/>
                                <w:lang w:val="en-US"/>
                              </w:rPr>
                              <w:t xml:space="preserve"> }</w:t>
                            </w:r>
                          </w:p>
                          <w:p w:rsidR="00673A18" w:rsidP="00673A18" w:rsidRDefault="00673A18">
                            <w:pPr>
                              <w:spacing w:before="113" w:line="264" w:lineRule="exact"/>
                              <w:rPr>
                                <w:rFonts w:hAnsi="Calibri" w:eastAsia="Calibri" w:cs="Calibri"/>
                                <w:b/>
                                <w:bCs/>
                                <w:color w:val="323E4F"/>
                                <w:lang w:val="en-US"/>
                              </w:rPr>
                            </w:pPr>
                            <w:r>
                              <w:rPr>
                                <w:rFonts w:hAnsi="Calibri" w:eastAsia="Calibri" w:cs="Calibri"/>
                                <w:b/>
                                <w:bCs/>
                                <w:color w:val="323E4F"/>
                                <w:lang w:val="en-US"/>
                              </w:rPr>
                              <w:t xml:space="preserve"> }</w:t>
                            </w:r>
                          </w:p>
                          <w:p w:rsidR="00673A18" w:rsidP="00673A18" w:rsidRDefault="00673A18">
                            <w:pPr>
                              <w:spacing w:line="256" w:lineRule="auto"/>
                              <w:rPr>
                                <w:rFonts w:hAnsi="Calibri" w:eastAsia="Calibri" w:cs="Calibri"/>
                                <w:color w:val="000000" w:themeColor="dark1"/>
                                <w:lang w:val="en-US"/>
                              </w:rPr>
                            </w:pPr>
                            <w:r>
                              <w:rPr>
                                <w:rFonts w:hAnsi="Calibri" w:eastAsia="Calibri" w:cs="Calibri"/>
                                <w:color w:val="000000" w:themeColor="dark1"/>
                                <w:lang w:val="en-US"/>
                              </w:rPr>
                              <w:t> </w:t>
                            </w:r>
                          </w:p>
                        </w:txbxContent>
                      </wps:txbx>
                      <wps:bodyPr wrap="square" lIns="91440" tIns="45720" rIns="91440" bIns="45720" anchor="t">
                        <a:noAutofit/>
                      </wps:bodyPr>
                    </wps:wsp>
                  </a:graphicData>
                </a:graphic>
                <wp14:sizeRelV xmlns:wp14="http://schemas.microsoft.com/office/word/2010/wordprocessingDrawing" relativeFrom="margin">
                  <wp14:pctHeight>0</wp14:pctHeight>
                </wp14:sizeRelV>
              </wp:anchor>
            </w:drawing>
          </mc:Choice>
          <mc:Fallback/>
        </mc:AlternateContent>
      </w:r>
    </w:p>
    <w:p w:rsidRPr="00E9483B" w:rsidR="00E9483B" w:rsidP="00E9483B" w:rsidRDefault="00E9483B" w14:paraId="2217F10F" w14:textId="77777777"/>
    <w:p w:rsidR="00E9483B" w:rsidP="00D53E1D" w:rsidRDefault="00E9483B" w14:paraId="0B879176" w14:textId="77777777"/>
    <w:p w:rsidRPr="00E9483B" w:rsidR="00E9483B" w:rsidP="00E9483B" w:rsidRDefault="00E9483B" w14:paraId="6AE41A81" w14:textId="77777777"/>
    <w:p w:rsidRPr="00E9483B" w:rsidR="00E9483B" w:rsidP="00E9483B" w:rsidRDefault="00E9483B" w14:paraId="4BD9C15F" w14:textId="77777777"/>
    <w:p w:rsidRPr="00E9483B" w:rsidR="00E9483B" w:rsidP="00E9483B" w:rsidRDefault="00E9483B" w14:paraId="7BDC32BF" w14:textId="77777777"/>
    <w:p w:rsidR="00E9483B" w:rsidP="00B1770D" w:rsidRDefault="00E9483B" w14:paraId="47950190" w14:textId="77777777">
      <w:pPr>
        <w:pStyle w:val="Style1"/>
        <w:rPr>
          <w:rFonts w:asciiTheme="minorHAnsi" w:hAnsiTheme="minorHAnsi" w:eastAsiaTheme="minorHAnsi" w:cstheme="minorBidi"/>
          <w:sz w:val="22"/>
          <w:szCs w:val="22"/>
        </w:rPr>
      </w:pPr>
    </w:p>
    <w:p w:rsidR="00B1770D" w:rsidP="00B1770D" w:rsidRDefault="00B1770D" w14:paraId="61E725FF" w14:textId="77777777">
      <w:pPr>
        <w:pStyle w:val="Style1"/>
      </w:pPr>
    </w:p>
    <w:p w:rsidR="00E9483B" w:rsidP="00B1770D" w:rsidRDefault="00E9483B" w14:paraId="3A69CA7A" w14:textId="77777777">
      <w:pPr>
        <w:pStyle w:val="Style1"/>
        <w:ind w:firstLine="708"/>
        <w:rPr>
          <w:rFonts w:eastAsia="Calibri"/>
        </w:rPr>
      </w:pPr>
      <w:r w:rsidRPr="00E9483B">
        <w:rPr>
          <w:rFonts w:eastAsia="Calibri"/>
        </w:rPr>
        <w:t>Une tâche est créée par l'intermédiaire de la fonction</w:t>
      </w:r>
      <w:r w:rsidRPr="00E9483B">
        <w:rPr>
          <w:rFonts w:ascii="Calibri" w:hAnsi="Calibri" w:eastAsia="Calibri" w:cs="Calibri"/>
        </w:rPr>
        <w:t xml:space="preserve"> “</w:t>
      </w:r>
      <w:r w:rsidRPr="00E9483B">
        <w:rPr>
          <w:rFonts w:ascii="Courier New" w:hAnsi="Courier New" w:eastAsia="Courier New" w:cs="Courier New"/>
        </w:rPr>
        <w:t>osThreadNew</w:t>
      </w:r>
      <w:r w:rsidRPr="00E9483B">
        <w:rPr>
          <w:rFonts w:eastAsia="Calibri"/>
        </w:rPr>
        <w:t xml:space="preserve">” qui retourne l’id de la tache RTOS </w:t>
      </w:r>
    </w:p>
    <w:p w:rsidRPr="00AB6AFB" w:rsidR="00AB6AFB" w:rsidP="4699C30A" w:rsidRDefault="00AB6AFB" w14:paraId="46284837" w14:textId="35127A37">
      <w:pPr>
        <w:pStyle w:val="Normal"/>
        <w:spacing w:before="113" w:line="264" w:lineRule="exact"/>
        <w:rPr>
          <w:rFonts w:ascii="Times New Roman" w:hAnsi="Times New Roman" w:eastAsia="Courier New" w:cs="Times New Roman" w:asciiTheme="majorBidi" w:hAnsiTheme="majorBidi" w:cstheme="majorBidi"/>
          <w:sz w:val="24"/>
          <w:szCs w:val="24"/>
        </w:rPr>
      </w:pPr>
    </w:p>
    <w:p w:rsidRPr="00AB6AFB" w:rsidR="00AB6AFB" w:rsidP="00AB6AFB" w:rsidRDefault="00AB6AFB" w14:paraId="126751F5" w14:textId="28E6716E"/>
    <w:p w:rsidRPr="00AB6AFB" w:rsidR="00AB6AFB" w:rsidP="00AB6AFB" w:rsidRDefault="00B1770D" w14:paraId="20BFCDAB" w14:textId="2B9A4A3A">
      <w:r>
        <w:rPr>
          <w:rFonts w:eastAsia="Courier New" w:asciiTheme="majorBidi" w:hAnsiTheme="majorBidi" w:cstheme="majorBidi"/>
          <w:noProof/>
          <w:sz w:val="24"/>
          <w:szCs w:val="24"/>
          <w:lang w:eastAsia="fr-FR"/>
        </w:rPr>
        <w:lastRenderedPageBreak/>
        <mc:AlternateContent>
          <mc:Choice Requires="wps">
            <w:drawing>
              <wp:anchor distT="0" distB="0" distL="114300" distR="114300" simplePos="0" relativeHeight="251696128" behindDoc="0" locked="0" layoutInCell="1" allowOverlap="1" wp14:anchorId="6247E83E" wp14:editId="6236F6F5">
                <wp:simplePos x="0" y="0"/>
                <wp:positionH relativeFrom="margin">
                  <wp:posOffset>661035</wp:posOffset>
                </wp:positionH>
                <wp:positionV relativeFrom="paragraph">
                  <wp:posOffset>-635</wp:posOffset>
                </wp:positionV>
                <wp:extent cx="4702266" cy="1752600"/>
                <wp:effectExtent l="0" t="0" r="22225" b="19050"/>
                <wp:wrapNone/>
                <wp:docPr id="26" name="Zone de texte 26"/>
                <wp:cNvGraphicFramePr/>
                <a:graphic xmlns:a="http://schemas.openxmlformats.org/drawingml/2006/main">
                  <a:graphicData uri="http://schemas.microsoft.com/office/word/2010/wordprocessingShape">
                    <wps:wsp>
                      <wps:cNvSpPr txBox="1"/>
                      <wps:spPr>
                        <a:xfrm>
                          <a:off x="0" y="0"/>
                          <a:ext cx="4702266" cy="1752600"/>
                        </a:xfrm>
                        <a:prstGeom prst="rect">
                          <a:avLst/>
                        </a:prstGeom>
                        <a:ln w="19050"/>
                      </wps:spPr>
                      <wps:style>
                        <a:lnRef idx="2">
                          <a:schemeClr val="accent5"/>
                        </a:lnRef>
                        <a:fillRef idx="1">
                          <a:schemeClr val="lt1"/>
                        </a:fillRef>
                        <a:effectRef idx="0">
                          <a:schemeClr val="accent5"/>
                        </a:effectRef>
                        <a:fontRef idx="minor">
                          <a:schemeClr val="dk1"/>
                        </a:fontRef>
                      </wps:style>
                      <wps:txbx>
                        <w:txbxContent>
                          <w:p w:rsidR="00C36EB8" w:rsidP="00E9483B" w:rsidRDefault="00C36EB8" w14:paraId="02C863DE" w14:textId="77777777">
                            <w:pPr>
                              <w:spacing w:before="113" w:line="264" w:lineRule="exact"/>
                              <w:ind w:left="708"/>
                              <w:rPr>
                                <w:rFonts w:ascii="Courier New" w:hAnsi="Courier New" w:eastAsia="Courier New" w:cs="Courier New"/>
                              </w:rPr>
                            </w:pPr>
                            <w:r w:rsidRPr="00AB6AFB">
                              <w:rPr>
                                <w:rFonts w:ascii="Courier New" w:hAnsi="Courier New" w:eastAsia="Courier New" w:cs="Courier New"/>
                                <w:b/>
                                <w:bCs/>
                                <w:color w:val="323E4F" w:themeColor="text2" w:themeShade="BF"/>
                              </w:rPr>
                              <w:t>osThreadNew</w:t>
                            </w:r>
                            <w:r w:rsidRPr="55C88689">
                              <w:rPr>
                                <w:rFonts w:ascii="Courier New" w:hAnsi="Courier New" w:eastAsia="Courier New" w:cs="Courier New"/>
                              </w:rPr>
                              <w:t xml:space="preserve"> (</w:t>
                            </w:r>
                            <w:r w:rsidRPr="00AB6AFB">
                              <w:rPr>
                                <w:rFonts w:ascii="Courier New" w:hAnsi="Courier New" w:eastAsia="Courier New" w:cs="Courier New"/>
                                <w:b/>
                                <w:bCs/>
                                <w:color w:val="323E4F" w:themeColor="text2" w:themeShade="BF"/>
                              </w:rPr>
                              <w:t>osThreadFunc_t</w:t>
                            </w:r>
                            <w:r w:rsidRPr="00AB6AFB">
                              <w:rPr>
                                <w:rFonts w:ascii="Courier New" w:hAnsi="Courier New" w:eastAsia="Courier New" w:cs="Courier New"/>
                                <w:color w:val="323E4F" w:themeColor="text2" w:themeShade="BF"/>
                              </w:rPr>
                              <w:t xml:space="preserve"> </w:t>
                            </w:r>
                            <w:r w:rsidRPr="55C88689">
                              <w:rPr>
                                <w:rFonts w:ascii="Courier New" w:hAnsi="Courier New" w:eastAsia="Courier New" w:cs="Courier New"/>
                              </w:rPr>
                              <w:t>func,</w:t>
                            </w:r>
                            <w:r w:rsidRPr="55C88689">
                              <w:rPr>
                                <w:rFonts w:ascii="Courier New" w:hAnsi="Courier New" w:eastAsia="Courier New" w:cs="Courier New"/>
                                <w:b/>
                                <w:bCs/>
                              </w:rPr>
                              <w:t xml:space="preserve"> </w:t>
                            </w:r>
                            <w:r w:rsidRPr="00AB6AFB">
                              <w:rPr>
                                <w:rFonts w:ascii="Courier New" w:hAnsi="Courier New" w:eastAsia="Courier New" w:cs="Courier New"/>
                                <w:b/>
                                <w:bCs/>
                                <w:color w:val="323E4F" w:themeColor="text2" w:themeShade="BF"/>
                              </w:rPr>
                              <w:t>void *</w:t>
                            </w:r>
                            <w:r w:rsidRPr="55C88689">
                              <w:rPr>
                                <w:rFonts w:ascii="Courier New" w:hAnsi="Courier New" w:eastAsia="Courier New" w:cs="Courier New"/>
                              </w:rPr>
                              <w:t xml:space="preserve"> argument,</w:t>
                            </w:r>
                            <w:r w:rsidRPr="55C88689">
                              <w:rPr>
                                <w:rFonts w:ascii="Courier New" w:hAnsi="Courier New" w:eastAsia="Courier New" w:cs="Courier New"/>
                                <w:b/>
                                <w:bCs/>
                              </w:rPr>
                              <w:t xml:space="preserve"> </w:t>
                            </w:r>
                            <w:r w:rsidRPr="00AB6AFB">
                              <w:rPr>
                                <w:rFonts w:ascii="Courier New" w:hAnsi="Courier New" w:eastAsia="Courier New" w:cs="Courier New"/>
                                <w:b/>
                                <w:bCs/>
                                <w:color w:val="323E4F" w:themeColor="text2" w:themeShade="BF"/>
                              </w:rPr>
                              <w:t>const osThreadAttr_t *</w:t>
                            </w:r>
                            <w:r w:rsidRPr="00AB6AFB">
                              <w:rPr>
                                <w:rFonts w:ascii="Courier New" w:hAnsi="Courier New" w:eastAsia="Courier New" w:cs="Courier New"/>
                                <w:color w:val="323E4F" w:themeColor="text2" w:themeShade="BF"/>
                              </w:rPr>
                              <w:t xml:space="preserve"> </w:t>
                            </w:r>
                            <w:r w:rsidRPr="55C88689">
                              <w:rPr>
                                <w:rFonts w:ascii="Courier New" w:hAnsi="Courier New" w:eastAsia="Courier New" w:cs="Courier New"/>
                              </w:rPr>
                              <w:t>attr)</w:t>
                            </w:r>
                          </w:p>
                          <w:p w:rsidR="00C36EB8" w:rsidP="00E9483B" w:rsidRDefault="00C36EB8" w14:paraId="5CABE05D" w14:textId="77777777">
                            <w:pPr>
                              <w:spacing w:before="113" w:line="264" w:lineRule="exact"/>
                              <w:ind w:left="708"/>
                              <w:rPr>
                                <w:rFonts w:ascii="Courier New" w:hAnsi="Courier New" w:eastAsia="Courier New" w:cs="Courier New"/>
                              </w:rPr>
                            </w:pPr>
                            <w:r w:rsidRPr="00AB6AFB">
                              <w:rPr>
                                <w:rFonts w:ascii="Courier New" w:hAnsi="Courier New" w:eastAsia="Courier New" w:cs="Courier New"/>
                                <w:color w:val="323E4F" w:themeColor="text2" w:themeShade="BF"/>
                              </w:rPr>
                              <w:t>[</w:t>
                            </w:r>
                            <w:r w:rsidRPr="00AB6AFB">
                              <w:rPr>
                                <w:rFonts w:ascii="Courier New" w:hAnsi="Courier New" w:eastAsia="Courier New" w:cs="Courier New"/>
                                <w:b/>
                                <w:bCs/>
                                <w:color w:val="323E4F" w:themeColor="text2" w:themeShade="BF"/>
                              </w:rPr>
                              <w:t>in</w:t>
                            </w:r>
                            <w:r w:rsidRPr="00AB6AFB">
                              <w:rPr>
                                <w:rFonts w:ascii="Courier New" w:hAnsi="Courier New" w:eastAsia="Courier New" w:cs="Courier New"/>
                                <w:color w:val="323E4F" w:themeColor="text2" w:themeShade="BF"/>
                              </w:rPr>
                              <w:t>]</w:t>
                            </w:r>
                            <w:r w:rsidRPr="00AB6AFB">
                              <w:rPr>
                                <w:color w:val="323E4F" w:themeColor="text2" w:themeShade="BF"/>
                              </w:rPr>
                              <w:tab/>
                            </w:r>
                            <w:r w:rsidRPr="00AB6AFB">
                              <w:rPr>
                                <w:rFonts w:ascii="Courier New" w:hAnsi="Courier New" w:eastAsia="Courier New" w:cs="Courier New"/>
                                <w:b/>
                                <w:bCs/>
                                <w:color w:val="323E4F" w:themeColor="text2" w:themeShade="BF"/>
                              </w:rPr>
                              <w:t>fun</w:t>
                            </w:r>
                            <w:r w:rsidRPr="00AB6AFB">
                              <w:rPr>
                                <w:color w:val="323E4F" w:themeColor="text2" w:themeShade="BF"/>
                              </w:rPr>
                              <w:tab/>
                            </w:r>
                            <w:r w:rsidRPr="55C88689">
                              <w:rPr>
                                <w:rFonts w:ascii="Courier New" w:hAnsi="Courier New" w:eastAsia="Courier New" w:cs="Courier New"/>
                              </w:rPr>
                              <w:t>thread function.</w:t>
                            </w:r>
                          </w:p>
                          <w:p w:rsidR="00C36EB8" w:rsidP="00E9483B" w:rsidRDefault="00C36EB8" w14:paraId="48CB29C7" w14:textId="77777777">
                            <w:pPr>
                              <w:spacing w:before="113" w:line="264" w:lineRule="exact"/>
                              <w:ind w:left="708"/>
                              <w:rPr>
                                <w:rFonts w:ascii="Courier New" w:hAnsi="Courier New" w:eastAsia="Courier New" w:cs="Courier New"/>
                              </w:rPr>
                            </w:pPr>
                            <w:r w:rsidRPr="00AB6AFB">
                              <w:rPr>
                                <w:rFonts w:ascii="Courier New" w:hAnsi="Courier New" w:eastAsia="Courier New" w:cs="Courier New"/>
                                <w:color w:val="323E4F" w:themeColor="text2" w:themeShade="BF"/>
                              </w:rPr>
                              <w:t>[</w:t>
                            </w:r>
                            <w:r w:rsidRPr="00AB6AFB">
                              <w:rPr>
                                <w:rFonts w:ascii="Courier New" w:hAnsi="Courier New" w:eastAsia="Courier New" w:cs="Courier New"/>
                                <w:b/>
                                <w:bCs/>
                                <w:color w:val="323E4F" w:themeColor="text2" w:themeShade="BF"/>
                              </w:rPr>
                              <w:t>in</w:t>
                            </w:r>
                            <w:r w:rsidRPr="00AB6AFB">
                              <w:rPr>
                                <w:rFonts w:ascii="Courier New" w:hAnsi="Courier New" w:eastAsia="Courier New" w:cs="Courier New"/>
                                <w:color w:val="323E4F" w:themeColor="text2" w:themeShade="BF"/>
                              </w:rPr>
                              <w:t>]</w:t>
                            </w:r>
                            <w:r w:rsidRPr="00AB6AFB">
                              <w:rPr>
                                <w:color w:val="323E4F" w:themeColor="text2" w:themeShade="BF"/>
                              </w:rPr>
                              <w:tab/>
                            </w:r>
                            <w:r w:rsidRPr="00AB6AFB">
                              <w:rPr>
                                <w:rFonts w:ascii="Courier New" w:hAnsi="Courier New" w:eastAsia="Courier New" w:cs="Courier New"/>
                                <w:b/>
                                <w:bCs/>
                                <w:color w:val="323E4F" w:themeColor="text2" w:themeShade="BF"/>
                              </w:rPr>
                              <w:t>argument</w:t>
                            </w:r>
                            <w:r>
                              <w:tab/>
                            </w:r>
                            <w:r w:rsidRPr="55C88689">
                              <w:rPr>
                                <w:rFonts w:ascii="Courier New" w:hAnsi="Courier New" w:eastAsia="Courier New" w:cs="Courier New"/>
                              </w:rPr>
                              <w:t>pointer that is passed to the thread function as start argument.</w:t>
                            </w:r>
                          </w:p>
                          <w:p w:rsidR="00C36EB8" w:rsidP="00E9483B" w:rsidRDefault="00C36EB8" w14:paraId="350E878B" w14:textId="77777777">
                            <w:pPr>
                              <w:spacing w:before="113" w:line="264" w:lineRule="exact"/>
                              <w:ind w:left="708"/>
                              <w:rPr>
                                <w:rFonts w:ascii="Courier New" w:hAnsi="Courier New" w:eastAsia="Courier New" w:cs="Courier New"/>
                              </w:rPr>
                            </w:pPr>
                            <w:r w:rsidRPr="00AB6AFB">
                              <w:rPr>
                                <w:rFonts w:ascii="Courier New" w:hAnsi="Courier New" w:eastAsia="Courier New" w:cs="Courier New"/>
                                <w:color w:val="323E4F" w:themeColor="text2" w:themeShade="BF"/>
                              </w:rPr>
                              <w:t>[</w:t>
                            </w:r>
                            <w:r w:rsidRPr="00AB6AFB">
                              <w:rPr>
                                <w:rFonts w:ascii="Courier New" w:hAnsi="Courier New" w:eastAsia="Courier New" w:cs="Courier New"/>
                                <w:b/>
                                <w:bCs/>
                                <w:color w:val="323E4F" w:themeColor="text2" w:themeShade="BF"/>
                              </w:rPr>
                              <w:t>in</w:t>
                            </w:r>
                            <w:r w:rsidRPr="00AB6AFB">
                              <w:rPr>
                                <w:rFonts w:ascii="Courier New" w:hAnsi="Courier New" w:eastAsia="Courier New" w:cs="Courier New"/>
                                <w:color w:val="323E4F" w:themeColor="text2" w:themeShade="BF"/>
                              </w:rPr>
                              <w:t>]</w:t>
                            </w:r>
                            <w:r w:rsidRPr="00AB6AFB">
                              <w:rPr>
                                <w:color w:val="323E4F" w:themeColor="text2" w:themeShade="BF"/>
                              </w:rPr>
                              <w:tab/>
                            </w:r>
                            <w:r w:rsidRPr="00AB6AFB">
                              <w:rPr>
                                <w:rFonts w:ascii="Courier New" w:hAnsi="Courier New" w:eastAsia="Courier New" w:cs="Courier New"/>
                                <w:b/>
                                <w:bCs/>
                                <w:color w:val="323E4F" w:themeColor="text2" w:themeShade="BF"/>
                              </w:rPr>
                              <w:t>attr</w:t>
                            </w:r>
                            <w:r>
                              <w:tab/>
                            </w:r>
                            <w:r w:rsidRPr="55C88689">
                              <w:rPr>
                                <w:rFonts w:ascii="Courier New" w:hAnsi="Courier New" w:eastAsia="Courier New" w:cs="Courier New"/>
                              </w:rPr>
                              <w:t xml:space="preserve">thread attributes </w:t>
                            </w:r>
                            <w:r w:rsidRPr="55C88689">
                              <w:rPr>
                                <w:rFonts w:eastAsiaTheme="minorEastAsia"/>
                                <w:b/>
                                <w:bCs/>
                              </w:rPr>
                              <w:t>(ici les priorités sont spécifiées (figure ci-dessous)).</w:t>
                            </w:r>
                          </w:p>
                          <w:p w:rsidR="00C36EB8" w:rsidP="00E9483B" w:rsidRDefault="00C36EB8" w14:paraId="0972A795" w14:textId="77777777">
                            <w:pPr>
                              <w:spacing w:before="113" w:line="264" w:lineRule="exact"/>
                              <w:ind w:left="1416"/>
                            </w:pPr>
                          </w:p>
                          <w:p w:rsidR="00C36EB8" w:rsidRDefault="00C36EB8" w14:paraId="0E93A891"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 style="position:absolute;margin-left:52.05pt;margin-top:-.05pt;width:370.25pt;height:13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2" fillcolor="white [3201]" strokecolor="#4472c4 [3208]" strokeweight="1.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" w14:anchorId="6247E83E">
                <v:textbox>
                  <w:txbxContent>
                    <w:p w:rsidR="00C36EB8" w:rsidP="00E9483B" w:rsidRDefault="00C36EB8" w14:paraId="02C863DE" w14:textId="77777777">
                      <w:pPr>
                        <w:spacing w:before="113" w:line="264" w:lineRule="exact"/>
                        <w:ind w:left="708"/>
                        <w:rPr>
                          <w:rFonts w:ascii="Courier New" w:hAnsi="Courier New" w:eastAsia="Courier New" w:cs="Courier New"/>
                        </w:rPr>
                      </w:pPr>
                      <w:r w:rsidRPr="00AB6AFB">
                        <w:rPr>
                          <w:rFonts w:ascii="Courier New" w:hAnsi="Courier New" w:eastAsia="Courier New" w:cs="Courier New"/>
                          <w:b/>
                          <w:bCs/>
                          <w:color w:val="323E4F" w:themeColor="text2" w:themeShade="BF"/>
                        </w:rPr>
                        <w:t>osThreadNew</w:t>
                      </w:r>
                      <w:r w:rsidRPr="55C88689">
                        <w:rPr>
                          <w:rFonts w:ascii="Courier New" w:hAnsi="Courier New" w:eastAsia="Courier New" w:cs="Courier New"/>
                        </w:rPr>
                        <w:t xml:space="preserve"> (</w:t>
                      </w:r>
                      <w:r w:rsidRPr="00AB6AFB">
                        <w:rPr>
                          <w:rFonts w:ascii="Courier New" w:hAnsi="Courier New" w:eastAsia="Courier New" w:cs="Courier New"/>
                          <w:b/>
                          <w:bCs/>
                          <w:color w:val="323E4F" w:themeColor="text2" w:themeShade="BF"/>
                        </w:rPr>
                        <w:t>osThreadFunc_t</w:t>
                      </w:r>
                      <w:r w:rsidRPr="00AB6AFB">
                        <w:rPr>
                          <w:rFonts w:ascii="Courier New" w:hAnsi="Courier New" w:eastAsia="Courier New" w:cs="Courier New"/>
                          <w:color w:val="323E4F" w:themeColor="text2" w:themeShade="BF"/>
                        </w:rPr>
                        <w:t xml:space="preserve"> </w:t>
                      </w:r>
                      <w:r w:rsidRPr="55C88689">
                        <w:rPr>
                          <w:rFonts w:ascii="Courier New" w:hAnsi="Courier New" w:eastAsia="Courier New" w:cs="Courier New"/>
                        </w:rPr>
                        <w:t>func,</w:t>
                      </w:r>
                      <w:r w:rsidRPr="55C88689">
                        <w:rPr>
                          <w:rFonts w:ascii="Courier New" w:hAnsi="Courier New" w:eastAsia="Courier New" w:cs="Courier New"/>
                          <w:b/>
                          <w:bCs/>
                        </w:rPr>
                        <w:t xml:space="preserve"> </w:t>
                      </w:r>
                      <w:r w:rsidRPr="00AB6AFB">
                        <w:rPr>
                          <w:rFonts w:ascii="Courier New" w:hAnsi="Courier New" w:eastAsia="Courier New" w:cs="Courier New"/>
                          <w:b/>
                          <w:bCs/>
                          <w:color w:val="323E4F" w:themeColor="text2" w:themeShade="BF"/>
                        </w:rPr>
                        <w:t>void *</w:t>
                      </w:r>
                      <w:r w:rsidRPr="55C88689">
                        <w:rPr>
                          <w:rFonts w:ascii="Courier New" w:hAnsi="Courier New" w:eastAsia="Courier New" w:cs="Courier New"/>
                        </w:rPr>
                        <w:t xml:space="preserve"> argument,</w:t>
                      </w:r>
                      <w:r w:rsidRPr="55C88689">
                        <w:rPr>
                          <w:rFonts w:ascii="Courier New" w:hAnsi="Courier New" w:eastAsia="Courier New" w:cs="Courier New"/>
                          <w:b/>
                          <w:bCs/>
                        </w:rPr>
                        <w:t xml:space="preserve"> </w:t>
                      </w:r>
                      <w:r w:rsidRPr="00AB6AFB">
                        <w:rPr>
                          <w:rFonts w:ascii="Courier New" w:hAnsi="Courier New" w:eastAsia="Courier New" w:cs="Courier New"/>
                          <w:b/>
                          <w:bCs/>
                          <w:color w:val="323E4F" w:themeColor="text2" w:themeShade="BF"/>
                        </w:rPr>
                        <w:t>const osThreadAttr_t *</w:t>
                      </w:r>
                      <w:r w:rsidRPr="00AB6AFB">
                        <w:rPr>
                          <w:rFonts w:ascii="Courier New" w:hAnsi="Courier New" w:eastAsia="Courier New" w:cs="Courier New"/>
                          <w:color w:val="323E4F" w:themeColor="text2" w:themeShade="BF"/>
                        </w:rPr>
                        <w:t xml:space="preserve"> </w:t>
                      </w:r>
                      <w:r w:rsidRPr="55C88689">
                        <w:rPr>
                          <w:rFonts w:ascii="Courier New" w:hAnsi="Courier New" w:eastAsia="Courier New" w:cs="Courier New"/>
                        </w:rPr>
                        <w:t>attr)</w:t>
                      </w:r>
                    </w:p>
                    <w:p w:rsidR="00C36EB8" w:rsidP="00E9483B" w:rsidRDefault="00C36EB8" w14:paraId="5CABE05D" w14:textId="77777777">
                      <w:pPr>
                        <w:spacing w:before="113" w:line="264" w:lineRule="exact"/>
                        <w:ind w:left="708"/>
                        <w:rPr>
                          <w:rFonts w:ascii="Courier New" w:hAnsi="Courier New" w:eastAsia="Courier New" w:cs="Courier New"/>
                        </w:rPr>
                      </w:pPr>
                      <w:r w:rsidRPr="00AB6AFB">
                        <w:rPr>
                          <w:rFonts w:ascii="Courier New" w:hAnsi="Courier New" w:eastAsia="Courier New" w:cs="Courier New"/>
                          <w:color w:val="323E4F" w:themeColor="text2" w:themeShade="BF"/>
                        </w:rPr>
                        <w:t>[</w:t>
                      </w:r>
                      <w:r w:rsidRPr="00AB6AFB">
                        <w:rPr>
                          <w:rFonts w:ascii="Courier New" w:hAnsi="Courier New" w:eastAsia="Courier New" w:cs="Courier New"/>
                          <w:b/>
                          <w:bCs/>
                          <w:color w:val="323E4F" w:themeColor="text2" w:themeShade="BF"/>
                        </w:rPr>
                        <w:t>in</w:t>
                      </w:r>
                      <w:r w:rsidRPr="00AB6AFB">
                        <w:rPr>
                          <w:rFonts w:ascii="Courier New" w:hAnsi="Courier New" w:eastAsia="Courier New" w:cs="Courier New"/>
                          <w:color w:val="323E4F" w:themeColor="text2" w:themeShade="BF"/>
                        </w:rPr>
                        <w:t>]</w:t>
                      </w:r>
                      <w:r w:rsidRPr="00AB6AFB">
                        <w:rPr>
                          <w:color w:val="323E4F" w:themeColor="text2" w:themeShade="BF"/>
                        </w:rPr>
                        <w:tab/>
                      </w:r>
                      <w:r w:rsidRPr="00AB6AFB">
                        <w:rPr>
                          <w:rFonts w:ascii="Courier New" w:hAnsi="Courier New" w:eastAsia="Courier New" w:cs="Courier New"/>
                          <w:b/>
                          <w:bCs/>
                          <w:color w:val="323E4F" w:themeColor="text2" w:themeShade="BF"/>
                        </w:rPr>
                        <w:t>fun</w:t>
                      </w:r>
                      <w:r w:rsidRPr="00AB6AFB">
                        <w:rPr>
                          <w:color w:val="323E4F" w:themeColor="text2" w:themeShade="BF"/>
                        </w:rPr>
                        <w:tab/>
                      </w:r>
                      <w:r w:rsidRPr="55C88689">
                        <w:rPr>
                          <w:rFonts w:ascii="Courier New" w:hAnsi="Courier New" w:eastAsia="Courier New" w:cs="Courier New"/>
                        </w:rPr>
                        <w:t>thread function.</w:t>
                      </w:r>
                    </w:p>
                    <w:p w:rsidR="00C36EB8" w:rsidP="00E9483B" w:rsidRDefault="00C36EB8" w14:paraId="48CB29C7" w14:textId="77777777">
                      <w:pPr>
                        <w:spacing w:before="113" w:line="264" w:lineRule="exact"/>
                        <w:ind w:left="708"/>
                        <w:rPr>
                          <w:rFonts w:ascii="Courier New" w:hAnsi="Courier New" w:eastAsia="Courier New" w:cs="Courier New"/>
                        </w:rPr>
                      </w:pPr>
                      <w:r w:rsidRPr="00AB6AFB">
                        <w:rPr>
                          <w:rFonts w:ascii="Courier New" w:hAnsi="Courier New" w:eastAsia="Courier New" w:cs="Courier New"/>
                          <w:color w:val="323E4F" w:themeColor="text2" w:themeShade="BF"/>
                        </w:rPr>
                        <w:t>[</w:t>
                      </w:r>
                      <w:r w:rsidRPr="00AB6AFB">
                        <w:rPr>
                          <w:rFonts w:ascii="Courier New" w:hAnsi="Courier New" w:eastAsia="Courier New" w:cs="Courier New"/>
                          <w:b/>
                          <w:bCs/>
                          <w:color w:val="323E4F" w:themeColor="text2" w:themeShade="BF"/>
                        </w:rPr>
                        <w:t>in</w:t>
                      </w:r>
                      <w:r w:rsidRPr="00AB6AFB">
                        <w:rPr>
                          <w:rFonts w:ascii="Courier New" w:hAnsi="Courier New" w:eastAsia="Courier New" w:cs="Courier New"/>
                          <w:color w:val="323E4F" w:themeColor="text2" w:themeShade="BF"/>
                        </w:rPr>
                        <w:t>]</w:t>
                      </w:r>
                      <w:r w:rsidRPr="00AB6AFB">
                        <w:rPr>
                          <w:color w:val="323E4F" w:themeColor="text2" w:themeShade="BF"/>
                        </w:rPr>
                        <w:tab/>
                      </w:r>
                      <w:r w:rsidRPr="00AB6AFB">
                        <w:rPr>
                          <w:rFonts w:ascii="Courier New" w:hAnsi="Courier New" w:eastAsia="Courier New" w:cs="Courier New"/>
                          <w:b/>
                          <w:bCs/>
                          <w:color w:val="323E4F" w:themeColor="text2" w:themeShade="BF"/>
                        </w:rPr>
                        <w:t>argument</w:t>
                      </w:r>
                      <w:r>
                        <w:tab/>
                      </w:r>
                      <w:r w:rsidRPr="55C88689">
                        <w:rPr>
                          <w:rFonts w:ascii="Courier New" w:hAnsi="Courier New" w:eastAsia="Courier New" w:cs="Courier New"/>
                        </w:rPr>
                        <w:t>pointer that is passed to the thread function as start argument.</w:t>
                      </w:r>
                    </w:p>
                    <w:p w:rsidR="00C36EB8" w:rsidP="00E9483B" w:rsidRDefault="00C36EB8" w14:paraId="350E878B" w14:textId="77777777">
                      <w:pPr>
                        <w:spacing w:before="113" w:line="264" w:lineRule="exact"/>
                        <w:ind w:left="708"/>
                        <w:rPr>
                          <w:rFonts w:ascii="Courier New" w:hAnsi="Courier New" w:eastAsia="Courier New" w:cs="Courier New"/>
                        </w:rPr>
                      </w:pPr>
                      <w:r w:rsidRPr="00AB6AFB">
                        <w:rPr>
                          <w:rFonts w:ascii="Courier New" w:hAnsi="Courier New" w:eastAsia="Courier New" w:cs="Courier New"/>
                          <w:color w:val="323E4F" w:themeColor="text2" w:themeShade="BF"/>
                        </w:rPr>
                        <w:t>[</w:t>
                      </w:r>
                      <w:r w:rsidRPr="00AB6AFB">
                        <w:rPr>
                          <w:rFonts w:ascii="Courier New" w:hAnsi="Courier New" w:eastAsia="Courier New" w:cs="Courier New"/>
                          <w:b/>
                          <w:bCs/>
                          <w:color w:val="323E4F" w:themeColor="text2" w:themeShade="BF"/>
                        </w:rPr>
                        <w:t>in</w:t>
                      </w:r>
                      <w:r w:rsidRPr="00AB6AFB">
                        <w:rPr>
                          <w:rFonts w:ascii="Courier New" w:hAnsi="Courier New" w:eastAsia="Courier New" w:cs="Courier New"/>
                          <w:color w:val="323E4F" w:themeColor="text2" w:themeShade="BF"/>
                        </w:rPr>
                        <w:t>]</w:t>
                      </w:r>
                      <w:r w:rsidRPr="00AB6AFB">
                        <w:rPr>
                          <w:color w:val="323E4F" w:themeColor="text2" w:themeShade="BF"/>
                        </w:rPr>
                        <w:tab/>
                      </w:r>
                      <w:r w:rsidRPr="00AB6AFB">
                        <w:rPr>
                          <w:rFonts w:ascii="Courier New" w:hAnsi="Courier New" w:eastAsia="Courier New" w:cs="Courier New"/>
                          <w:b/>
                          <w:bCs/>
                          <w:color w:val="323E4F" w:themeColor="text2" w:themeShade="BF"/>
                        </w:rPr>
                        <w:t>attr</w:t>
                      </w:r>
                      <w:r>
                        <w:tab/>
                      </w:r>
                      <w:r w:rsidRPr="55C88689">
                        <w:rPr>
                          <w:rFonts w:ascii="Courier New" w:hAnsi="Courier New" w:eastAsia="Courier New" w:cs="Courier New"/>
                        </w:rPr>
                        <w:t xml:space="preserve">thread attributes </w:t>
                      </w:r>
                      <w:r w:rsidRPr="55C88689">
                        <w:rPr>
                          <w:rFonts w:eastAsiaTheme="minorEastAsia"/>
                          <w:b/>
                          <w:bCs/>
                        </w:rPr>
                        <w:t>(ici les priorités sont spécifiées (figure ci-dessous)).</w:t>
                      </w:r>
                    </w:p>
                    <w:p w:rsidR="00C36EB8" w:rsidP="00E9483B" w:rsidRDefault="00C36EB8" w14:paraId="0972A795" w14:textId="77777777">
                      <w:pPr>
                        <w:spacing w:before="113" w:line="264" w:lineRule="exact"/>
                        <w:ind w:left="1416"/>
                      </w:pPr>
                    </w:p>
                    <w:p w:rsidR="00C36EB8" w:rsidRDefault="00C36EB8" w14:paraId="0E93A891" w14:textId="77777777"/>
                  </w:txbxContent>
                </v:textbox>
                <w10:wrap anchorx="margin"/>
              </v:shape>
            </w:pict>
          </mc:Fallback>
        </mc:AlternateContent>
      </w:r>
    </w:p>
    <w:p w:rsidRPr="00AB6AFB" w:rsidR="00AB6AFB" w:rsidP="00AB6AFB" w:rsidRDefault="00AB6AFB" w14:paraId="7941CC4B" w14:textId="77777777"/>
    <w:p w:rsidR="00AB6AFB" w:rsidP="00AB6AFB" w:rsidRDefault="00AB6AFB" w14:paraId="6C475BC5" w14:textId="1E511B00"/>
    <w:p w:rsidR="001C3B03" w:rsidP="00AB6AFB" w:rsidRDefault="001C3B03" w14:paraId="28859A74" w14:textId="28832A9C"/>
    <w:p w:rsidR="001C3B03" w:rsidP="00AB6AFB" w:rsidRDefault="001C3B03" w14:paraId="4B066DAD" w14:textId="50AA58DE"/>
    <w:p w:rsidR="001C3B03" w:rsidP="00AB6AFB" w:rsidRDefault="001C3B03" w14:paraId="32202061" w14:textId="1586FA04"/>
    <w:p w:rsidR="001C3B03" w:rsidP="00AB6AFB" w:rsidRDefault="001C3B03" w14:paraId="76321795" w14:textId="7ABFAECE"/>
    <w:p w:rsidRPr="00AB6AFB" w:rsidR="001C3B03" w:rsidP="00AB6AFB" w:rsidRDefault="001C3B03" w14:paraId="5D23FCE4" w14:textId="77777777"/>
    <w:p w:rsidRPr="00AB6AFB" w:rsidR="00AB6AFB" w:rsidP="00B1770D" w:rsidRDefault="00B1770D" w14:paraId="08987E98" w14:textId="5E6B7469">
      <w:pPr>
        <w:pStyle w:val="Style1"/>
      </w:pPr>
      <w:r>
        <w:rPr>
          <w:noProof/>
          <w:lang w:eastAsia="fr-FR"/>
        </w:rPr>
        <w:drawing>
          <wp:anchor distT="0" distB="0" distL="114300" distR="114300" simplePos="0" relativeHeight="251697152" behindDoc="0" locked="0" layoutInCell="1" allowOverlap="1" wp14:anchorId="15603045" wp14:editId="688B6DC6">
            <wp:simplePos x="0" y="0"/>
            <wp:positionH relativeFrom="margin">
              <wp:posOffset>967105</wp:posOffset>
            </wp:positionH>
            <wp:positionV relativeFrom="paragraph">
              <wp:posOffset>310515</wp:posOffset>
            </wp:positionV>
            <wp:extent cx="4082540" cy="3495675"/>
            <wp:effectExtent l="0" t="0" r="0" b="0"/>
            <wp:wrapNone/>
            <wp:docPr id="1030817212" name="Image 103081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082540" cy="3495675"/>
                    </a:xfrm>
                    <a:prstGeom prst="rect">
                      <a:avLst/>
                    </a:prstGeom>
                  </pic:spPr>
                </pic:pic>
              </a:graphicData>
            </a:graphic>
            <wp14:sizeRelH relativeFrom="margin">
              <wp14:pctWidth>0</wp14:pctWidth>
            </wp14:sizeRelH>
            <wp14:sizeRelV relativeFrom="margin">
              <wp14:pctHeight>0</wp14:pctHeight>
            </wp14:sizeRelV>
          </wp:anchor>
        </w:drawing>
      </w:r>
      <w:r w:rsidRPr="00AB6AFB" w:rsidR="00AB6AFB">
        <w:t>Ci-dessous sont les taches utilisées dans le projet classé selon leurs priorités d’exécution.</w:t>
      </w:r>
    </w:p>
    <w:p w:rsidR="00AB6AFB" w:rsidP="00AB6AFB" w:rsidRDefault="00AB6AFB" w14:paraId="5D3D4198" w14:textId="6E842424"/>
    <w:p w:rsidR="00AB6AFB" w:rsidP="00AB6AFB" w:rsidRDefault="00AB6AFB" w14:paraId="120A3CCA" w14:textId="6621FDF3"/>
    <w:p w:rsidR="00AB6AFB" w:rsidP="00AB6AFB" w:rsidRDefault="00AB6AFB" w14:paraId="2DCAB952" w14:textId="77777777"/>
    <w:p w:rsidR="00AB6AFB" w:rsidP="00AB6AFB" w:rsidRDefault="00AB6AFB" w14:paraId="55345182" w14:textId="77777777"/>
    <w:p w:rsidR="00AB6AFB" w:rsidP="00AB6AFB" w:rsidRDefault="00AB6AFB" w14:paraId="5327D672" w14:textId="77777777"/>
    <w:p w:rsidR="00AB6AFB" w:rsidP="00AB6AFB" w:rsidRDefault="00AB6AFB" w14:paraId="3A5AB4AC" w14:textId="77777777"/>
    <w:p w:rsidR="00AB6AFB" w:rsidP="00AB6AFB" w:rsidRDefault="00AB6AFB" w14:paraId="44D1FB7B" w14:textId="77777777"/>
    <w:p w:rsidR="00AB6AFB" w:rsidP="00AB6AFB" w:rsidRDefault="00AB6AFB" w14:paraId="46A98516" w14:textId="77777777"/>
    <w:p w:rsidR="001C3B03" w:rsidP="00AB6AFB" w:rsidRDefault="001C3B03" w14:paraId="2BBE0631" w14:textId="77777777"/>
    <w:p w:rsidR="001C3B03" w:rsidP="00AB6AFB" w:rsidRDefault="001C3B03" w14:paraId="0B51000D" w14:textId="77777777"/>
    <w:p w:rsidR="001C3B03" w:rsidP="00AB6AFB" w:rsidRDefault="001C3B03" w14:paraId="4A39947E" w14:textId="77777777"/>
    <w:p w:rsidR="001C3B03" w:rsidP="00AB6AFB" w:rsidRDefault="001C3B03" w14:paraId="63E8D90C" w14:textId="77777777"/>
    <w:p w:rsidR="00AB6AFB" w:rsidP="22FEF866" w:rsidRDefault="00AB6AFB" w14:paraId="3D43F612" w14:textId="77777777"/>
    <w:p w:rsidR="00B1770D" w:rsidP="22FEF866" w:rsidRDefault="00B1770D" w14:paraId="47FF4548" w14:textId="77777777"/>
    <w:p w:rsidR="00AB6AFB" w:rsidP="00625905" w:rsidRDefault="00AB6AFB" w14:paraId="7343D29F" w14:textId="77777777">
      <w:pPr>
        <w:pStyle w:val="Paragraphedeliste"/>
        <w:numPr>
          <w:ilvl w:val="0"/>
          <w:numId w:val="12"/>
        </w:numPr>
        <w:rPr>
          <w:rFonts w:asciiTheme="majorBidi" w:hAnsiTheme="majorBidi" w:cstheme="majorBidi"/>
          <w:sz w:val="24"/>
          <w:szCs w:val="24"/>
        </w:rPr>
      </w:pPr>
      <w:r w:rsidRPr="00AB6AFB">
        <w:rPr>
          <w:rFonts w:asciiTheme="majorBidi" w:hAnsiTheme="majorBidi" w:cstheme="majorBidi"/>
          <w:b/>
          <w:bCs/>
          <w:sz w:val="24"/>
          <w:szCs w:val="24"/>
        </w:rPr>
        <w:t>Tache 1 :</w:t>
      </w:r>
      <w:r w:rsidRPr="00AB6AFB">
        <w:rPr>
          <w:rFonts w:asciiTheme="majorBidi" w:hAnsiTheme="majorBidi" w:cstheme="majorBidi"/>
          <w:noProof/>
          <w:sz w:val="24"/>
          <w:szCs w:val="24"/>
          <w:lang w:eastAsia="fr-FR"/>
        </w:rPr>
        <w:t xml:space="preserve"> </w:t>
      </w:r>
      <w:r w:rsidRPr="00AB6AFB">
        <w:rPr>
          <w:rFonts w:asciiTheme="majorBidi" w:hAnsiTheme="majorBidi" w:cstheme="majorBidi"/>
          <w:b/>
          <w:bCs/>
          <w:sz w:val="24"/>
          <w:szCs w:val="24"/>
        </w:rPr>
        <w:t>stepperHandle</w:t>
      </w:r>
      <w:r w:rsidRPr="00AB6AFB">
        <w:rPr>
          <w:rFonts w:asciiTheme="majorBidi" w:hAnsiTheme="majorBidi" w:cstheme="majorBidi"/>
          <w:sz w:val="24"/>
          <w:szCs w:val="24"/>
        </w:rPr>
        <w:t> </w:t>
      </w:r>
    </w:p>
    <w:p w:rsidRPr="00B65976" w:rsidR="00B65976" w:rsidP="00B1770D" w:rsidRDefault="00B65976" w14:paraId="0BF425E9" w14:textId="77777777">
      <w:pPr>
        <w:pStyle w:val="Style1"/>
        <w:ind w:firstLine="427"/>
      </w:pPr>
      <w:r w:rsidRPr="00B65976">
        <w:t xml:space="preserve">Cette tache dispose la priorité maximale </w:t>
      </w:r>
      <w:r w:rsidRPr="00B65976">
        <w:rPr>
          <w:rFonts w:ascii="Courier New" w:hAnsi="Courier New" w:eastAsia="Courier New" w:cs="Courier New"/>
          <w:color w:val="24292F"/>
          <w:shd w:val="clear" w:color="auto" w:fill="FFFFFF"/>
        </w:rPr>
        <w:t xml:space="preserve">osPriorityHigh </w:t>
      </w:r>
      <w:r w:rsidRPr="00B65976">
        <w:t xml:space="preserve">car elle gère le moteur pas à pas qui est le cœur du projet et tous les autres services fonctionnent en fonction de son état et de son avancement. </w:t>
      </w:r>
    </w:p>
    <w:p w:rsidR="00AB6AFB" w:rsidP="00625905" w:rsidRDefault="00AB6AFB" w14:paraId="305F10C5" w14:textId="77777777">
      <w:pPr>
        <w:pStyle w:val="Paragraphedeliste"/>
        <w:numPr>
          <w:ilvl w:val="0"/>
          <w:numId w:val="12"/>
        </w:numPr>
        <w:rPr>
          <w:rFonts w:asciiTheme="majorBidi" w:hAnsiTheme="majorBidi" w:cstheme="majorBidi"/>
          <w:b/>
          <w:bCs/>
          <w:sz w:val="24"/>
          <w:szCs w:val="24"/>
        </w:rPr>
      </w:pPr>
      <w:r w:rsidRPr="00AB6AFB">
        <w:rPr>
          <w:rFonts w:asciiTheme="majorBidi" w:hAnsiTheme="majorBidi" w:cstheme="majorBidi"/>
          <w:b/>
          <w:bCs/>
          <w:sz w:val="24"/>
          <w:szCs w:val="24"/>
        </w:rPr>
        <w:t>Tache 2 : IHMHandle</w:t>
      </w:r>
    </w:p>
    <w:p w:rsidRPr="00B65976" w:rsidR="00B65976" w:rsidP="00B1770D" w:rsidRDefault="00B65976" w14:paraId="4A132717" w14:textId="77777777">
      <w:pPr>
        <w:pStyle w:val="Style1"/>
        <w:ind w:firstLine="427"/>
        <w:rPr>
          <w:shd w:val="clear" w:color="auto" w:fill="FFFFFF"/>
        </w:rPr>
      </w:pPr>
      <w:r w:rsidRPr="00B65976">
        <w:t xml:space="preserve">Elle dispose comme priorité </w:t>
      </w:r>
      <w:r w:rsidRPr="00B65976">
        <w:rPr>
          <w:rFonts w:ascii="Courier New" w:hAnsi="Courier New" w:eastAsia="Courier New" w:cs="Courier New"/>
          <w:shd w:val="clear" w:color="auto" w:fill="FFFFFF"/>
        </w:rPr>
        <w:t>osPriorityAboveNormal</w:t>
      </w:r>
      <w:r w:rsidRPr="00B65976">
        <w:rPr>
          <w:rFonts w:ascii="Consolas" w:hAnsi="Consolas"/>
          <w:color w:val="24292F"/>
          <w:shd w:val="clear" w:color="auto" w:fill="FFFFFF"/>
        </w:rPr>
        <w:t xml:space="preserve">, </w:t>
      </w:r>
      <w:r w:rsidRPr="00B65976">
        <w:rPr>
          <w:shd w:val="clear" w:color="auto" w:fill="FFFFFF"/>
        </w:rPr>
        <w:t>elle gère les flux de données entre l’interface homme machine et les autres taches.</w:t>
      </w:r>
    </w:p>
    <w:p w:rsidR="00AB6AFB" w:rsidP="00625905" w:rsidRDefault="00AB6AFB" w14:paraId="5BCF68CF" w14:textId="77777777">
      <w:pPr>
        <w:pStyle w:val="Paragraphedeliste"/>
        <w:numPr>
          <w:ilvl w:val="0"/>
          <w:numId w:val="12"/>
        </w:numPr>
        <w:rPr>
          <w:rFonts w:asciiTheme="majorBidi" w:hAnsiTheme="majorBidi" w:cstheme="majorBidi"/>
          <w:b/>
          <w:bCs/>
          <w:sz w:val="24"/>
          <w:szCs w:val="24"/>
        </w:rPr>
      </w:pPr>
      <w:r w:rsidRPr="00AB6AFB">
        <w:rPr>
          <w:rFonts w:asciiTheme="majorBidi" w:hAnsiTheme="majorBidi" w:cstheme="majorBidi"/>
          <w:b/>
          <w:bCs/>
          <w:sz w:val="24"/>
          <w:szCs w:val="24"/>
        </w:rPr>
        <w:lastRenderedPageBreak/>
        <w:t xml:space="preserve">Tache 3 : ConnectivityHandle </w:t>
      </w:r>
    </w:p>
    <w:p w:rsidRPr="00B65976" w:rsidR="00B65976" w:rsidP="00B1770D" w:rsidRDefault="00B65976" w14:paraId="3EF4A3AB" w14:textId="77777777">
      <w:pPr>
        <w:pStyle w:val="Style1"/>
        <w:ind w:firstLine="427"/>
      </w:pPr>
      <w:r w:rsidRPr="00B65976">
        <w:t xml:space="preserve">La connectivité admet le même degré de priorité que la tache IHMHandle </w:t>
      </w:r>
      <w:r w:rsidRPr="00B65976">
        <w:rPr>
          <w:rFonts w:ascii="Courier New" w:hAnsi="Courier New" w:eastAsia="Courier New" w:cs="Courier New"/>
          <w:color w:val="24292F"/>
        </w:rPr>
        <w:t>osPriorityAboveNormal</w:t>
      </w:r>
      <w:r w:rsidRPr="00B65976">
        <w:rPr>
          <w:color w:val="24292F"/>
        </w:rPr>
        <w:t xml:space="preserve">, </w:t>
      </w:r>
      <w:r w:rsidRPr="00B65976">
        <w:t>toutes les données nécessaires sont envoyées à travers cette tache vers le Cloud afin de les récupérer en temps réels par une application de supervision.</w:t>
      </w:r>
    </w:p>
    <w:p w:rsidR="00AB6AFB" w:rsidP="00625905" w:rsidRDefault="00AB6AFB" w14:paraId="4A37A220" w14:textId="77777777">
      <w:pPr>
        <w:pStyle w:val="Paragraphedeliste"/>
        <w:numPr>
          <w:ilvl w:val="0"/>
          <w:numId w:val="12"/>
        </w:numPr>
        <w:rPr>
          <w:rFonts w:asciiTheme="majorBidi" w:hAnsiTheme="majorBidi" w:cstheme="majorBidi"/>
          <w:b/>
          <w:bCs/>
          <w:sz w:val="24"/>
          <w:szCs w:val="24"/>
        </w:rPr>
      </w:pPr>
      <w:r w:rsidRPr="00AB6AFB">
        <w:rPr>
          <w:rFonts w:asciiTheme="majorBidi" w:hAnsiTheme="majorBidi" w:cstheme="majorBidi"/>
          <w:b/>
          <w:bCs/>
          <w:sz w:val="24"/>
          <w:szCs w:val="24"/>
        </w:rPr>
        <w:t>Tache 4 :</w:t>
      </w:r>
      <w:r>
        <w:rPr>
          <w:rFonts w:asciiTheme="majorBidi" w:hAnsiTheme="majorBidi" w:cstheme="majorBidi"/>
          <w:b/>
          <w:bCs/>
          <w:sz w:val="24"/>
          <w:szCs w:val="24"/>
        </w:rPr>
        <w:t xml:space="preserve"> SensorsHandle</w:t>
      </w:r>
    </w:p>
    <w:p w:rsidRPr="00B65976" w:rsidR="00B65976" w:rsidP="00B1770D" w:rsidRDefault="00B65976" w14:paraId="535378A5" w14:textId="77777777">
      <w:pPr>
        <w:pStyle w:val="Style1"/>
        <w:ind w:firstLine="427"/>
      </w:pPr>
      <w:r w:rsidRPr="00B65976">
        <w:t xml:space="preserve">Cette tâche représente l’unité de traitements de tous les capteurs utilisés dans ce projet elle dispose comme priorité </w:t>
      </w:r>
      <w:r w:rsidRPr="00B65976">
        <w:rPr>
          <w:rFonts w:ascii="Courier New" w:hAnsi="Courier New" w:eastAsia="Courier New" w:cs="Courier New"/>
          <w:color w:val="24292F"/>
        </w:rPr>
        <w:t>osPriorityNormal1</w:t>
      </w:r>
      <w:r w:rsidRPr="00B65976">
        <w:rPr>
          <w:rFonts w:ascii="Consolas" w:hAnsi="Consolas"/>
          <w:color w:val="24292F"/>
        </w:rPr>
        <w:t xml:space="preserve">. </w:t>
      </w:r>
    </w:p>
    <w:p w:rsidRPr="00AB6AFB" w:rsidR="00AB6AFB" w:rsidP="00625905" w:rsidRDefault="00AB6AFB" w14:paraId="444835AC" w14:textId="77777777">
      <w:pPr>
        <w:pStyle w:val="Paragraphedeliste"/>
        <w:numPr>
          <w:ilvl w:val="0"/>
          <w:numId w:val="12"/>
        </w:numPr>
        <w:rPr>
          <w:rFonts w:asciiTheme="majorBidi" w:hAnsiTheme="majorBidi" w:cstheme="majorBidi"/>
          <w:b/>
          <w:bCs/>
          <w:sz w:val="24"/>
          <w:szCs w:val="24"/>
        </w:rPr>
      </w:pPr>
      <w:r w:rsidRPr="00AB6AFB">
        <w:rPr>
          <w:rFonts w:asciiTheme="majorBidi" w:hAnsiTheme="majorBidi" w:cstheme="majorBidi"/>
          <w:b/>
          <w:bCs/>
          <w:sz w:val="24"/>
          <w:szCs w:val="24"/>
        </w:rPr>
        <w:t>Tache 5 :</w:t>
      </w:r>
      <w:r>
        <w:rPr>
          <w:rFonts w:asciiTheme="majorBidi" w:hAnsiTheme="majorBidi" w:cstheme="majorBidi"/>
          <w:b/>
          <w:bCs/>
          <w:sz w:val="24"/>
          <w:szCs w:val="24"/>
        </w:rPr>
        <w:t xml:space="preserve"> Battery_manageHandle</w:t>
      </w:r>
    </w:p>
    <w:p w:rsidRPr="00B65976" w:rsidR="00B65976" w:rsidP="00B1770D" w:rsidRDefault="0042229A" w14:paraId="213FD842" w14:textId="529EA6C3">
      <w:pPr>
        <w:pStyle w:val="Style1"/>
        <w:ind w:firstLine="427"/>
      </w:pPr>
      <w:r w:rsidRPr="00B65976" w:rsidR="00B65976">
        <w:rPr/>
        <w:t xml:space="preserve">La gestion de batterie est assurée par cette tâche avec une priorité </w:t>
      </w:r>
      <w:r w:rsidRPr="00B65976" w:rsidR="00B65976">
        <w:rPr>
          <w:rFonts w:ascii="Courier New" w:hAnsi="Courier New" w:eastAsia="Courier New" w:cs="Courier New"/>
          <w:color w:val="24292F"/>
        </w:rPr>
        <w:t>osPriorityNormal</w:t>
      </w:r>
      <w:r w:rsidRPr="00B65976" w:rsidR="00B65976">
        <w:rPr>
          <w:rFonts w:ascii="Consolas" w:hAnsi="Consolas"/>
          <w:color w:val="24292F"/>
        </w:rPr>
        <w:t xml:space="preserve">. </w:t>
      </w:r>
      <w:r w:rsidRPr="00B65976" w:rsidR="00B65976">
        <w:rPr/>
        <w:t xml:space="preserve"> (Elle est en cours de développement)</w:t>
      </w:r>
    </w:p>
    <w:p w:rsidRPr="00AB6AFB" w:rsidR="00AB6AFB" w:rsidP="00AB6AFB" w:rsidRDefault="00AB6AFB" w14:paraId="29582E79" w14:textId="2A6A7F34">
      <w:pPr>
        <w:ind w:left="427"/>
        <w:rPr>
          <w:rFonts w:asciiTheme="majorBidi" w:hAnsiTheme="majorBidi" w:cstheme="majorBidi"/>
          <w:sz w:val="24"/>
          <w:szCs w:val="24"/>
        </w:rPr>
      </w:pPr>
    </w:p>
    <w:p w:rsidR="0042229A" w:rsidP="4699C30A" w:rsidRDefault="0042229A" w14:paraId="4A6FFB1C" w14:textId="7D6B70CD">
      <w:pPr>
        <w:pStyle w:val="Normal"/>
      </w:pPr>
    </w:p>
    <w:p w:rsidR="0042229A" w:rsidP="4699C30A" w:rsidRDefault="0042229A" w14:paraId="59DDA1AF" w14:textId="2FA40BAD">
      <w:pPr>
        <w:pStyle w:val="Normal"/>
      </w:pPr>
      <w:r>
        <w:drawing>
          <wp:inline wp14:editId="5B8B457D" wp14:anchorId="52700757">
            <wp:extent cx="5351146" cy="1809750"/>
            <wp:effectExtent l="0" t="0" r="1905" b="0"/>
            <wp:docPr id="1329163329" name="Image 1386169471" title=""/>
            <wp:cNvGraphicFramePr>
              <a:graphicFrameLocks noChangeAspect="1"/>
            </wp:cNvGraphicFramePr>
            <a:graphic>
              <a:graphicData uri="http://schemas.openxmlformats.org/drawingml/2006/picture">
                <pic:pic>
                  <pic:nvPicPr>
                    <pic:cNvPr id="0" name="Image 1386169471"/>
                    <pic:cNvPicPr/>
                  </pic:nvPicPr>
                  <pic:blipFill>
                    <a:blip r:embed="R733f711967f649b8">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351146" cy="1809750"/>
                    </a:xfrm>
                    <a:prstGeom xmlns:a="http://schemas.openxmlformats.org/drawingml/2006/main" prst="rect">
                      <a:avLst/>
                    </a:prstGeom>
                  </pic:spPr>
                </pic:pic>
              </a:graphicData>
            </a:graphic>
          </wp:inline>
        </w:drawing>
      </w:r>
    </w:p>
    <w:p w:rsidRPr="00B65976" w:rsidR="0042229A" w:rsidP="18AFD3F6" w:rsidRDefault="0042229A" w14:paraId="13D2DABE" w14:textId="77777777"/>
    <w:p w:rsidRPr="00B65976" w:rsidR="00B65976" w:rsidP="00B1770D" w:rsidRDefault="00B65976" w14:paraId="100CE351" w14:textId="4D24CC2F">
      <w:pPr>
        <w:spacing w:before="113" w:line="360" w:lineRule="auto"/>
        <w:rPr>
          <w:rFonts w:asciiTheme="majorBidi" w:hAnsiTheme="majorBidi" w:eastAsiaTheme="minorEastAsia" w:cstheme="majorBidi"/>
          <w:sz w:val="24"/>
          <w:szCs w:val="24"/>
        </w:rPr>
      </w:pPr>
      <w:r w:rsidRPr="00B65976">
        <w:rPr>
          <w:rFonts w:asciiTheme="majorBidi" w:hAnsiTheme="majorBidi" w:eastAsiaTheme="minorEastAsia" w:cstheme="majorBidi"/>
          <w:sz w:val="24"/>
          <w:szCs w:val="24"/>
        </w:rPr>
        <w:t>Une tâche FreeRTOS peut se trouver dans l’un des états suivants :</w:t>
      </w:r>
    </w:p>
    <w:p w:rsidRPr="00B65976" w:rsidR="00B65976" w:rsidP="00625905" w:rsidRDefault="00B65976" w14:paraId="5979667A" w14:textId="44F6F754">
      <w:pPr>
        <w:pStyle w:val="Corpsdetexte"/>
        <w:numPr>
          <w:ilvl w:val="0"/>
          <w:numId w:val="13"/>
        </w:numPr>
        <w:spacing w:before="3" w:line="360" w:lineRule="auto"/>
        <w:rPr>
          <w:rFonts w:asciiTheme="majorBidi" w:hAnsiTheme="majorBidi" w:eastAsiaTheme="minorEastAsia" w:cstheme="majorBidi"/>
          <w:sz w:val="24"/>
          <w:szCs w:val="24"/>
        </w:rPr>
      </w:pPr>
      <w:r w:rsidRPr="00B65976">
        <w:rPr>
          <w:rFonts w:asciiTheme="majorBidi" w:hAnsiTheme="majorBidi" w:eastAsiaTheme="minorEastAsia" w:cstheme="majorBidi"/>
          <w:b/>
          <w:bCs/>
          <w:sz w:val="24"/>
          <w:szCs w:val="24"/>
        </w:rPr>
        <w:t xml:space="preserve">Prête (Ready) </w:t>
      </w:r>
      <w:r w:rsidRPr="00B65976">
        <w:rPr>
          <w:rFonts w:asciiTheme="majorBidi" w:hAnsiTheme="majorBidi" w:eastAsiaTheme="minorEastAsia" w:cstheme="majorBidi"/>
          <w:sz w:val="24"/>
          <w:szCs w:val="24"/>
        </w:rPr>
        <w:t>: une tâche qui possède toutes les ressources nécessaires à son exécution. Elle lui manque seulement le processeur.</w:t>
      </w:r>
    </w:p>
    <w:p w:rsidRPr="00B65976" w:rsidR="00B65976" w:rsidP="00625905" w:rsidRDefault="00B65976" w14:paraId="215D3E2C" w14:textId="09BBA7C2">
      <w:pPr>
        <w:pStyle w:val="Corpsdetexte"/>
        <w:numPr>
          <w:ilvl w:val="0"/>
          <w:numId w:val="13"/>
        </w:numPr>
        <w:spacing w:line="360" w:lineRule="auto"/>
        <w:rPr>
          <w:rFonts w:asciiTheme="majorBidi" w:hAnsiTheme="majorBidi" w:eastAsiaTheme="minorEastAsia" w:cstheme="majorBidi"/>
          <w:sz w:val="24"/>
          <w:szCs w:val="24"/>
        </w:rPr>
      </w:pPr>
      <w:r w:rsidRPr="00B65976">
        <w:rPr>
          <w:rFonts w:asciiTheme="majorBidi" w:hAnsiTheme="majorBidi" w:eastAsiaTheme="minorEastAsia" w:cstheme="majorBidi"/>
          <w:b/>
          <w:bCs/>
          <w:sz w:val="24"/>
          <w:szCs w:val="24"/>
        </w:rPr>
        <w:t xml:space="preserve">Active (Running) </w:t>
      </w:r>
      <w:r w:rsidRPr="00B65976">
        <w:rPr>
          <w:rFonts w:asciiTheme="majorBidi" w:hAnsiTheme="majorBidi" w:eastAsiaTheme="minorEastAsia" w:cstheme="majorBidi"/>
          <w:sz w:val="24"/>
          <w:szCs w:val="24"/>
        </w:rPr>
        <w:t>: Tâche en cours d’exécution, elle est actuellement en possession du processeur.</w:t>
      </w:r>
    </w:p>
    <w:p w:rsidRPr="00B65976" w:rsidR="00B65976" w:rsidP="00625905" w:rsidRDefault="00B65976" w14:paraId="1126EE63" w14:textId="77777777">
      <w:pPr>
        <w:pStyle w:val="Corpsdetexte"/>
        <w:numPr>
          <w:ilvl w:val="0"/>
          <w:numId w:val="13"/>
        </w:numPr>
        <w:spacing w:before="2" w:line="360" w:lineRule="auto"/>
        <w:ind w:right="129"/>
        <w:rPr>
          <w:rFonts w:asciiTheme="majorBidi" w:hAnsiTheme="majorBidi" w:eastAsiaTheme="minorEastAsia" w:cstheme="majorBidi"/>
          <w:sz w:val="24"/>
          <w:szCs w:val="24"/>
        </w:rPr>
      </w:pPr>
      <w:r w:rsidRPr="00B65976">
        <w:rPr>
          <w:rFonts w:asciiTheme="majorBidi" w:hAnsiTheme="majorBidi" w:eastAsiaTheme="minorEastAsia" w:cstheme="majorBidi"/>
          <w:b/>
          <w:bCs/>
          <w:sz w:val="24"/>
          <w:szCs w:val="24"/>
        </w:rPr>
        <w:t xml:space="preserve">Attente (Blocked) </w:t>
      </w:r>
      <w:r w:rsidRPr="00B65976">
        <w:rPr>
          <w:rFonts w:asciiTheme="majorBidi" w:hAnsiTheme="majorBidi" w:eastAsiaTheme="minorEastAsia" w:cstheme="majorBidi"/>
          <w:sz w:val="24"/>
          <w:szCs w:val="24"/>
        </w:rPr>
        <w:t>: Tâche en attente d’un événement (queue de messages, sémaphores, timeout ...). Une fois l'événement arrivé, la tâche concernée repasse alors à l'état prêt.</w:t>
      </w:r>
    </w:p>
    <w:p w:rsidRPr="00B65976" w:rsidR="00B65976" w:rsidP="00625905" w:rsidRDefault="00B65976" w14:paraId="1D93FB9F" w14:textId="77777777">
      <w:pPr>
        <w:pStyle w:val="Corpsdetexte"/>
        <w:numPr>
          <w:ilvl w:val="0"/>
          <w:numId w:val="13"/>
        </w:numPr>
        <w:spacing w:before="3" w:after="3" w:line="360" w:lineRule="auto"/>
        <w:ind w:right="127"/>
        <w:rPr>
          <w:rFonts w:asciiTheme="majorBidi" w:hAnsiTheme="majorBidi" w:eastAsiaTheme="minorEastAsia" w:cstheme="majorBidi"/>
          <w:b/>
          <w:bCs/>
          <w:sz w:val="24"/>
          <w:szCs w:val="24"/>
        </w:rPr>
      </w:pPr>
      <w:r w:rsidRPr="00B65976">
        <w:rPr>
          <w:rFonts w:asciiTheme="majorBidi" w:hAnsiTheme="majorBidi" w:eastAsiaTheme="minorEastAsia" w:cstheme="majorBidi"/>
          <w:b/>
          <w:bCs/>
          <w:sz w:val="24"/>
          <w:szCs w:val="24"/>
        </w:rPr>
        <w:t xml:space="preserve">Suspendu (Suspended) </w:t>
      </w:r>
      <w:r w:rsidRPr="00B65976">
        <w:rPr>
          <w:rFonts w:asciiTheme="majorBidi" w:hAnsiTheme="majorBidi" w:eastAsiaTheme="minorEastAsia" w:cstheme="majorBidi"/>
          <w:sz w:val="24"/>
          <w:szCs w:val="24"/>
        </w:rPr>
        <w:t>: tâche à l’état dormant, elle ne fait pas partie de l’ensemble des tâches ordonnançables</w:t>
      </w:r>
      <w:r w:rsidRPr="00B65976">
        <w:rPr>
          <w:rFonts w:asciiTheme="majorBidi" w:hAnsiTheme="majorBidi" w:eastAsiaTheme="minorEastAsia" w:cstheme="majorBidi"/>
          <w:b/>
          <w:bCs/>
          <w:sz w:val="24"/>
          <w:szCs w:val="24"/>
        </w:rPr>
        <w:t>.</w:t>
      </w:r>
    </w:p>
    <w:p w:rsidR="0042229A" w:rsidP="00B65976" w:rsidRDefault="0042229A" w14:paraId="006B664A" w14:textId="128DCCDB"/>
    <w:p w:rsidR="0042229A" w:rsidP="4699C30A" w:rsidRDefault="0042229A" w14:paraId="3A25C7CB" w14:textId="1E9B4001">
      <w:pPr>
        <w:pStyle w:val="Normal"/>
      </w:pPr>
    </w:p>
    <w:p w:rsidR="0042229A" w:rsidP="00B65976" w:rsidRDefault="0042229A" w14:paraId="6C6B281E" w14:textId="6BAAD0C0"/>
    <w:p w:rsidR="0042229A" w:rsidP="00B65976" w:rsidRDefault="00B1770D" w14:paraId="1A21CDF6" w14:textId="131749E4">
      <w:r>
        <w:rPr>
          <w:noProof/>
          <w:lang w:eastAsia="fr-FR"/>
        </w:rPr>
        <w:lastRenderedPageBreak/>
        <w:drawing>
          <wp:anchor distT="0" distB="0" distL="114300" distR="114300" simplePos="0" relativeHeight="251699200" behindDoc="0" locked="0" layoutInCell="1" allowOverlap="1" wp14:anchorId="6E0A3BA2" wp14:editId="54606E63">
            <wp:simplePos x="0" y="0"/>
            <wp:positionH relativeFrom="margin">
              <wp:align>center</wp:align>
            </wp:positionH>
            <wp:positionV relativeFrom="paragraph">
              <wp:posOffset>-1905</wp:posOffset>
            </wp:positionV>
            <wp:extent cx="5341257" cy="3004457"/>
            <wp:effectExtent l="0" t="0" r="0" b="5715"/>
            <wp:wrapNone/>
            <wp:docPr id="1905865489" name="Image 190586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341257" cy="3004457"/>
                    </a:xfrm>
                    <a:prstGeom prst="rect">
                      <a:avLst/>
                    </a:prstGeom>
                  </pic:spPr>
                </pic:pic>
              </a:graphicData>
            </a:graphic>
            <wp14:sizeRelH relativeFrom="margin">
              <wp14:pctWidth>0</wp14:pctWidth>
            </wp14:sizeRelH>
            <wp14:sizeRelV relativeFrom="margin">
              <wp14:pctHeight>0</wp14:pctHeight>
            </wp14:sizeRelV>
          </wp:anchor>
        </w:drawing>
      </w:r>
    </w:p>
    <w:p w:rsidR="0042229A" w:rsidP="00B65976" w:rsidRDefault="0042229A" w14:paraId="45C47A5F" w14:textId="56B02BE9"/>
    <w:p w:rsidR="0042229A" w:rsidP="00B65976" w:rsidRDefault="0042229A" w14:paraId="531E06CA" w14:textId="46BB0629"/>
    <w:p w:rsidR="0042229A" w:rsidP="00B65976" w:rsidRDefault="0042229A" w14:paraId="316026E7" w14:textId="77777777"/>
    <w:p w:rsidR="0042229A" w:rsidP="00B65976" w:rsidRDefault="0042229A" w14:paraId="1E4B326F" w14:textId="77777777"/>
    <w:p w:rsidR="0042229A" w:rsidP="00B65976" w:rsidRDefault="0042229A" w14:paraId="6D8D68CD" w14:textId="77777777"/>
    <w:p w:rsidR="00B1770D" w:rsidP="00B65976" w:rsidRDefault="00B1770D" w14:paraId="6A3E4CDA" w14:textId="77777777"/>
    <w:p w:rsidR="00B1770D" w:rsidP="00B65976" w:rsidRDefault="00B1770D" w14:paraId="731726E0" w14:textId="77777777"/>
    <w:p w:rsidR="00B1770D" w:rsidP="00B65976" w:rsidRDefault="00B1770D" w14:paraId="5A3B5DDA" w14:textId="77777777"/>
    <w:p w:rsidR="0042229A" w:rsidP="00B65976" w:rsidRDefault="0042229A" w14:paraId="7804EBBA" w14:textId="77777777"/>
    <w:p w:rsidR="0042229A" w:rsidP="00B65976" w:rsidRDefault="00B1770D" w14:paraId="3DA1166E" w14:textId="0A819A72">
      <w:r>
        <w:rPr>
          <w:noProof/>
          <w:lang w:eastAsia="fr-FR"/>
        </w:rPr>
        <mc:AlternateContent>
          <mc:Choice Requires="wps">
            <w:drawing>
              <wp:anchor distT="0" distB="0" distL="114300" distR="114300" simplePos="0" relativeHeight="251701248" behindDoc="0" locked="0" layoutInCell="1" allowOverlap="1" wp14:anchorId="74F81414" wp14:editId="0C995409">
                <wp:simplePos x="0" y="0"/>
                <wp:positionH relativeFrom="margin">
                  <wp:posOffset>295910</wp:posOffset>
                </wp:positionH>
                <wp:positionV relativeFrom="paragraph">
                  <wp:posOffset>53340</wp:posOffset>
                </wp:positionV>
                <wp:extent cx="5340985"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5340985" cy="635"/>
                        </a:xfrm>
                        <a:prstGeom prst="rect">
                          <a:avLst/>
                        </a:prstGeom>
                        <a:solidFill>
                          <a:prstClr val="white"/>
                        </a:solidFill>
                        <a:ln>
                          <a:noFill/>
                        </a:ln>
                        <a:effectLst/>
                      </wps:spPr>
                      <wps:txbx>
                        <w:txbxContent>
                          <w:p w:rsidRPr="00E231C8" w:rsidR="00C36EB8" w:rsidP="00B65976" w:rsidRDefault="00C36EB8" w14:paraId="6271CA39" w14:textId="77777777">
                            <w:pPr>
                              <w:pStyle w:val="Lgende"/>
                              <w:jc w:val="center"/>
                              <w:rPr>
                                <w:noProof/>
                              </w:rPr>
                            </w:pPr>
                            <w:bookmarkStart w:name="_Toc103110498" w:id="64"/>
                            <w:r>
                              <w:t xml:space="preserve">Figure </w:t>
                            </w:r>
                            <w:r>
                              <w:fldChar w:fldCharType="begin"/>
                            </w:r>
                            <w:r>
                              <w:instrText>SEQ Figure \* ARABIC</w:instrText>
                            </w:r>
                            <w:r>
                              <w:fldChar w:fldCharType="separate"/>
                            </w:r>
                            <w:r>
                              <w:rPr>
                                <w:noProof/>
                              </w:rPr>
                              <w:t>17</w:t>
                            </w:r>
                            <w:r>
                              <w:fldChar w:fldCharType="end"/>
                            </w:r>
                            <w:r>
                              <w:t xml:space="preserve"> : état des taches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7" style="position:absolute;margin-left:23.3pt;margin-top:4.2pt;width:420.5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spid="_x0000_s104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" w14:anchorId="74F81414">
                <v:textbox style="mso-fit-shape-to-text:t" inset="0,0,0,0">
                  <w:txbxContent>
                    <w:p w:rsidRPr="00E231C8" w:rsidR="00C36EB8" w:rsidP="00B65976" w:rsidRDefault="00C36EB8" w14:paraId="6271CA39" w14:textId="77777777">
                      <w:pPr>
                        <w:pStyle w:val="Lgende"/>
                        <w:jc w:val="center"/>
                        <w:rPr>
                          <w:noProof/>
                        </w:rPr>
                      </w:pPr>
                      <w:r>
                        <w:t xml:space="preserve">Figure </w:t>
                      </w:r>
                      <w:r>
                        <w:fldChar w:fldCharType="begin"/>
                      </w:r>
                      <w:r>
                        <w:instrText>SEQ Figure \* ARABIC</w:instrText>
                      </w:r>
                      <w:r>
                        <w:fldChar w:fldCharType="separate"/>
                      </w:r>
                      <w:r>
                        <w:rPr>
                          <w:noProof/>
                        </w:rPr>
                        <w:t>17</w:t>
                      </w:r>
                      <w:r>
                        <w:fldChar w:fldCharType="end"/>
                      </w:r>
                      <w:r>
                        <w:t xml:space="preserve"> : état des taches</w:t>
                      </w:r>
                    </w:p>
                  </w:txbxContent>
                </v:textbox>
                <w10:wrap anchorx="margin"/>
              </v:shape>
            </w:pict>
          </mc:Fallback>
        </mc:AlternateContent>
      </w:r>
    </w:p>
    <w:p w:rsidR="00B65976" w:rsidP="00B65976" w:rsidRDefault="00B65976" w14:paraId="5128CA51" w14:textId="2CE28E80"/>
    <w:p w:rsidR="00B65976" w:rsidP="00625905" w:rsidRDefault="00B65976" w14:paraId="24E6712D" w14:textId="67199FDC">
      <w:pPr>
        <w:pStyle w:val="Paragraphedeliste"/>
        <w:numPr>
          <w:ilvl w:val="0"/>
          <w:numId w:val="10"/>
        </w:numPr>
        <w:rPr>
          <w:rFonts w:asciiTheme="majorBidi" w:hAnsiTheme="majorBidi" w:cstheme="majorBidi"/>
          <w:b/>
          <w:bCs/>
          <w:sz w:val="28"/>
          <w:szCs w:val="28"/>
        </w:rPr>
      </w:pPr>
      <w:r w:rsidRPr="00B65976">
        <w:rPr>
          <w:rFonts w:asciiTheme="majorBidi" w:hAnsiTheme="majorBidi" w:cstheme="majorBidi"/>
          <w:b/>
          <w:bCs/>
          <w:sz w:val="28"/>
          <w:szCs w:val="28"/>
        </w:rPr>
        <w:t>Queues (File d’attente) :</w:t>
      </w:r>
    </w:p>
    <w:p w:rsidRPr="00B65976" w:rsidR="00B65976" w:rsidP="00B1770D" w:rsidRDefault="00B65976" w14:paraId="37908678" w14:textId="72BCDDD8">
      <w:pPr>
        <w:pStyle w:val="Style1"/>
        <w:rPr>
          <w:b/>
          <w:bCs/>
          <w:sz w:val="32"/>
          <w:szCs w:val="32"/>
        </w:rPr>
      </w:pPr>
      <w:r w:rsidRPr="00B65976">
        <w:t>Avant de parler des queues il faut parler des problèmes majeurs lors de l’utilisation d’un système temps réels et surtout s’il s’agit d’un système préemptif. Les variables globales ne sont plus une solution optimale pour stocker l’information à cause de la concurrence des taches. C’est très probable alors que deux taches écrivent en même temps dans une variable x, les données ne sont plus utilisables dans ce cas. Beaucoup d’autres problèmes sont rencontrés lors de l’utilisation des variables globales.</w:t>
      </w:r>
    </w:p>
    <w:p w:rsidR="00B65976" w:rsidP="00B1770D" w:rsidRDefault="00B65976" w14:paraId="3E836922" w14:textId="3C35B522">
      <w:pPr>
        <w:pStyle w:val="Style1"/>
      </w:pPr>
      <w:r w:rsidRPr="00B65976">
        <w:t>Les queues sont utilisées pour résoudre ces problèmes avec une opération atomique c</w:t>
      </w:r>
      <w:r>
        <w:t xml:space="preserve"> – </w:t>
      </w:r>
      <w:r w:rsidRPr="00B65976">
        <w:t>à</w:t>
      </w:r>
      <w:r>
        <w:t xml:space="preserve"> - </w:t>
      </w:r>
      <w:r w:rsidRPr="00B65976">
        <w:t>d une écriture ou lecture dans la queue ne peut pas être interrompue avant la fin de l’opération. Il s’agit d’un système FIFO (first input first output). Les files d’attentes sont utilisées dans ce projet dans tous les flux de communications inter tâches</w:t>
      </w:r>
      <w:r w:rsidR="003F12EE">
        <w:t>.</w:t>
      </w:r>
    </w:p>
    <w:p w:rsidR="003F12EE" w:rsidP="00B65976" w:rsidRDefault="003F12EE" w14:paraId="52651863" w14:textId="66CA0DBA">
      <w:pPr>
        <w:rPr>
          <w:rFonts w:asciiTheme="majorBidi" w:hAnsiTheme="majorBidi" w:cstheme="majorBidi"/>
          <w:b/>
          <w:bCs/>
          <w:sz w:val="32"/>
          <w:szCs w:val="32"/>
        </w:rPr>
      </w:pPr>
      <w:r>
        <w:rPr>
          <w:noProof/>
          <w:lang w:eastAsia="fr-FR"/>
        </w:rPr>
        <w:drawing>
          <wp:anchor distT="0" distB="0" distL="114300" distR="114300" simplePos="0" relativeHeight="251702272" behindDoc="0" locked="0" layoutInCell="1" allowOverlap="1" wp14:anchorId="0D3EEDF7" wp14:editId="1BD986EF">
            <wp:simplePos x="0" y="0"/>
            <wp:positionH relativeFrom="margin">
              <wp:align>center</wp:align>
            </wp:positionH>
            <wp:positionV relativeFrom="paragraph">
              <wp:posOffset>80645</wp:posOffset>
            </wp:positionV>
            <wp:extent cx="4364492" cy="2036762"/>
            <wp:effectExtent l="0" t="0" r="0" b="1905"/>
            <wp:wrapNone/>
            <wp:docPr id="283295985" name="Image 28329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364492" cy="2036762"/>
                    </a:xfrm>
                    <a:prstGeom prst="rect">
                      <a:avLst/>
                    </a:prstGeom>
                  </pic:spPr>
                </pic:pic>
              </a:graphicData>
            </a:graphic>
          </wp:anchor>
        </w:drawing>
      </w:r>
    </w:p>
    <w:p w:rsidRPr="003F12EE" w:rsidR="003F12EE" w:rsidP="003F12EE" w:rsidRDefault="003F12EE" w14:paraId="0B658268" w14:textId="77777777">
      <w:pPr>
        <w:rPr>
          <w:rFonts w:asciiTheme="majorBidi" w:hAnsiTheme="majorBidi" w:cstheme="majorBidi"/>
          <w:sz w:val="32"/>
          <w:szCs w:val="32"/>
        </w:rPr>
      </w:pPr>
    </w:p>
    <w:p w:rsidRPr="003F12EE" w:rsidR="003F12EE" w:rsidP="003F12EE" w:rsidRDefault="003F12EE" w14:paraId="50488D99" w14:textId="77777777">
      <w:pPr>
        <w:rPr>
          <w:rFonts w:asciiTheme="majorBidi" w:hAnsiTheme="majorBidi" w:cstheme="majorBidi"/>
          <w:sz w:val="32"/>
          <w:szCs w:val="32"/>
        </w:rPr>
      </w:pPr>
    </w:p>
    <w:p w:rsidRPr="003F12EE" w:rsidR="003F12EE" w:rsidP="003F12EE" w:rsidRDefault="003F12EE" w14:paraId="0A6CFACE" w14:textId="77777777">
      <w:pPr>
        <w:rPr>
          <w:rFonts w:asciiTheme="majorBidi" w:hAnsiTheme="majorBidi" w:cstheme="majorBidi"/>
          <w:sz w:val="32"/>
          <w:szCs w:val="32"/>
        </w:rPr>
      </w:pPr>
    </w:p>
    <w:p w:rsidRPr="003F12EE" w:rsidR="003F12EE" w:rsidP="4699C30A" w:rsidRDefault="003F12EE" w14:paraId="11DE6A9C" w14:textId="77777777">
      <w:pPr>
        <w:rPr>
          <w:rFonts w:ascii="Times New Roman" w:hAnsi="Times New Roman" w:cs="Times New Roman" w:asciiTheme="majorBidi" w:hAnsiTheme="majorBidi" w:cstheme="majorBidi"/>
          <w:sz w:val="32"/>
          <w:szCs w:val="32"/>
        </w:rPr>
      </w:pPr>
    </w:p>
    <w:p w:rsidR="4699C30A" w:rsidP="4699C30A" w:rsidRDefault="4699C30A" w14:paraId="4F575046" w14:textId="243612C5">
      <w:pPr>
        <w:pStyle w:val="Normal"/>
        <w:rPr>
          <w:rFonts w:ascii="Times New Roman" w:hAnsi="Times New Roman" w:cs="Times New Roman" w:asciiTheme="majorBidi" w:hAnsiTheme="majorBidi" w:cstheme="majorBidi"/>
          <w:sz w:val="32"/>
          <w:szCs w:val="32"/>
        </w:rPr>
      </w:pPr>
    </w:p>
    <w:p w:rsidR="00B1770D" w:rsidP="00B1770D" w:rsidRDefault="00B1770D" w14:paraId="70CE32B8" w14:textId="77777777">
      <w:pPr>
        <w:rPr>
          <w:rFonts w:asciiTheme="majorBidi" w:hAnsiTheme="majorBidi" w:cstheme="majorBidi"/>
          <w:sz w:val="32"/>
          <w:szCs w:val="32"/>
        </w:rPr>
      </w:pPr>
      <w:r>
        <w:rPr>
          <w:noProof/>
          <w:lang w:eastAsia="fr-FR"/>
        </w:rPr>
        <mc:AlternateContent>
          <mc:Choice Requires="wps">
            <w:drawing>
              <wp:anchor distT="0" distB="0" distL="114300" distR="114300" simplePos="0" relativeHeight="251705344" behindDoc="0" locked="0" layoutInCell="1" allowOverlap="1" wp14:anchorId="392EC619" wp14:editId="17FB2365">
                <wp:simplePos x="0" y="0"/>
                <wp:positionH relativeFrom="margin">
                  <wp:align>center</wp:align>
                </wp:positionH>
                <wp:positionV relativeFrom="paragraph">
                  <wp:posOffset>310515</wp:posOffset>
                </wp:positionV>
                <wp:extent cx="4364355"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364355" cy="635"/>
                        </a:xfrm>
                        <a:prstGeom prst="rect">
                          <a:avLst/>
                        </a:prstGeom>
                        <a:solidFill>
                          <a:prstClr val="white"/>
                        </a:solidFill>
                        <a:ln>
                          <a:noFill/>
                        </a:ln>
                        <a:effectLst/>
                      </wps:spPr>
                      <wps:txbx>
                        <w:txbxContent>
                          <w:p w:rsidRPr="00763700" w:rsidR="00C36EB8" w:rsidP="003F12EE" w:rsidRDefault="00C36EB8" w14:paraId="2474C0CC" w14:textId="77777777">
                            <w:pPr>
                              <w:pStyle w:val="Lgende"/>
                              <w:jc w:val="center"/>
                              <w:rPr>
                                <w:noProof/>
                              </w:rPr>
                            </w:pPr>
                            <w:bookmarkStart w:name="_Toc103110499" w:id="66"/>
                            <w:r>
                              <w:t xml:space="preserve">Figure </w:t>
                            </w:r>
                            <w:r>
                              <w:fldChar w:fldCharType="begin"/>
                            </w:r>
                            <w:r>
                              <w:instrText>SEQ Figure \* ARABIC</w:instrText>
                            </w:r>
                            <w:r>
                              <w:fldChar w:fldCharType="separate"/>
                            </w:r>
                            <w:r>
                              <w:rPr>
                                <w:noProof/>
                              </w:rPr>
                              <w:t>18</w:t>
                            </w:r>
                            <w:r>
                              <w:fldChar w:fldCharType="end"/>
                            </w:r>
                            <w:r>
                              <w:t xml:space="preserve"> : l'utilisation de Queuse RTOS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8" style="position:absolute;margin-left:0;margin-top:24.45pt;width:343.65pt;height:.05pt;z-index:251705344;visibility:visible;mso-wrap-style:square;mso-wrap-distance-left:9pt;mso-wrap-distance-top:0;mso-wrap-distance-right:9pt;mso-wrap-distance-bottom:0;mso-position-horizontal:center;mso-position-horizontal-relative:margin;mso-position-vertical:absolute;mso-position-vertical-relative:text;v-text-anchor:top" o:spid="_x0000_s104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" w14:anchorId="392EC619">
                <v:textbox style="mso-fit-shape-to-text:t" inset="0,0,0,0">
                  <w:txbxContent>
                    <w:p w:rsidRPr="00763700" w:rsidR="00C36EB8" w:rsidP="003F12EE" w:rsidRDefault="00C36EB8" w14:paraId="2474C0CC" w14:textId="77777777">
                      <w:pPr>
                        <w:pStyle w:val="Lgende"/>
                        <w:jc w:val="center"/>
                        <w:rPr>
                          <w:noProof/>
                        </w:rPr>
                      </w:pPr>
                      <w:r>
                        <w:t xml:space="preserve">Figure </w:t>
                      </w:r>
                      <w:r>
                        <w:fldChar w:fldCharType="begin"/>
                      </w:r>
                      <w:r>
                        <w:instrText>SEQ Figure \* ARABIC</w:instrText>
                      </w:r>
                      <w:r>
                        <w:fldChar w:fldCharType="separate"/>
                      </w:r>
                      <w:r>
                        <w:rPr>
                          <w:noProof/>
                        </w:rPr>
                        <w:t>18</w:t>
                      </w:r>
                      <w:r>
                        <w:fldChar w:fldCharType="end"/>
                      </w:r>
                      <w:r>
                        <w:t xml:space="preserve"> : l'utilisation de Queuse RTOS</w:t>
                      </w:r>
                    </w:p>
                  </w:txbxContent>
                </v:textbox>
                <w10:wrap anchorx="margin"/>
              </v:shape>
            </w:pict>
          </mc:Fallback>
        </mc:AlternateContent>
      </w:r>
    </w:p>
    <w:p w:rsidR="4699C30A" w:rsidP="4699C30A" w:rsidRDefault="4699C30A" w14:paraId="6B4E57B0" w14:textId="2B8ACBCD">
      <w:pPr>
        <w:pStyle w:val="Style1"/>
        <w:ind w:firstLine="708"/>
      </w:pPr>
    </w:p>
    <w:p w:rsidRPr="00B1770D" w:rsidR="003F12EE" w:rsidP="00B1770D" w:rsidRDefault="003F12EE" w14:paraId="70DE0231" w14:textId="317CBE8C">
      <w:pPr>
        <w:pStyle w:val="Style1"/>
        <w:ind w:firstLine="708"/>
        <w:rPr>
          <w:rFonts w:eastAsiaTheme="minorHAnsi"/>
          <w:sz w:val="32"/>
          <w:szCs w:val="32"/>
        </w:rPr>
      </w:pPr>
      <w:r w:rsidRPr="003F12EE">
        <w:lastRenderedPageBreak/>
        <w:t>La bibliothèque “</w:t>
      </w:r>
      <w:r w:rsidRPr="003F12EE">
        <w:rPr>
          <w:rFonts w:ascii="Courier New" w:hAnsi="Courier New" w:eastAsia="Courier New" w:cs="Courier New"/>
          <w:color w:val="000000" w:themeColor="text1"/>
        </w:rPr>
        <w:t>Cmsis</w:t>
      </w:r>
      <w:r w:rsidRPr="003F12EE">
        <w:rPr>
          <w:rFonts w:ascii="Courier New" w:hAnsi="Courier New" w:eastAsia="Courier New" w:cs="Courier New"/>
          <w:color w:val="595959" w:themeColor="text1" w:themeTint="A6"/>
        </w:rPr>
        <w:t>_</w:t>
      </w:r>
      <w:r w:rsidRPr="003F12EE">
        <w:rPr>
          <w:rFonts w:ascii="Courier New" w:hAnsi="Courier New" w:eastAsia="Courier New" w:cs="Courier New"/>
          <w:color w:val="000000" w:themeColor="text1"/>
        </w:rPr>
        <w:t>Os2</w:t>
      </w:r>
      <w:r w:rsidRPr="003F12EE">
        <w:t xml:space="preserve">” dispose les fonctions nécessaires pour créer, Lire et écrire dans les files d’attente (queues). </w:t>
      </w:r>
    </w:p>
    <w:p w:rsidRPr="003F12EE" w:rsidR="003F12EE" w:rsidP="00B1770D" w:rsidRDefault="003F12EE" w14:paraId="10070F02" w14:textId="77777777">
      <w:pPr>
        <w:pStyle w:val="Style1"/>
        <w:ind w:firstLine="708"/>
        <w:rPr>
          <w:rFonts w:ascii="Calibri" w:hAnsi="Calibri" w:eastAsia="Calibri" w:cs="Calibri"/>
        </w:rPr>
      </w:pPr>
      <w:r w:rsidRPr="003F12EE">
        <w:t>Pour créer une queue on utilise la fonction “</w:t>
      </w:r>
      <w:r w:rsidRPr="003F12EE">
        <w:rPr>
          <w:rFonts w:ascii="Courier New" w:hAnsi="Courier New" w:eastAsia="Courier New" w:cs="Courier New"/>
        </w:rPr>
        <w:t>osMessageQueueNew</w:t>
      </w:r>
      <w:r w:rsidRPr="003F12EE">
        <w:t>”, e</w:t>
      </w:r>
      <w:r w:rsidRPr="003F12EE">
        <w:rPr>
          <w:rFonts w:eastAsia="Calibri"/>
        </w:rPr>
        <w:t>lle retourne en</w:t>
      </w:r>
      <w:r w:rsidRPr="003F12EE">
        <w:rPr>
          <w:rFonts w:ascii="Calibri" w:hAnsi="Calibri" w:eastAsia="Calibri" w:cs="Calibri"/>
        </w:rPr>
        <w:t xml:space="preserve"> </w:t>
      </w:r>
      <w:r w:rsidRPr="003F12EE">
        <w:rPr>
          <w:rFonts w:eastAsia="Calibri"/>
        </w:rPr>
        <w:t>résultat l’id pour la file créée de type</w:t>
      </w:r>
      <w:r w:rsidRPr="003F12EE">
        <w:rPr>
          <w:rFonts w:ascii="Calibri" w:hAnsi="Calibri" w:eastAsia="Calibri" w:cs="Calibri"/>
        </w:rPr>
        <w:t xml:space="preserve"> “</w:t>
      </w:r>
      <w:r w:rsidRPr="003F12EE">
        <w:rPr>
          <w:rFonts w:ascii="Courier New" w:hAnsi="Courier New" w:eastAsia="Courier New" w:cs="Courier New"/>
        </w:rPr>
        <w:t>osMessageQueueId_t</w:t>
      </w:r>
      <w:r w:rsidRPr="003F12EE">
        <w:rPr>
          <w:rFonts w:ascii="Calibri" w:hAnsi="Calibri" w:eastAsia="Calibri" w:cs="Calibri"/>
        </w:rPr>
        <w:t>”.</w:t>
      </w:r>
    </w:p>
    <w:p w:rsidR="003F12EE" w:rsidP="003F12EE" w:rsidRDefault="003F12EE" w14:paraId="79D78748" w14:textId="77777777">
      <w:pPr>
        <w:rPr>
          <w:rFonts w:asciiTheme="majorBidi" w:hAnsiTheme="majorBidi" w:cstheme="majorBidi"/>
          <w:sz w:val="32"/>
          <w:szCs w:val="32"/>
        </w:rPr>
      </w:pPr>
      <w:r>
        <w:rPr>
          <w:noProof/>
          <w:lang w:eastAsia="fr-FR"/>
        </w:rPr>
        <w:drawing>
          <wp:anchor distT="0" distB="0" distL="114300" distR="114300" simplePos="0" relativeHeight="251703296" behindDoc="0" locked="0" layoutInCell="1" allowOverlap="1" wp14:anchorId="0A2E2442" wp14:editId="2731BA24">
            <wp:simplePos x="0" y="0"/>
            <wp:positionH relativeFrom="margin">
              <wp:align>right</wp:align>
            </wp:positionH>
            <wp:positionV relativeFrom="paragraph">
              <wp:posOffset>198120</wp:posOffset>
            </wp:positionV>
            <wp:extent cx="5592008" cy="1110342"/>
            <wp:effectExtent l="0" t="0" r="0" b="0"/>
            <wp:wrapNone/>
            <wp:docPr id="261171975" name="Image 26117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592008" cy="1110342"/>
                    </a:xfrm>
                    <a:prstGeom prst="rect">
                      <a:avLst/>
                    </a:prstGeom>
                  </pic:spPr>
                </pic:pic>
              </a:graphicData>
            </a:graphic>
            <wp14:sizeRelH relativeFrom="margin">
              <wp14:pctWidth>0</wp14:pctWidth>
            </wp14:sizeRelH>
            <wp14:sizeRelV relativeFrom="margin">
              <wp14:pctHeight>0</wp14:pctHeight>
            </wp14:sizeRelV>
          </wp:anchor>
        </w:drawing>
      </w:r>
    </w:p>
    <w:p w:rsidRPr="003F12EE" w:rsidR="003F12EE" w:rsidP="003F12EE" w:rsidRDefault="003F12EE" w14:paraId="5C6DC0E7" w14:textId="77777777">
      <w:pPr>
        <w:rPr>
          <w:rFonts w:asciiTheme="majorBidi" w:hAnsiTheme="majorBidi" w:cstheme="majorBidi"/>
          <w:sz w:val="32"/>
          <w:szCs w:val="32"/>
        </w:rPr>
      </w:pPr>
    </w:p>
    <w:p w:rsidRPr="003F12EE" w:rsidR="003F12EE" w:rsidP="003F12EE" w:rsidRDefault="003F12EE" w14:paraId="798E3F8C" w14:textId="77777777">
      <w:pPr>
        <w:rPr>
          <w:rFonts w:asciiTheme="majorBidi" w:hAnsiTheme="majorBidi" w:cstheme="majorBidi"/>
          <w:sz w:val="32"/>
          <w:szCs w:val="32"/>
        </w:rPr>
      </w:pPr>
    </w:p>
    <w:p w:rsidR="003F12EE" w:rsidP="003F12EE" w:rsidRDefault="003F12EE" w14:paraId="6128D1B2" w14:textId="77777777">
      <w:pPr>
        <w:rPr>
          <w:rFonts w:asciiTheme="majorBidi" w:hAnsiTheme="majorBidi" w:cstheme="majorBidi"/>
          <w:sz w:val="32"/>
          <w:szCs w:val="32"/>
        </w:rPr>
      </w:pPr>
    </w:p>
    <w:p w:rsidRPr="003F12EE" w:rsidR="003F12EE" w:rsidP="00B1770D" w:rsidRDefault="003F12EE" w14:paraId="760192F8" w14:textId="77777777">
      <w:pPr>
        <w:pStyle w:val="Style1"/>
        <w:ind w:firstLine="708"/>
        <w:rPr>
          <w:rFonts w:eastAsia="Calibri"/>
        </w:rPr>
      </w:pPr>
      <w:r w:rsidRPr="003F12EE">
        <w:rPr>
          <w:rFonts w:eastAsia="Calibri"/>
        </w:rPr>
        <w:t xml:space="preserve">Pour déposer un message dans la file d’attente on utilise la fonction </w:t>
      </w:r>
      <w:r w:rsidRPr="003F12EE">
        <w:rPr>
          <w:rFonts w:ascii="Calibri" w:hAnsi="Calibri" w:eastAsia="Calibri" w:cs="Calibri"/>
        </w:rPr>
        <w:t>“</w:t>
      </w:r>
      <w:r w:rsidRPr="003F12EE">
        <w:rPr>
          <w:rFonts w:ascii="Courier New" w:hAnsi="Courier New" w:eastAsia="Courier New" w:cs="Courier New"/>
        </w:rPr>
        <w:t>osMessageQueuePut</w:t>
      </w:r>
      <w:r w:rsidRPr="003F12EE">
        <w:rPr>
          <w:rFonts w:eastAsia="Calibri"/>
        </w:rPr>
        <w:t>”, elle place le message pointé par</w:t>
      </w:r>
      <w:r w:rsidRPr="003F12EE">
        <w:rPr>
          <w:rFonts w:ascii="Calibri" w:hAnsi="Calibri" w:eastAsia="Calibri" w:cs="Calibri"/>
        </w:rPr>
        <w:t xml:space="preserve"> “</w:t>
      </w:r>
      <w:r w:rsidRPr="003F12EE">
        <w:rPr>
          <w:rFonts w:ascii="Courier New" w:hAnsi="Courier New" w:eastAsia="Courier New" w:cs="Courier New"/>
        </w:rPr>
        <w:t>msg_ptr</w:t>
      </w:r>
      <w:r w:rsidRPr="003F12EE">
        <w:rPr>
          <w:rFonts w:eastAsia="Calibri"/>
        </w:rPr>
        <w:t xml:space="preserve">” dans la file d'attente spécifiée par le paramètre </w:t>
      </w:r>
      <w:r w:rsidRPr="003F12EE">
        <w:rPr>
          <w:rFonts w:ascii="Calibri" w:hAnsi="Calibri" w:eastAsia="Calibri" w:cs="Calibri"/>
        </w:rPr>
        <w:t>“</w:t>
      </w:r>
      <w:r w:rsidRPr="003F12EE">
        <w:rPr>
          <w:rFonts w:ascii="Courier New" w:hAnsi="Courier New" w:eastAsia="Courier New" w:cs="Courier New"/>
        </w:rPr>
        <w:t>mq_id</w:t>
      </w:r>
      <w:r w:rsidRPr="003F12EE">
        <w:rPr>
          <w:rFonts w:eastAsia="Calibri"/>
        </w:rPr>
        <w:t>”. Le paramètre</w:t>
      </w:r>
      <w:r w:rsidRPr="003F12EE">
        <w:rPr>
          <w:rFonts w:ascii="Calibri" w:hAnsi="Calibri" w:eastAsia="Calibri" w:cs="Calibri"/>
        </w:rPr>
        <w:t xml:space="preserve"> “</w:t>
      </w:r>
      <w:r w:rsidRPr="003F12EE">
        <w:rPr>
          <w:rFonts w:ascii="Courier New" w:hAnsi="Courier New" w:eastAsia="Courier New" w:cs="Courier New"/>
        </w:rPr>
        <w:t>msg_prio</w:t>
      </w:r>
      <w:r w:rsidRPr="003F12EE">
        <w:rPr>
          <w:rFonts w:eastAsia="Calibri"/>
        </w:rPr>
        <w:t>” est utilisé pour trier les messages en fonction de leur priorité (les chiffres les plus élevés indiquent une plus grande priorité) lors de l'insertion.</w:t>
      </w:r>
    </w:p>
    <w:p w:rsidR="003F12EE" w:rsidP="00B1770D" w:rsidRDefault="00B1770D" w14:paraId="35703738" w14:textId="05407097">
      <w:pPr>
        <w:pStyle w:val="Style1"/>
        <w:ind w:firstLine="708"/>
      </w:pPr>
      <w:r>
        <w:rPr>
          <w:noProof/>
          <w:lang w:eastAsia="fr-FR"/>
        </w:rPr>
        <w:drawing>
          <wp:anchor distT="0" distB="0" distL="114300" distR="114300" simplePos="0" relativeHeight="251706368" behindDoc="0" locked="0" layoutInCell="1" allowOverlap="1" wp14:anchorId="39BEB977" wp14:editId="5ED6C22A">
            <wp:simplePos x="0" y="0"/>
            <wp:positionH relativeFrom="margin">
              <wp:posOffset>293370</wp:posOffset>
            </wp:positionH>
            <wp:positionV relativeFrom="paragraph">
              <wp:posOffset>1069340</wp:posOffset>
            </wp:positionV>
            <wp:extent cx="5496075" cy="1545771"/>
            <wp:effectExtent l="0" t="0" r="0" b="0"/>
            <wp:wrapNone/>
            <wp:docPr id="1839422959" name="Image 183942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496075" cy="1545771"/>
                    </a:xfrm>
                    <a:prstGeom prst="rect">
                      <a:avLst/>
                    </a:prstGeom>
                  </pic:spPr>
                </pic:pic>
              </a:graphicData>
            </a:graphic>
            <wp14:sizeRelH relativeFrom="margin">
              <wp14:pctWidth>0</wp14:pctWidth>
            </wp14:sizeRelH>
            <wp14:sizeRelV relativeFrom="margin">
              <wp14:pctHeight>0</wp14:pctHeight>
            </wp14:sizeRelV>
          </wp:anchor>
        </w:drawing>
      </w:r>
      <w:r w:rsidRPr="18AFD3F6" w:rsidR="18AFD3F6">
        <w:t>La fonction “</w:t>
      </w:r>
      <w:r w:rsidRPr="18AFD3F6" w:rsidR="18AFD3F6">
        <w:rPr>
          <w:rFonts w:ascii="Courier New" w:hAnsi="Courier New" w:eastAsia="Courier New" w:cs="Courier New"/>
          <w:color w:val="000000" w:themeColor="text1"/>
        </w:rPr>
        <w:t>osMessageQueueGet</w:t>
      </w:r>
      <w:r w:rsidRPr="18AFD3F6" w:rsidR="18AFD3F6">
        <w:t>”  lit le contenu de la file d’attente (queue) dont l’id est passé en paramètre, si la queue est vide (pas de messages) et elle a dépassé le délai maximal d’attente “</w:t>
      </w:r>
      <w:r w:rsidRPr="18AFD3F6" w:rsidR="18AFD3F6">
        <w:rPr>
          <w:rFonts w:ascii="Courier New" w:hAnsi="Courier New" w:eastAsia="Courier New" w:cs="Courier New"/>
        </w:rPr>
        <w:t>timeout</w:t>
      </w:r>
      <w:r w:rsidRPr="18AFD3F6" w:rsidR="18AFD3F6">
        <w:t>”, la fonction retourne “</w:t>
      </w:r>
      <w:r w:rsidRPr="18AFD3F6" w:rsidR="18AFD3F6">
        <w:rPr>
          <w:rFonts w:ascii="Courier New" w:hAnsi="Courier New" w:eastAsia="Courier New" w:cs="Courier New"/>
        </w:rPr>
        <w:t>osErrorTimeout</w:t>
      </w:r>
      <w:r w:rsidRPr="18AFD3F6" w:rsidR="18AFD3F6">
        <w:t>” si non elle retourne “</w:t>
      </w:r>
      <w:r w:rsidRPr="18AFD3F6" w:rsidR="18AFD3F6">
        <w:rPr>
          <w:rFonts w:ascii="Courier New" w:hAnsi="Courier New" w:eastAsia="Courier New" w:cs="Courier New"/>
        </w:rPr>
        <w:t>osOK</w:t>
      </w:r>
      <w:r w:rsidRPr="18AFD3F6" w:rsidR="18AFD3F6">
        <w:t>”.</w:t>
      </w:r>
    </w:p>
    <w:p w:rsidR="18AFD3F6" w:rsidP="18AFD3F6" w:rsidRDefault="18AFD3F6" w14:paraId="2D033464" w14:textId="3662BEDA">
      <w:pPr>
        <w:rPr>
          <w:rFonts w:eastAsiaTheme="minorEastAsia"/>
          <w:sz w:val="24"/>
          <w:szCs w:val="24"/>
        </w:rPr>
      </w:pPr>
    </w:p>
    <w:p w:rsidR="003F12EE" w:rsidP="003F12EE" w:rsidRDefault="003F12EE" w14:paraId="6EFD9A05" w14:textId="5BBFD342">
      <w:pPr>
        <w:ind w:firstLine="708"/>
        <w:rPr>
          <w:rFonts w:eastAsiaTheme="minorEastAsia"/>
          <w:sz w:val="24"/>
          <w:szCs w:val="24"/>
        </w:rPr>
      </w:pPr>
    </w:p>
    <w:p w:rsidR="0042229A" w:rsidP="003F12EE" w:rsidRDefault="0042229A" w14:paraId="485298E7" w14:textId="7B60A20E">
      <w:pPr>
        <w:ind w:firstLine="708"/>
        <w:rPr>
          <w:rFonts w:eastAsiaTheme="minorEastAsia"/>
          <w:sz w:val="24"/>
          <w:szCs w:val="24"/>
        </w:rPr>
      </w:pPr>
    </w:p>
    <w:p w:rsidR="0042229A" w:rsidP="003F12EE" w:rsidRDefault="0042229A" w14:paraId="4535E5CD" w14:textId="3FBDC6E9">
      <w:pPr>
        <w:ind w:firstLine="708"/>
        <w:rPr>
          <w:rFonts w:eastAsiaTheme="minorEastAsia"/>
          <w:sz w:val="24"/>
          <w:szCs w:val="24"/>
        </w:rPr>
      </w:pPr>
    </w:p>
    <w:p w:rsidR="0042229A" w:rsidP="003F12EE" w:rsidRDefault="0042229A" w14:paraId="6E849F86" w14:textId="77777777">
      <w:pPr>
        <w:ind w:firstLine="708"/>
        <w:rPr>
          <w:rFonts w:eastAsiaTheme="minorEastAsia"/>
          <w:sz w:val="24"/>
          <w:szCs w:val="24"/>
        </w:rPr>
      </w:pPr>
    </w:p>
    <w:p w:rsidR="003F12EE" w:rsidP="18AFD3F6" w:rsidRDefault="003F12EE" w14:paraId="120AACC7" w14:textId="77777777">
      <w:pPr>
        <w:ind w:firstLine="708"/>
        <w:rPr>
          <w:rFonts w:asciiTheme="majorBidi" w:hAnsiTheme="majorBidi" w:cstheme="majorBidi"/>
          <w:sz w:val="32"/>
          <w:szCs w:val="32"/>
        </w:rPr>
      </w:pPr>
    </w:p>
    <w:p w:rsidR="003F12EE" w:rsidP="00625905" w:rsidRDefault="0C492962" w14:paraId="3E93049E" w14:textId="3E58ACC9">
      <w:pPr>
        <w:pStyle w:val="Titre20"/>
        <w:numPr>
          <w:ilvl w:val="0"/>
          <w:numId w:val="8"/>
        </w:numPr>
        <w:rPr>
          <w:rFonts w:asciiTheme="majorBidi" w:hAnsiTheme="majorBidi"/>
          <w:b/>
          <w:bCs/>
          <w:color w:val="auto"/>
          <w:sz w:val="36"/>
          <w:szCs w:val="36"/>
        </w:rPr>
      </w:pPr>
      <w:bookmarkStart w:name="_Toc104480459" w:id="68"/>
      <w:r w:rsidRPr="0C492962">
        <w:rPr>
          <w:rFonts w:asciiTheme="majorBidi" w:hAnsiTheme="majorBidi"/>
          <w:b/>
          <w:bCs/>
          <w:color w:val="auto"/>
          <w:sz w:val="36"/>
          <w:szCs w:val="36"/>
        </w:rPr>
        <w:t>Moteur pas à pas</w:t>
      </w:r>
      <w:bookmarkEnd w:id="68"/>
      <w:r w:rsidRPr="0C492962">
        <w:rPr>
          <w:rFonts w:asciiTheme="majorBidi" w:hAnsiTheme="majorBidi"/>
          <w:b/>
          <w:bCs/>
          <w:color w:val="auto"/>
          <w:sz w:val="36"/>
          <w:szCs w:val="36"/>
        </w:rPr>
        <w:t xml:space="preserve"> </w:t>
      </w:r>
    </w:p>
    <w:p w:rsidR="003F12EE" w:rsidP="00625905" w:rsidRDefault="0C492962" w14:paraId="2924EF53" w14:textId="77777777">
      <w:pPr>
        <w:pStyle w:val="Titre3"/>
        <w:numPr>
          <w:ilvl w:val="1"/>
          <w:numId w:val="14"/>
        </w:numPr>
        <w:rPr>
          <w:rFonts w:asciiTheme="majorBidi" w:hAnsiTheme="majorBidi"/>
          <w:b/>
          <w:bCs/>
          <w:color w:val="auto"/>
          <w:sz w:val="32"/>
          <w:szCs w:val="32"/>
        </w:rPr>
      </w:pPr>
      <w:bookmarkStart w:name="_Toc104480460" w:id="69"/>
      <w:r w:rsidRPr="0C492962">
        <w:rPr>
          <w:rFonts w:asciiTheme="majorBidi" w:hAnsiTheme="majorBidi"/>
          <w:b/>
          <w:bCs/>
          <w:color w:val="auto"/>
          <w:sz w:val="32"/>
          <w:szCs w:val="32"/>
        </w:rPr>
        <w:t>L6474 Driver / L6474.C :</w:t>
      </w:r>
      <w:bookmarkEnd w:id="69"/>
    </w:p>
    <w:p w:rsidR="00070E99" w:rsidP="00B1770D" w:rsidRDefault="00070E99" w14:paraId="08FE1966" w14:textId="3330509C">
      <w:pPr>
        <w:pStyle w:val="Style1"/>
      </w:pPr>
      <w:r w:rsidRPr="00070E99">
        <w:t>Afin d'utiliser un moteur pas à pas il est nécessaire d'utiliser un "driver". Ces drivers permettent de transmettre la puissance électrique au moteur afin de le faire tourner selon nos besoins.</w:t>
      </w:r>
    </w:p>
    <w:p w:rsidR="0042229A" w:rsidP="00070E99" w:rsidRDefault="0042229A" w14:paraId="0A57AD57" w14:textId="3E2CF4E0">
      <w:pPr>
        <w:rPr>
          <w:rFonts w:asciiTheme="majorBidi" w:hAnsiTheme="majorBidi" w:cstheme="majorBidi"/>
          <w:sz w:val="24"/>
          <w:szCs w:val="24"/>
        </w:rPr>
      </w:pPr>
    </w:p>
    <w:p w:rsidR="0042229A" w:rsidP="00070E99" w:rsidRDefault="00B1770D" w14:paraId="5F7661C3" w14:textId="5DBB1488">
      <w:pPr>
        <w:rPr>
          <w:rFonts w:asciiTheme="majorBidi" w:hAnsiTheme="majorBidi" w:cstheme="majorBidi"/>
          <w:sz w:val="24"/>
          <w:szCs w:val="24"/>
        </w:rPr>
      </w:pPr>
      <w:r>
        <w:rPr>
          <w:noProof/>
          <w:lang w:eastAsia="fr-FR"/>
        </w:rPr>
        <w:lastRenderedPageBreak/>
        <w:drawing>
          <wp:anchor distT="0" distB="0" distL="114300" distR="114300" simplePos="0" relativeHeight="251707392" behindDoc="0" locked="0" layoutInCell="1" allowOverlap="1" wp14:anchorId="2F219C9C" wp14:editId="4A1173D3">
            <wp:simplePos x="0" y="0"/>
            <wp:positionH relativeFrom="margin">
              <wp:align>center</wp:align>
            </wp:positionH>
            <wp:positionV relativeFrom="paragraph">
              <wp:posOffset>9525</wp:posOffset>
            </wp:positionV>
            <wp:extent cx="5148580" cy="4114800"/>
            <wp:effectExtent l="0" t="0" r="0" b="0"/>
            <wp:wrapNone/>
            <wp:docPr id="2049448127" name="Image 204944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148580" cy="4114800"/>
                    </a:xfrm>
                    <a:prstGeom prst="rect">
                      <a:avLst/>
                    </a:prstGeom>
                  </pic:spPr>
                </pic:pic>
              </a:graphicData>
            </a:graphic>
            <wp14:sizeRelH relativeFrom="margin">
              <wp14:pctWidth>0</wp14:pctWidth>
            </wp14:sizeRelH>
            <wp14:sizeRelV relativeFrom="margin">
              <wp14:pctHeight>0</wp14:pctHeight>
            </wp14:sizeRelV>
          </wp:anchor>
        </w:drawing>
      </w:r>
    </w:p>
    <w:p w:rsidR="0042229A" w:rsidP="00070E99" w:rsidRDefault="0042229A" w14:paraId="73A7357B" w14:textId="2F99218B">
      <w:pPr>
        <w:rPr>
          <w:rFonts w:asciiTheme="majorBidi" w:hAnsiTheme="majorBidi" w:cstheme="majorBidi"/>
          <w:sz w:val="24"/>
          <w:szCs w:val="24"/>
        </w:rPr>
      </w:pPr>
    </w:p>
    <w:p w:rsidR="0042229A" w:rsidP="00070E99" w:rsidRDefault="0042229A" w14:paraId="58354FF7" w14:textId="45C77F7C">
      <w:pPr>
        <w:rPr>
          <w:rFonts w:asciiTheme="majorBidi" w:hAnsiTheme="majorBidi" w:cstheme="majorBidi"/>
          <w:sz w:val="24"/>
          <w:szCs w:val="24"/>
        </w:rPr>
      </w:pPr>
    </w:p>
    <w:p w:rsidR="0042229A" w:rsidP="00070E99" w:rsidRDefault="0042229A" w14:paraId="11728B38" w14:textId="7253AEA5">
      <w:pPr>
        <w:rPr>
          <w:rFonts w:asciiTheme="majorBidi" w:hAnsiTheme="majorBidi" w:cstheme="majorBidi"/>
          <w:sz w:val="24"/>
          <w:szCs w:val="24"/>
        </w:rPr>
      </w:pPr>
    </w:p>
    <w:p w:rsidR="0042229A" w:rsidP="00070E99" w:rsidRDefault="0042229A" w14:paraId="0F5FDED7" w14:textId="6BF48AFC">
      <w:pPr>
        <w:rPr>
          <w:rFonts w:asciiTheme="majorBidi" w:hAnsiTheme="majorBidi" w:cstheme="majorBidi"/>
          <w:sz w:val="24"/>
          <w:szCs w:val="24"/>
        </w:rPr>
      </w:pPr>
    </w:p>
    <w:p w:rsidR="0042229A" w:rsidP="00070E99" w:rsidRDefault="0042229A" w14:paraId="1F84DE2F" w14:textId="474C75A2">
      <w:pPr>
        <w:rPr>
          <w:rFonts w:asciiTheme="majorBidi" w:hAnsiTheme="majorBidi" w:cstheme="majorBidi"/>
          <w:sz w:val="24"/>
          <w:szCs w:val="24"/>
        </w:rPr>
      </w:pPr>
    </w:p>
    <w:p w:rsidR="0042229A" w:rsidP="00070E99" w:rsidRDefault="0042229A" w14:paraId="5B49A968" w14:textId="33F4E7A7">
      <w:pPr>
        <w:rPr>
          <w:rFonts w:asciiTheme="majorBidi" w:hAnsiTheme="majorBidi" w:cstheme="majorBidi"/>
          <w:sz w:val="24"/>
          <w:szCs w:val="24"/>
        </w:rPr>
      </w:pPr>
    </w:p>
    <w:p w:rsidR="0042229A" w:rsidP="00070E99" w:rsidRDefault="0042229A" w14:paraId="5567C895" w14:textId="0986F0F2">
      <w:pPr>
        <w:rPr>
          <w:rFonts w:asciiTheme="majorBidi" w:hAnsiTheme="majorBidi" w:cstheme="majorBidi"/>
          <w:sz w:val="24"/>
          <w:szCs w:val="24"/>
        </w:rPr>
      </w:pPr>
    </w:p>
    <w:p w:rsidR="0042229A" w:rsidP="00070E99" w:rsidRDefault="0042229A" w14:paraId="18D62E36" w14:textId="6BB78D3B">
      <w:pPr>
        <w:rPr>
          <w:rFonts w:asciiTheme="majorBidi" w:hAnsiTheme="majorBidi" w:cstheme="majorBidi"/>
          <w:sz w:val="24"/>
          <w:szCs w:val="24"/>
        </w:rPr>
      </w:pPr>
    </w:p>
    <w:p w:rsidR="0042229A" w:rsidP="00070E99" w:rsidRDefault="0042229A" w14:paraId="7BB1F270" w14:textId="74AEA301">
      <w:pPr>
        <w:rPr>
          <w:rFonts w:asciiTheme="majorBidi" w:hAnsiTheme="majorBidi" w:cstheme="majorBidi"/>
          <w:sz w:val="24"/>
          <w:szCs w:val="24"/>
        </w:rPr>
      </w:pPr>
    </w:p>
    <w:p w:rsidR="00B1770D" w:rsidP="00070E99" w:rsidRDefault="00B1770D" w14:paraId="2EB5E04A" w14:textId="77777777">
      <w:pPr>
        <w:rPr>
          <w:rFonts w:asciiTheme="majorBidi" w:hAnsiTheme="majorBidi" w:cstheme="majorBidi"/>
          <w:sz w:val="24"/>
          <w:szCs w:val="24"/>
        </w:rPr>
      </w:pPr>
    </w:p>
    <w:p w:rsidR="00B1770D" w:rsidP="00070E99" w:rsidRDefault="00B1770D" w14:paraId="126A3A2C" w14:textId="77777777">
      <w:pPr>
        <w:rPr>
          <w:rFonts w:asciiTheme="majorBidi" w:hAnsiTheme="majorBidi" w:cstheme="majorBidi"/>
          <w:sz w:val="24"/>
          <w:szCs w:val="24"/>
        </w:rPr>
      </w:pPr>
    </w:p>
    <w:p w:rsidR="0042229A" w:rsidP="00070E99" w:rsidRDefault="0042229A" w14:paraId="6AB041FD" w14:textId="06E08505">
      <w:pPr>
        <w:rPr>
          <w:rFonts w:asciiTheme="majorBidi" w:hAnsiTheme="majorBidi" w:cstheme="majorBidi"/>
          <w:sz w:val="24"/>
          <w:szCs w:val="24"/>
        </w:rPr>
      </w:pPr>
    </w:p>
    <w:p w:rsidR="0042229A" w:rsidP="00070E99" w:rsidRDefault="0042229A" w14:paraId="6E5BB8D3" w14:textId="77777777">
      <w:pPr>
        <w:rPr>
          <w:rFonts w:asciiTheme="majorBidi" w:hAnsiTheme="majorBidi" w:cstheme="majorBidi"/>
          <w:sz w:val="24"/>
          <w:szCs w:val="24"/>
        </w:rPr>
      </w:pPr>
    </w:p>
    <w:p w:rsidRPr="00070E99" w:rsidR="00070E99" w:rsidP="00070E99" w:rsidRDefault="00070E99" w14:paraId="17211428" w14:textId="6FD50348">
      <w:pPr>
        <w:rPr>
          <w:rFonts w:asciiTheme="majorBidi" w:hAnsiTheme="majorBidi" w:cstheme="majorBidi"/>
          <w:sz w:val="24"/>
          <w:szCs w:val="24"/>
        </w:rPr>
      </w:pPr>
    </w:p>
    <w:p w:rsidRPr="00070E99" w:rsidR="00070E99" w:rsidP="18AFD3F6" w:rsidRDefault="00070E99" w14:paraId="6B0EFB8D" w14:textId="77777777"/>
    <w:p w:rsidRPr="00070E99" w:rsidR="00070E99" w:rsidP="00B1770D" w:rsidRDefault="00070E99" w14:paraId="38D532D4" w14:textId="77777777">
      <w:pPr>
        <w:pStyle w:val="Style1"/>
        <w:ind w:firstLine="708"/>
        <w:rPr>
          <w:b/>
          <w:bCs/>
        </w:rPr>
      </w:pPr>
      <w:r w:rsidRPr="00070E99">
        <w:t xml:space="preserve">Nous travaillons avec la carte d’expansion </w:t>
      </w:r>
      <w:r w:rsidRPr="00070E99">
        <w:rPr>
          <w:b/>
          <w:bCs/>
        </w:rPr>
        <w:t xml:space="preserve">x-nucleo-ihm01a1 </w:t>
      </w:r>
      <w:r>
        <w:t>basée sur le L6474 D</w:t>
      </w:r>
      <w:r w:rsidRPr="00070E99">
        <w:t xml:space="preserve">river et le moteur pas à pas </w:t>
      </w:r>
      <w:r w:rsidRPr="00070E99">
        <w:rPr>
          <w:b/>
          <w:bCs/>
        </w:rPr>
        <w:t>Nema 17</w:t>
      </w:r>
      <w:r w:rsidRPr="00070E99">
        <w:t>.</w:t>
      </w:r>
    </w:p>
    <w:p w:rsidRPr="00070E99" w:rsidR="00070E99" w:rsidP="00B1770D" w:rsidRDefault="00070E99" w14:paraId="660BCA5A" w14:textId="77777777">
      <w:pPr>
        <w:pStyle w:val="Style1"/>
        <w:ind w:firstLine="708"/>
      </w:pPr>
      <w:r w:rsidRPr="00070E99">
        <w:t xml:space="preserve">La communication entre notre carte et le driver est à travers le protocole </w:t>
      </w:r>
      <w:r w:rsidRPr="00070E99">
        <w:rPr>
          <w:b/>
          <w:bCs/>
        </w:rPr>
        <w:t>SPI</w:t>
      </w:r>
      <w:r w:rsidRPr="00070E99">
        <w:t xml:space="preserve"> 8bit (Serial Peripheral Interface) où Le microcontrôleur représente le Master or que le driver est l’esclave.</w:t>
      </w:r>
    </w:p>
    <w:p w:rsidRPr="002B4851" w:rsidR="00070E99" w:rsidP="00B1770D" w:rsidRDefault="18AFD3F6" w14:paraId="6D5EC8A4" w14:textId="77777777">
      <w:pPr>
        <w:pStyle w:val="Style1"/>
        <w:rPr>
          <w:b/>
          <w:bCs/>
        </w:rPr>
      </w:pPr>
      <w:r w:rsidRPr="002B4851">
        <w:t>“</w:t>
      </w:r>
      <w:r w:rsidRPr="002B4851">
        <w:rPr>
          <w:rFonts w:eastAsia="Courier New"/>
        </w:rPr>
        <w:t>Une liaison SPI (pour Serial Peripheral Interface) est un bus de données série synchrone baptisé ainsi par Motorola, au milieu des années 1980 1qui opère en mode full-duplex. Les circuits communiquent selon un schéma maître-esclave, où le maître contrôle la communication. Plusieurs esclaves peuvent coexister sur un même bus, dans ce cas, la sélection du destinataire se fait par une ligne dédiée entre le maître et l'esclave appelée « Slave Select (SS).</w:t>
      </w:r>
      <w:r w:rsidRPr="002B4851">
        <w:t xml:space="preserve">”, </w:t>
      </w:r>
      <w:r w:rsidRPr="002B4851">
        <w:rPr>
          <w:b/>
          <w:bCs/>
        </w:rPr>
        <w:t>Wikipédia</w:t>
      </w:r>
    </w:p>
    <w:p w:rsidRPr="00070E99" w:rsidR="00070E99" w:rsidP="00B1770D" w:rsidRDefault="00070E99" w14:paraId="684435A2" w14:textId="77777777">
      <w:pPr>
        <w:pStyle w:val="Style1"/>
        <w:ind w:firstLine="708"/>
        <w:rPr>
          <w:rFonts w:eastAsia="Calibri"/>
        </w:rPr>
      </w:pPr>
      <w:r w:rsidRPr="00070E99">
        <w:t xml:space="preserve"> Le L6474 driver admet plusieurs registres qui sont responsable à convertir la commande SPI en une commande analogique du moteur pas à pas. Chaque registre admet une adresse bien déterminée, par exemple le registre </w:t>
      </w:r>
      <w:r w:rsidRPr="00070E99">
        <w:rPr>
          <w:rFonts w:eastAsia="Calibri"/>
          <w:b/>
          <w:bCs/>
        </w:rPr>
        <w:t>STEP_MODE</w:t>
      </w:r>
      <w:r w:rsidRPr="00070E99">
        <w:rPr>
          <w:rFonts w:eastAsia="Calibri"/>
        </w:rPr>
        <w:t xml:space="preserve"> admet l’adresse </w:t>
      </w:r>
      <w:r w:rsidRPr="00070E99">
        <w:rPr>
          <w:rFonts w:eastAsia="Calibri"/>
          <w:b/>
          <w:bCs/>
        </w:rPr>
        <w:t xml:space="preserve">0X16 </w:t>
      </w:r>
      <w:r w:rsidRPr="00070E99">
        <w:rPr>
          <w:rFonts w:eastAsia="Calibri"/>
        </w:rPr>
        <w:t>est responsable à changer le mode du micro-pas (</w:t>
      </w:r>
      <w:r w:rsidRPr="00070E99">
        <w:rPr>
          <w:rFonts w:eastAsia="Calibri"/>
          <w:b/>
          <w:bCs/>
        </w:rPr>
        <w:t>Microstepping</w:t>
      </w:r>
      <w:r w:rsidRPr="00070E99">
        <w:rPr>
          <w:rFonts w:eastAsia="Calibri"/>
        </w:rPr>
        <w:t>).</w:t>
      </w:r>
    </w:p>
    <w:p w:rsidR="00070E99" w:rsidP="18AFD3F6" w:rsidRDefault="00070E99" w14:paraId="1BCA8403" w14:textId="77777777">
      <w:pPr>
        <w:rPr>
          <w:rFonts w:asciiTheme="majorBidi" w:hAnsiTheme="majorBidi" w:cstheme="majorBidi"/>
          <w:sz w:val="24"/>
          <w:szCs w:val="24"/>
        </w:rPr>
      </w:pPr>
      <w:r>
        <w:rPr>
          <w:noProof/>
          <w:lang w:eastAsia="fr-FR"/>
        </w:rPr>
        <w:lastRenderedPageBreak/>
        <w:drawing>
          <wp:anchor distT="0" distB="0" distL="114300" distR="114300" simplePos="0" relativeHeight="251708416" behindDoc="0" locked="0" layoutInCell="1" allowOverlap="1" wp14:anchorId="0B641910" wp14:editId="1A2224DA">
            <wp:simplePos x="0" y="0"/>
            <wp:positionH relativeFrom="column">
              <wp:posOffset>438604</wp:posOffset>
            </wp:positionH>
            <wp:positionV relativeFrom="paragraph">
              <wp:posOffset>54428</wp:posOffset>
            </wp:positionV>
            <wp:extent cx="4572000" cy="3238500"/>
            <wp:effectExtent l="0" t="0" r="0" b="0"/>
            <wp:wrapNone/>
            <wp:docPr id="944218957" name="Image 944218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anchor>
        </w:drawing>
      </w:r>
    </w:p>
    <w:p w:rsidR="00070E99" w:rsidP="00070E99" w:rsidRDefault="00070E99" w14:paraId="433719BE" w14:textId="77777777">
      <w:pPr>
        <w:rPr>
          <w:rFonts w:asciiTheme="majorBidi" w:hAnsiTheme="majorBidi" w:cstheme="majorBidi"/>
          <w:sz w:val="24"/>
          <w:szCs w:val="24"/>
        </w:rPr>
      </w:pPr>
    </w:p>
    <w:p w:rsidR="00070E99" w:rsidP="00070E99" w:rsidRDefault="00070E99" w14:paraId="33E35FC5" w14:textId="77777777">
      <w:pPr>
        <w:ind w:firstLine="708"/>
        <w:rPr>
          <w:rFonts w:asciiTheme="majorBidi" w:hAnsiTheme="majorBidi" w:cstheme="majorBidi"/>
          <w:sz w:val="24"/>
          <w:szCs w:val="24"/>
        </w:rPr>
      </w:pPr>
      <w:r>
        <w:rPr>
          <w:noProof/>
          <w:lang w:eastAsia="fr-FR"/>
        </w:rPr>
        <w:drawing>
          <wp:inline distT="0" distB="0" distL="0" distR="0" wp14:anchorId="2AEC6EDA" wp14:editId="4B6568C0">
            <wp:extent cx="4572000" cy="3009900"/>
            <wp:effectExtent l="0" t="0" r="0" b="0"/>
            <wp:docPr id="667045946" name="Image 66704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w:rsidR="00070E99" w:rsidP="00070E99" w:rsidRDefault="00070E99" w14:paraId="34DDE8ED" w14:textId="77777777">
      <w:pPr>
        <w:rPr>
          <w:rFonts w:asciiTheme="majorBidi" w:hAnsiTheme="majorBidi" w:cstheme="majorBidi"/>
          <w:sz w:val="24"/>
          <w:szCs w:val="24"/>
        </w:rPr>
      </w:pPr>
    </w:p>
    <w:p w:rsidRPr="00070E99" w:rsidR="00070E99" w:rsidP="00B1770D" w:rsidRDefault="00070E99" w14:paraId="403D9634" w14:textId="77777777">
      <w:pPr>
        <w:pStyle w:val="Style1"/>
        <w:ind w:firstLine="708"/>
      </w:pPr>
      <w:r w:rsidRPr="00070E99">
        <w:t>La bibliothèque fournit par ST “</w:t>
      </w:r>
      <w:r w:rsidRPr="00070E99">
        <w:rPr>
          <w:b/>
          <w:bCs/>
        </w:rPr>
        <w:t>X-CUBE-SPN1</w:t>
      </w:r>
      <w:r w:rsidRPr="00070E99">
        <w:t>“ peut gérer tous les commandes bas niveau à travers des fonctions prédéfinit qui envoient des trames bien déterminés contenant l’adresse du registre ainsi que le code commande correspondant et des arguments si nécessaire, mais le problème que cette bibliothèque est compatible qu’avec les Nucléo F4, F3, F0, L0.</w:t>
      </w:r>
    </w:p>
    <w:p w:rsidRPr="00070E99" w:rsidR="00070E99" w:rsidP="00B1770D" w:rsidRDefault="00070E99" w14:paraId="15B81505" w14:textId="77777777">
      <w:pPr>
        <w:pStyle w:val="Style1"/>
        <w:ind w:firstLine="708"/>
      </w:pPr>
      <w:r w:rsidRPr="00070E99">
        <w:t>Dans ce cas, la première étape était d’adapté les fichiers “.h” (header files) avec notre carte (OpenH7). Les timers et leurs channels, les brochages des pins SPI (MISO – MOSI – CLK – NSS(CS)), le pin de flags ainsi que de la remise à zéro, tous été modifiés …</w:t>
      </w:r>
    </w:p>
    <w:p w:rsidRPr="00070E99" w:rsidR="00070E99" w:rsidP="00B1770D" w:rsidRDefault="00070E99" w14:paraId="520B2945" w14:textId="77777777">
      <w:pPr>
        <w:pStyle w:val="Style1"/>
        <w:ind w:firstLine="708"/>
      </w:pPr>
      <w:r w:rsidRPr="00070E99">
        <w:t>Pour l’initialisation du driver on pourrait choisir entre utiliser le fichier des valeurs par défaut des registres “</w:t>
      </w:r>
      <w:r w:rsidRPr="00070E99">
        <w:rPr>
          <w:b/>
          <w:bCs/>
        </w:rPr>
        <w:t>l6474_target_config.h</w:t>
      </w:r>
      <w:r w:rsidRPr="00070E99">
        <w:t>”, ou bien de déclarer une variable de type Structure C “</w:t>
      </w:r>
      <w:r w:rsidRPr="00070E99">
        <w:rPr>
          <w:b/>
          <w:bCs/>
        </w:rPr>
        <w:t>L6474_Init_t</w:t>
      </w:r>
      <w:r w:rsidRPr="00070E99">
        <w:t xml:space="preserve">” où on spécifie tous les paramètres à initialiser comme la vitesse du moteur maximale et minimale (pas/s), l’accélération et la décélération (pas/s^2), les paramètres relatifs au courant, les alarmes...            </w:t>
      </w:r>
    </w:p>
    <w:p w:rsidRPr="00070E99" w:rsidR="00070E99" w:rsidP="00B1770D" w:rsidRDefault="00070E99" w14:paraId="113B2EB6" w14:textId="77777777">
      <w:pPr>
        <w:pStyle w:val="Style1"/>
        <w:ind w:firstLine="708"/>
      </w:pPr>
      <w:r w:rsidRPr="00070E99">
        <w:t>Dans notre cas nous avons modifié le fichier des paramètres par défaut selon nos besoins.</w:t>
      </w:r>
    </w:p>
    <w:p w:rsidR="00070E99" w:rsidP="00070E99" w:rsidRDefault="00070E99" w14:paraId="267BAC26" w14:textId="38995AB7">
      <w:pPr>
        <w:rPr>
          <w:rFonts w:asciiTheme="majorBidi" w:hAnsiTheme="majorBidi" w:cstheme="majorBidi"/>
          <w:sz w:val="24"/>
          <w:szCs w:val="24"/>
        </w:rPr>
      </w:pPr>
    </w:p>
    <w:p w:rsidR="00070E99" w:rsidP="18AFD3F6" w:rsidRDefault="00070E99" w14:paraId="7187F1D6" w14:textId="02363D1A">
      <w:pPr>
        <w:rPr>
          <w:rFonts w:asciiTheme="majorBidi" w:hAnsiTheme="majorBidi" w:cstheme="majorBidi"/>
          <w:sz w:val="24"/>
          <w:szCs w:val="24"/>
        </w:rPr>
      </w:pPr>
    </w:p>
    <w:p w:rsidR="00070E99" w:rsidP="00070E99" w:rsidRDefault="00B1770D" w14:paraId="07559C40" w14:textId="3E19EF2C">
      <w:pPr>
        <w:rPr>
          <w:rFonts w:asciiTheme="majorBidi" w:hAnsiTheme="majorBidi" w:cstheme="majorBidi"/>
          <w:sz w:val="24"/>
          <w:szCs w:val="24"/>
        </w:rPr>
      </w:pPr>
      <w:r>
        <w:rPr>
          <w:noProof/>
          <w:lang w:eastAsia="fr-FR"/>
        </w:rPr>
        <w:lastRenderedPageBreak/>
        <w:drawing>
          <wp:anchor distT="0" distB="0" distL="114300" distR="114300" simplePos="0" relativeHeight="251709440" behindDoc="0" locked="0" layoutInCell="1" allowOverlap="1" wp14:anchorId="0C707980" wp14:editId="27BAFAC1">
            <wp:simplePos x="0" y="0"/>
            <wp:positionH relativeFrom="margin">
              <wp:align>center</wp:align>
            </wp:positionH>
            <wp:positionV relativeFrom="paragraph">
              <wp:posOffset>-13970</wp:posOffset>
            </wp:positionV>
            <wp:extent cx="5282547" cy="3422650"/>
            <wp:effectExtent l="0" t="0" r="0" b="6350"/>
            <wp:wrapNone/>
            <wp:docPr id="1161001152" name="Image 116100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282547" cy="3422650"/>
                    </a:xfrm>
                    <a:prstGeom prst="rect">
                      <a:avLst/>
                    </a:prstGeom>
                  </pic:spPr>
                </pic:pic>
              </a:graphicData>
            </a:graphic>
            <wp14:sizeRelH relativeFrom="margin">
              <wp14:pctWidth>0</wp14:pctWidth>
            </wp14:sizeRelH>
            <wp14:sizeRelV relativeFrom="margin">
              <wp14:pctHeight>0</wp14:pctHeight>
            </wp14:sizeRelV>
          </wp:anchor>
        </w:drawing>
      </w:r>
    </w:p>
    <w:p w:rsidR="00B1770D" w:rsidP="00070E99" w:rsidRDefault="00B1770D" w14:paraId="3BA8A21B" w14:textId="3D995335">
      <w:pPr>
        <w:rPr>
          <w:rFonts w:asciiTheme="majorBidi" w:hAnsiTheme="majorBidi" w:cstheme="majorBidi"/>
          <w:sz w:val="24"/>
          <w:szCs w:val="24"/>
        </w:rPr>
      </w:pPr>
    </w:p>
    <w:p w:rsidR="00B1770D" w:rsidP="00070E99" w:rsidRDefault="00B1770D" w14:paraId="4F5FB9E1" w14:textId="31985F9D">
      <w:pPr>
        <w:rPr>
          <w:rFonts w:asciiTheme="majorBidi" w:hAnsiTheme="majorBidi" w:cstheme="majorBidi"/>
          <w:sz w:val="24"/>
          <w:szCs w:val="24"/>
        </w:rPr>
      </w:pPr>
    </w:p>
    <w:p w:rsidR="00B1770D" w:rsidP="00070E99" w:rsidRDefault="00B1770D" w14:paraId="266ABEF0" w14:textId="30FC2F56">
      <w:pPr>
        <w:rPr>
          <w:rFonts w:asciiTheme="majorBidi" w:hAnsiTheme="majorBidi" w:cstheme="majorBidi"/>
          <w:sz w:val="24"/>
          <w:szCs w:val="24"/>
        </w:rPr>
      </w:pPr>
    </w:p>
    <w:p w:rsidR="00B1770D" w:rsidP="00070E99" w:rsidRDefault="00B1770D" w14:paraId="682BBAA0" w14:textId="77777777">
      <w:pPr>
        <w:rPr>
          <w:rFonts w:asciiTheme="majorBidi" w:hAnsiTheme="majorBidi" w:cstheme="majorBidi"/>
          <w:sz w:val="24"/>
          <w:szCs w:val="24"/>
        </w:rPr>
      </w:pPr>
    </w:p>
    <w:p w:rsidR="00B1770D" w:rsidP="00070E99" w:rsidRDefault="00B1770D" w14:paraId="26739C44" w14:textId="77777777">
      <w:pPr>
        <w:rPr>
          <w:rFonts w:asciiTheme="majorBidi" w:hAnsiTheme="majorBidi" w:cstheme="majorBidi"/>
          <w:sz w:val="24"/>
          <w:szCs w:val="24"/>
        </w:rPr>
      </w:pPr>
    </w:p>
    <w:p w:rsidR="00B1770D" w:rsidP="00070E99" w:rsidRDefault="00B1770D" w14:paraId="1B45BFC4" w14:textId="77777777">
      <w:pPr>
        <w:rPr>
          <w:rFonts w:asciiTheme="majorBidi" w:hAnsiTheme="majorBidi" w:cstheme="majorBidi"/>
          <w:sz w:val="24"/>
          <w:szCs w:val="24"/>
        </w:rPr>
      </w:pPr>
    </w:p>
    <w:p w:rsidR="00B1770D" w:rsidP="00070E99" w:rsidRDefault="00B1770D" w14:paraId="5DDA724E" w14:textId="77777777">
      <w:pPr>
        <w:rPr>
          <w:rFonts w:asciiTheme="majorBidi" w:hAnsiTheme="majorBidi" w:cstheme="majorBidi"/>
          <w:sz w:val="24"/>
          <w:szCs w:val="24"/>
        </w:rPr>
      </w:pPr>
    </w:p>
    <w:p w:rsidR="00B1770D" w:rsidP="00070E99" w:rsidRDefault="00B1770D" w14:paraId="20600BB4" w14:textId="77777777">
      <w:pPr>
        <w:rPr>
          <w:rFonts w:asciiTheme="majorBidi" w:hAnsiTheme="majorBidi" w:cstheme="majorBidi"/>
          <w:sz w:val="24"/>
          <w:szCs w:val="24"/>
        </w:rPr>
      </w:pPr>
    </w:p>
    <w:p w:rsidR="00B1770D" w:rsidP="00070E99" w:rsidRDefault="00B1770D" w14:paraId="1FADCB6A" w14:textId="77777777">
      <w:pPr>
        <w:rPr>
          <w:rFonts w:asciiTheme="majorBidi" w:hAnsiTheme="majorBidi" w:cstheme="majorBidi"/>
          <w:sz w:val="24"/>
          <w:szCs w:val="24"/>
        </w:rPr>
      </w:pPr>
    </w:p>
    <w:p w:rsidR="00B1770D" w:rsidP="00070E99" w:rsidRDefault="00B1770D" w14:paraId="69615EDF" w14:textId="77777777">
      <w:pPr>
        <w:rPr>
          <w:rFonts w:asciiTheme="majorBidi" w:hAnsiTheme="majorBidi" w:cstheme="majorBidi"/>
          <w:sz w:val="24"/>
          <w:szCs w:val="24"/>
        </w:rPr>
      </w:pPr>
    </w:p>
    <w:p w:rsidR="00B1770D" w:rsidP="00070E99" w:rsidRDefault="00B1770D" w14:paraId="57818826" w14:textId="498D1E91">
      <w:pPr>
        <w:rPr>
          <w:rFonts w:asciiTheme="majorBidi" w:hAnsiTheme="majorBidi" w:cstheme="majorBidi"/>
          <w:sz w:val="24"/>
          <w:szCs w:val="24"/>
        </w:rPr>
      </w:pPr>
    </w:p>
    <w:p w:rsidR="00B1770D" w:rsidP="00070E99" w:rsidRDefault="00B1770D" w14:paraId="1F50EC4E" w14:textId="45DA6DA1">
      <w:pPr>
        <w:rPr>
          <w:rFonts w:asciiTheme="majorBidi" w:hAnsiTheme="majorBidi" w:cstheme="majorBidi"/>
          <w:sz w:val="24"/>
          <w:szCs w:val="24"/>
        </w:rPr>
      </w:pPr>
      <w:r>
        <w:rPr>
          <w:noProof/>
          <w:lang w:eastAsia="fr-FR"/>
        </w:rPr>
        <w:drawing>
          <wp:anchor distT="0" distB="0" distL="114300" distR="114300" simplePos="0" relativeHeight="251752448" behindDoc="0" locked="0" layoutInCell="1" allowOverlap="1" wp14:anchorId="4083E419" wp14:editId="01648AA5">
            <wp:simplePos x="0" y="0"/>
            <wp:positionH relativeFrom="column">
              <wp:posOffset>386080</wp:posOffset>
            </wp:positionH>
            <wp:positionV relativeFrom="paragraph">
              <wp:posOffset>50165</wp:posOffset>
            </wp:positionV>
            <wp:extent cx="4632325" cy="2701290"/>
            <wp:effectExtent l="0" t="0" r="0" b="3810"/>
            <wp:wrapNone/>
            <wp:docPr id="1054376960" name="Image 105437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632325" cy="2701290"/>
                    </a:xfrm>
                    <a:prstGeom prst="rect">
                      <a:avLst/>
                    </a:prstGeom>
                  </pic:spPr>
                </pic:pic>
              </a:graphicData>
            </a:graphic>
          </wp:anchor>
        </w:drawing>
      </w:r>
    </w:p>
    <w:p w:rsidR="00B1770D" w:rsidP="00070E99" w:rsidRDefault="00B1770D" w14:paraId="7E861F49" w14:textId="43F1E510">
      <w:pPr>
        <w:rPr>
          <w:rFonts w:asciiTheme="majorBidi" w:hAnsiTheme="majorBidi" w:cstheme="majorBidi"/>
          <w:sz w:val="24"/>
          <w:szCs w:val="24"/>
        </w:rPr>
      </w:pPr>
    </w:p>
    <w:p w:rsidR="00B1770D" w:rsidP="00070E99" w:rsidRDefault="00B1770D" w14:paraId="7A6B2123" w14:textId="77777777">
      <w:pPr>
        <w:rPr>
          <w:rFonts w:asciiTheme="majorBidi" w:hAnsiTheme="majorBidi" w:cstheme="majorBidi"/>
          <w:sz w:val="24"/>
          <w:szCs w:val="24"/>
        </w:rPr>
      </w:pPr>
    </w:p>
    <w:p w:rsidR="00B1770D" w:rsidP="00070E99" w:rsidRDefault="00B1770D" w14:paraId="70A38A3A" w14:textId="5AF05D22">
      <w:pPr>
        <w:rPr>
          <w:rFonts w:asciiTheme="majorBidi" w:hAnsiTheme="majorBidi" w:cstheme="majorBidi"/>
          <w:sz w:val="24"/>
          <w:szCs w:val="24"/>
        </w:rPr>
      </w:pPr>
    </w:p>
    <w:p w:rsidR="00B1770D" w:rsidP="00070E99" w:rsidRDefault="00B1770D" w14:paraId="09279437" w14:textId="77777777">
      <w:pPr>
        <w:rPr>
          <w:rFonts w:asciiTheme="majorBidi" w:hAnsiTheme="majorBidi" w:cstheme="majorBidi"/>
          <w:sz w:val="24"/>
          <w:szCs w:val="24"/>
        </w:rPr>
      </w:pPr>
    </w:p>
    <w:p w:rsidR="00B1770D" w:rsidP="00070E99" w:rsidRDefault="00B1770D" w14:paraId="4E6DC544" w14:textId="77777777">
      <w:pPr>
        <w:rPr>
          <w:rFonts w:asciiTheme="majorBidi" w:hAnsiTheme="majorBidi" w:cstheme="majorBidi"/>
          <w:sz w:val="24"/>
          <w:szCs w:val="24"/>
        </w:rPr>
      </w:pPr>
    </w:p>
    <w:p w:rsidR="00B1770D" w:rsidP="00070E99" w:rsidRDefault="00B1770D" w14:paraId="6435AB63" w14:textId="77777777">
      <w:pPr>
        <w:rPr>
          <w:rFonts w:asciiTheme="majorBidi" w:hAnsiTheme="majorBidi" w:cstheme="majorBidi"/>
          <w:sz w:val="24"/>
          <w:szCs w:val="24"/>
        </w:rPr>
      </w:pPr>
    </w:p>
    <w:p w:rsidR="00B1770D" w:rsidP="00070E99" w:rsidRDefault="00B1770D" w14:paraId="79FCE9DA" w14:textId="77777777">
      <w:pPr>
        <w:rPr>
          <w:rFonts w:asciiTheme="majorBidi" w:hAnsiTheme="majorBidi" w:cstheme="majorBidi"/>
          <w:sz w:val="24"/>
          <w:szCs w:val="24"/>
        </w:rPr>
      </w:pPr>
    </w:p>
    <w:p w:rsidR="00B1770D" w:rsidP="00070E99" w:rsidRDefault="00B1770D" w14:paraId="4CFAC7CF" w14:textId="77777777">
      <w:pPr>
        <w:rPr>
          <w:rFonts w:asciiTheme="majorBidi" w:hAnsiTheme="majorBidi" w:cstheme="majorBidi"/>
          <w:sz w:val="24"/>
          <w:szCs w:val="24"/>
        </w:rPr>
      </w:pPr>
    </w:p>
    <w:p w:rsidR="00070E99" w:rsidP="18AFD3F6" w:rsidRDefault="00070E99" w14:paraId="7A580050" w14:textId="57706A22">
      <w:pPr>
        <w:tabs>
          <w:tab w:val="left" w:pos="2983"/>
        </w:tabs>
        <w:rPr>
          <w:rFonts w:asciiTheme="majorBidi" w:hAnsiTheme="majorBidi" w:cstheme="majorBidi"/>
          <w:sz w:val="24"/>
          <w:szCs w:val="24"/>
        </w:rPr>
      </w:pPr>
      <w:r>
        <w:rPr>
          <w:rFonts w:asciiTheme="majorBidi" w:hAnsiTheme="majorBidi" w:cstheme="majorBidi"/>
          <w:sz w:val="24"/>
          <w:szCs w:val="24"/>
        </w:rPr>
        <w:tab/>
      </w:r>
    </w:p>
    <w:p w:rsidR="00070E99" w:rsidP="00070E99" w:rsidRDefault="00070E99" w14:paraId="1D10FEB1" w14:textId="77777777">
      <w:pPr>
        <w:rPr>
          <w:rFonts w:asciiTheme="majorBidi" w:hAnsiTheme="majorBidi" w:cstheme="majorBidi"/>
          <w:sz w:val="24"/>
          <w:szCs w:val="24"/>
        </w:rPr>
      </w:pPr>
    </w:p>
    <w:p w:rsidRPr="00070E99" w:rsidR="00070E99" w:rsidP="00B1770D" w:rsidRDefault="00070E99" w14:paraId="30078912" w14:textId="77777777">
      <w:pPr>
        <w:pStyle w:val="Style1"/>
        <w:ind w:firstLine="708"/>
      </w:pPr>
      <w:r w:rsidRPr="00070E99">
        <w:t>Pour avoir une vitesse constante toute au long de l’opération de l’injection, l’accélération et la décélération sont initialisés à 1 (sans accélération / décélération).</w:t>
      </w:r>
    </w:p>
    <w:p w:rsidR="00070E99" w:rsidP="00B1770D" w:rsidRDefault="00070E99" w14:paraId="2C2236EE" w14:textId="77777777">
      <w:pPr>
        <w:pStyle w:val="Style1"/>
        <w:ind w:firstLine="708"/>
      </w:pPr>
      <w:r w:rsidRPr="00070E99">
        <w:t>La vitesse maximale et minimale va être modifié dans le code selon le débit d’injection à l‘aide des fonctions</w:t>
      </w:r>
    </w:p>
    <w:p w:rsidRPr="00070E99" w:rsidR="00070E99" w:rsidP="00070E99" w:rsidRDefault="00070E99" w14:paraId="37A21590" w14:textId="77777777">
      <w:pPr>
        <w:rPr>
          <w:rFonts w:asciiTheme="majorBidi" w:hAnsiTheme="majorBidi" w:cstheme="majorBidi"/>
          <w:sz w:val="24"/>
          <w:szCs w:val="24"/>
        </w:rPr>
      </w:pPr>
      <w:r>
        <w:rPr>
          <w:rFonts w:asciiTheme="majorBidi" w:hAnsiTheme="majorBidi" w:cstheme="majorBidi"/>
          <w:noProof/>
          <w:sz w:val="24"/>
          <w:szCs w:val="24"/>
          <w:lang w:eastAsia="fr-FR"/>
        </w:rPr>
        <mc:AlternateContent>
          <mc:Choice Requires="wps">
            <w:drawing>
              <wp:anchor distT="0" distB="0" distL="114300" distR="114300" simplePos="0" relativeHeight="251710464" behindDoc="0" locked="0" layoutInCell="1" allowOverlap="1" wp14:anchorId="184FB32B" wp14:editId="44993696">
                <wp:simplePos x="0" y="0"/>
                <wp:positionH relativeFrom="margin">
                  <wp:align>center</wp:align>
                </wp:positionH>
                <wp:positionV relativeFrom="paragraph">
                  <wp:posOffset>132987</wp:posOffset>
                </wp:positionV>
                <wp:extent cx="5584371" cy="664028"/>
                <wp:effectExtent l="0" t="0" r="16510" b="22225"/>
                <wp:wrapNone/>
                <wp:docPr id="29" name="Zone de texte 29"/>
                <wp:cNvGraphicFramePr/>
                <a:graphic xmlns:a="http://schemas.openxmlformats.org/drawingml/2006/main">
                  <a:graphicData uri="http://schemas.microsoft.com/office/word/2010/wordprocessingShape">
                    <wps:wsp>
                      <wps:cNvSpPr txBox="1"/>
                      <wps:spPr>
                        <a:xfrm>
                          <a:off x="0" y="0"/>
                          <a:ext cx="5584371" cy="664028"/>
                        </a:xfrm>
                        <a:prstGeom prst="rect">
                          <a:avLst/>
                        </a:prstGeom>
                        <a:ln w="19050"/>
                      </wps:spPr>
                      <wps:style>
                        <a:lnRef idx="2">
                          <a:schemeClr val="accent5"/>
                        </a:lnRef>
                        <a:fillRef idx="1">
                          <a:schemeClr val="lt1"/>
                        </a:fillRef>
                        <a:effectRef idx="0">
                          <a:schemeClr val="accent5"/>
                        </a:effectRef>
                        <a:fontRef idx="minor">
                          <a:schemeClr val="dk1"/>
                        </a:fontRef>
                      </wps:style>
                      <wps:txbx>
                        <w:txbxContent>
                          <w:p w:rsidR="00C36EB8" w:rsidP="00070E99" w:rsidRDefault="00C36EB8" w14:paraId="7B07D4AF" w14:textId="77777777">
                            <w:pPr>
                              <w:rPr>
                                <w:rFonts w:ascii="Courier New" w:hAnsi="Courier New" w:eastAsia="Courier New" w:cs="Courier New"/>
                                <w:b/>
                                <w:bCs/>
                                <w:sz w:val="20"/>
                                <w:szCs w:val="20"/>
                              </w:rPr>
                            </w:pPr>
                            <w:r w:rsidRPr="55C88689">
                              <w:rPr>
                                <w:rFonts w:ascii="Courier New" w:hAnsi="Courier New" w:eastAsia="Courier New" w:cs="Courier New"/>
                                <w:b/>
                                <w:bCs/>
                                <w:sz w:val="20"/>
                                <w:szCs w:val="20"/>
                              </w:rPr>
                              <w:t xml:space="preserve">“uint16_t L6474_SetMaxSpeed(uint8_t deviceId, uint16_t newMaxSpeed)” </w:t>
                            </w:r>
                          </w:p>
                          <w:p w:rsidR="00C36EB8" w:rsidP="00070E99" w:rsidRDefault="00C36EB8" w14:paraId="7677256C" w14:textId="77777777">
                            <w:pPr>
                              <w:rPr>
                                <w:rFonts w:ascii="Courier New" w:hAnsi="Courier New" w:eastAsia="Courier New" w:cs="Courier New"/>
                                <w:b/>
                                <w:bCs/>
                                <w:sz w:val="20"/>
                                <w:szCs w:val="20"/>
                              </w:rPr>
                            </w:pPr>
                            <w:r w:rsidRPr="55C88689">
                              <w:rPr>
                                <w:rFonts w:ascii="Courier New" w:hAnsi="Courier New" w:eastAsia="Courier New" w:cs="Courier New"/>
                                <w:b/>
                                <w:bCs/>
                                <w:sz w:val="20"/>
                                <w:szCs w:val="20"/>
                              </w:rPr>
                              <w:t>“uint16_t L6474_SetMinSpeed(uint8_t deviceId, uint16_t newMinSpeed)”</w:t>
                            </w:r>
                          </w:p>
                          <w:p w:rsidR="00C36EB8" w:rsidRDefault="00C36EB8" w14:paraId="53E39725"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9" style="position:absolute;margin-left:0;margin-top:10.45pt;width:439.7pt;height:52.3pt;z-index:2517104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spid="_x0000_s1045" fillcolor="white [3201]" strokecolor="#4472c4 [3208]" strokeweight="1.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" w14:anchorId="184FB32B">
                <v:textbox>
                  <w:txbxContent>
                    <w:p w:rsidR="00C36EB8" w:rsidP="00070E99" w:rsidRDefault="00C36EB8" w14:paraId="7B07D4AF" w14:textId="77777777">
                      <w:pPr>
                        <w:rPr>
                          <w:rFonts w:ascii="Courier New" w:hAnsi="Courier New" w:eastAsia="Courier New" w:cs="Courier New"/>
                          <w:b/>
                          <w:bCs/>
                          <w:sz w:val="20"/>
                          <w:szCs w:val="20"/>
                        </w:rPr>
                      </w:pPr>
                      <w:r w:rsidRPr="55C88689">
                        <w:rPr>
                          <w:rFonts w:ascii="Courier New" w:hAnsi="Courier New" w:eastAsia="Courier New" w:cs="Courier New"/>
                          <w:b/>
                          <w:bCs/>
                          <w:sz w:val="20"/>
                          <w:szCs w:val="20"/>
                        </w:rPr>
                        <w:t xml:space="preserve">“uint16_t L6474_SetMaxSpeed(uint8_t deviceId, uint16_t newMaxSpeed)” </w:t>
                      </w:r>
                    </w:p>
                    <w:p w:rsidR="00C36EB8" w:rsidP="00070E99" w:rsidRDefault="00C36EB8" w14:paraId="7677256C" w14:textId="77777777">
                      <w:pPr>
                        <w:rPr>
                          <w:rFonts w:ascii="Courier New" w:hAnsi="Courier New" w:eastAsia="Courier New" w:cs="Courier New"/>
                          <w:b/>
                          <w:bCs/>
                          <w:sz w:val="20"/>
                          <w:szCs w:val="20"/>
                        </w:rPr>
                      </w:pPr>
                      <w:r w:rsidRPr="55C88689">
                        <w:rPr>
                          <w:rFonts w:ascii="Courier New" w:hAnsi="Courier New" w:eastAsia="Courier New" w:cs="Courier New"/>
                          <w:b/>
                          <w:bCs/>
                          <w:sz w:val="20"/>
                          <w:szCs w:val="20"/>
                        </w:rPr>
                        <w:t>“uint16_t L6474_SetMinSpeed(uint8_t deviceId, uint16_t newMinSpeed)”</w:t>
                      </w:r>
                    </w:p>
                    <w:p w:rsidR="00C36EB8" w:rsidRDefault="00C36EB8" w14:paraId="53E39725" w14:textId="77777777"/>
                  </w:txbxContent>
                </v:textbox>
                <w10:wrap anchorx="margin"/>
              </v:shape>
            </w:pict>
          </mc:Fallback>
        </mc:AlternateContent>
      </w:r>
    </w:p>
    <w:p w:rsidR="00070E99" w:rsidP="00070E99" w:rsidRDefault="00070E99" w14:paraId="60220BA1" w14:textId="77777777">
      <w:pPr>
        <w:ind w:firstLine="708"/>
        <w:rPr>
          <w:rFonts w:asciiTheme="majorBidi" w:hAnsiTheme="majorBidi" w:cstheme="majorBidi"/>
          <w:sz w:val="24"/>
          <w:szCs w:val="24"/>
        </w:rPr>
      </w:pPr>
    </w:p>
    <w:p w:rsidRPr="00070E99" w:rsidR="00070E99" w:rsidP="00070E99" w:rsidRDefault="00070E99" w14:paraId="152502EC" w14:textId="77777777">
      <w:pPr>
        <w:rPr>
          <w:rFonts w:asciiTheme="majorBidi" w:hAnsiTheme="majorBidi" w:cstheme="majorBidi"/>
          <w:sz w:val="24"/>
          <w:szCs w:val="24"/>
        </w:rPr>
      </w:pPr>
    </w:p>
    <w:p w:rsidR="00070E99" w:rsidP="18AFD3F6" w:rsidRDefault="00070E99" w14:paraId="47EDCCA2" w14:textId="77777777">
      <w:pPr>
        <w:rPr>
          <w:rFonts w:asciiTheme="majorBidi" w:hAnsiTheme="majorBidi" w:cstheme="majorBidi"/>
          <w:sz w:val="24"/>
          <w:szCs w:val="24"/>
        </w:rPr>
      </w:pPr>
      <w:r>
        <w:rPr>
          <w:noProof/>
          <w:lang w:eastAsia="fr-FR"/>
        </w:rPr>
        <w:lastRenderedPageBreak/>
        <w:drawing>
          <wp:inline distT="0" distB="0" distL="0" distR="0" wp14:anchorId="44CFFAA6" wp14:editId="79CF8A31">
            <wp:extent cx="4764860" cy="3771998"/>
            <wp:effectExtent l="0" t="0" r="7620" b="0"/>
            <wp:docPr id="30807426" name="Image 30807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807426"/>
                    <pic:cNvPicPr/>
                  </pic:nvPicPr>
                  <pic:blipFill>
                    <a:blip r:embed="rId77">
                      <a:extLst>
                        <a:ext uri="{28A0092B-C50C-407E-A947-70E740481C1C}">
                          <a14:useLocalDpi xmlns:a14="http://schemas.microsoft.com/office/drawing/2010/main" val="0"/>
                        </a:ext>
                      </a:extLst>
                    </a:blip>
                    <a:stretch>
                      <a:fillRect/>
                    </a:stretch>
                  </pic:blipFill>
                  <pic:spPr>
                    <a:xfrm>
                      <a:off x="0" y="0"/>
                      <a:ext cx="4764860" cy="3771998"/>
                    </a:xfrm>
                    <a:prstGeom prst="rect">
                      <a:avLst/>
                    </a:prstGeom>
                  </pic:spPr>
                </pic:pic>
              </a:graphicData>
            </a:graphic>
          </wp:inline>
        </w:drawing>
      </w:r>
    </w:p>
    <w:p w:rsidR="00070E99" w:rsidP="00070E99" w:rsidRDefault="00070E99" w14:paraId="08D045D6" w14:textId="77777777">
      <w:pPr>
        <w:tabs>
          <w:tab w:val="left" w:pos="943"/>
        </w:tabs>
        <w:rPr>
          <w:rFonts w:asciiTheme="majorBidi" w:hAnsiTheme="majorBidi" w:cstheme="majorBidi"/>
          <w:sz w:val="24"/>
          <w:szCs w:val="24"/>
        </w:rPr>
      </w:pPr>
    </w:p>
    <w:p w:rsidR="00070E99" w:rsidP="00625905" w:rsidRDefault="0C492962" w14:paraId="3913D432" w14:textId="77777777">
      <w:pPr>
        <w:pStyle w:val="Titre3"/>
        <w:numPr>
          <w:ilvl w:val="1"/>
          <w:numId w:val="14"/>
        </w:numPr>
        <w:rPr>
          <w:rFonts w:asciiTheme="majorBidi" w:hAnsiTheme="majorBidi"/>
          <w:b/>
          <w:bCs/>
          <w:color w:val="auto"/>
          <w:sz w:val="32"/>
          <w:szCs w:val="32"/>
        </w:rPr>
      </w:pPr>
      <w:bookmarkStart w:name="_Toc104480461" w:id="70"/>
      <w:r w:rsidRPr="0C492962">
        <w:rPr>
          <w:rFonts w:asciiTheme="majorBidi" w:hAnsiTheme="majorBidi"/>
          <w:b/>
          <w:bCs/>
          <w:color w:val="auto"/>
          <w:sz w:val="32"/>
          <w:szCs w:val="32"/>
        </w:rPr>
        <w:t>Interruptions</w:t>
      </w:r>
      <w:bookmarkEnd w:id="70"/>
      <w:r w:rsidRPr="0C492962">
        <w:rPr>
          <w:rFonts w:asciiTheme="majorBidi" w:hAnsiTheme="majorBidi"/>
          <w:b/>
          <w:bCs/>
          <w:color w:val="auto"/>
          <w:sz w:val="32"/>
          <w:szCs w:val="32"/>
        </w:rPr>
        <w:t xml:space="preserve"> </w:t>
      </w:r>
    </w:p>
    <w:p w:rsidRPr="00070E99" w:rsidR="00070E99" w:rsidP="00B1770D" w:rsidRDefault="00B1770D" w14:paraId="48C05782" w14:textId="3668DD42">
      <w:pPr>
        <w:pStyle w:val="Style1"/>
      </w:pPr>
      <w:r>
        <w:t xml:space="preserve">      </w:t>
      </w:r>
      <w:r w:rsidRPr="00070E99" w:rsidR="00070E99">
        <w:t xml:space="preserve">Le L6474 contient Un ensemble très riche de protections (thermique, faible tension de bus, surintensité …)  On peut détecter ces irrégularités à travers le registre </w:t>
      </w:r>
      <w:r w:rsidRPr="00070E99" w:rsidR="00070E99">
        <w:rPr>
          <w:rFonts w:eastAsia="Calibri"/>
        </w:rPr>
        <w:t>STATUS</w:t>
      </w:r>
      <w:r w:rsidRPr="00070E99" w:rsidR="00070E99">
        <w:t xml:space="preserve"> qui contient des flags indiquant l’état du driver.</w:t>
      </w:r>
    </w:p>
    <w:p w:rsidRPr="00070E99" w:rsidR="00070E99" w:rsidP="00070E99" w:rsidRDefault="00070E99" w14:paraId="15E9EBCC" w14:textId="77777777">
      <w:r>
        <w:rPr>
          <w:noProof/>
          <w:lang w:eastAsia="fr-FR"/>
        </w:rPr>
        <w:drawing>
          <wp:anchor distT="0" distB="0" distL="114300" distR="114300" simplePos="0" relativeHeight="251712512" behindDoc="1" locked="0" layoutInCell="1" allowOverlap="1" wp14:anchorId="29F57C7A" wp14:editId="7D4566BC">
            <wp:simplePos x="0" y="0"/>
            <wp:positionH relativeFrom="margin">
              <wp:align>center</wp:align>
            </wp:positionH>
            <wp:positionV relativeFrom="paragraph">
              <wp:posOffset>61595</wp:posOffset>
            </wp:positionV>
            <wp:extent cx="4572000" cy="2028825"/>
            <wp:effectExtent l="0" t="0" r="0" b="9525"/>
            <wp:wrapSquare wrapText="bothSides"/>
            <wp:docPr id="964987288" name="Image 96498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anchor>
        </w:drawing>
      </w:r>
    </w:p>
    <w:p w:rsidR="0042229A" w:rsidP="00070E99" w:rsidRDefault="0042229A" w14:paraId="3EACC190" w14:textId="77777777">
      <w:pPr>
        <w:tabs>
          <w:tab w:val="left" w:pos="943"/>
        </w:tabs>
        <w:rPr>
          <w:rFonts w:asciiTheme="majorBidi" w:hAnsiTheme="majorBidi" w:cstheme="majorBidi"/>
          <w:sz w:val="24"/>
          <w:szCs w:val="24"/>
        </w:rPr>
      </w:pPr>
    </w:p>
    <w:p w:rsidR="0042229A" w:rsidP="00070E99" w:rsidRDefault="0042229A" w14:paraId="543F6F5D" w14:textId="77777777">
      <w:pPr>
        <w:tabs>
          <w:tab w:val="left" w:pos="943"/>
        </w:tabs>
        <w:rPr>
          <w:rFonts w:asciiTheme="majorBidi" w:hAnsiTheme="majorBidi" w:cstheme="majorBidi"/>
          <w:sz w:val="24"/>
          <w:szCs w:val="24"/>
        </w:rPr>
      </w:pPr>
    </w:p>
    <w:p w:rsidR="0042229A" w:rsidP="00070E99" w:rsidRDefault="0042229A" w14:paraId="3877234F" w14:textId="77777777">
      <w:pPr>
        <w:tabs>
          <w:tab w:val="left" w:pos="943"/>
        </w:tabs>
        <w:rPr>
          <w:rFonts w:asciiTheme="majorBidi" w:hAnsiTheme="majorBidi" w:cstheme="majorBidi"/>
          <w:sz w:val="24"/>
          <w:szCs w:val="24"/>
        </w:rPr>
      </w:pPr>
    </w:p>
    <w:p w:rsidR="0042229A" w:rsidP="00070E99" w:rsidRDefault="0042229A" w14:paraId="0202E8AF" w14:textId="77777777">
      <w:pPr>
        <w:tabs>
          <w:tab w:val="left" w:pos="943"/>
        </w:tabs>
        <w:rPr>
          <w:rFonts w:asciiTheme="majorBidi" w:hAnsiTheme="majorBidi" w:cstheme="majorBidi"/>
          <w:sz w:val="24"/>
          <w:szCs w:val="24"/>
        </w:rPr>
      </w:pPr>
    </w:p>
    <w:p w:rsidR="0042229A" w:rsidP="00070E99" w:rsidRDefault="0042229A" w14:paraId="0FCEB276" w14:textId="77777777">
      <w:pPr>
        <w:tabs>
          <w:tab w:val="left" w:pos="943"/>
        </w:tabs>
        <w:rPr>
          <w:rFonts w:asciiTheme="majorBidi" w:hAnsiTheme="majorBidi" w:cstheme="majorBidi"/>
          <w:sz w:val="24"/>
          <w:szCs w:val="24"/>
        </w:rPr>
      </w:pPr>
    </w:p>
    <w:p w:rsidR="00070E99" w:rsidP="00070E99" w:rsidRDefault="00070E99" w14:paraId="4A07B538" w14:textId="44A52D7B">
      <w:pPr>
        <w:tabs>
          <w:tab w:val="left" w:pos="943"/>
        </w:tabs>
        <w:rPr>
          <w:rFonts w:asciiTheme="majorBidi" w:hAnsiTheme="majorBidi" w:cstheme="majorBidi"/>
          <w:sz w:val="24"/>
          <w:szCs w:val="24"/>
        </w:rPr>
      </w:pPr>
      <w:r>
        <w:rPr>
          <w:rFonts w:asciiTheme="majorBidi" w:hAnsiTheme="majorBidi" w:cstheme="majorBidi"/>
          <w:sz w:val="24"/>
          <w:szCs w:val="24"/>
        </w:rPr>
        <w:tab/>
      </w:r>
    </w:p>
    <w:p w:rsidR="00070E99" w:rsidP="18AFD3F6" w:rsidRDefault="00070E99" w14:paraId="24C00375" w14:textId="77777777">
      <w:pPr>
        <w:rPr>
          <w:rFonts w:asciiTheme="majorBidi" w:hAnsiTheme="majorBidi" w:cstheme="majorBidi"/>
          <w:sz w:val="24"/>
          <w:szCs w:val="24"/>
        </w:rPr>
      </w:pPr>
    </w:p>
    <w:p w:rsidR="00E800AC" w:rsidP="00B1770D" w:rsidRDefault="00070E99" w14:paraId="7551585F" w14:textId="1753EA84">
      <w:pPr>
        <w:pStyle w:val="Style1"/>
        <w:ind w:firstLine="708"/>
        <w:rPr>
          <w:b/>
          <w:bCs/>
        </w:rPr>
      </w:pPr>
      <w:r w:rsidRPr="00070E99">
        <w:t xml:space="preserve">Lors de l’initialisation on définit une limite pour chaque grandeur, si elle est dépassée une interruption est lancée dans notre programme, elle dispose toujours la priorité maximale. En cas d’interruption, une alarme est activée en fonction de l’état du driver. Pour le moment les alarme s’agissent des toggles Led et une notification dans l’application mobile. Nous </w:t>
      </w:r>
      <w:r w:rsidRPr="00070E99">
        <w:lastRenderedPageBreak/>
        <w:t xml:space="preserve">allons les modifiés aux furs et à mesure avec des alarmes sonores selon les exigences générales des systèmes d’alarmes </w:t>
      </w:r>
      <w:r w:rsidRPr="00070E99">
        <w:rPr>
          <w:b/>
          <w:bCs/>
        </w:rPr>
        <w:t>(EN 60601-1-8).</w:t>
      </w:r>
    </w:p>
    <w:p w:rsidRPr="00E800AC" w:rsidR="00070E99" w:rsidP="18AFD3F6" w:rsidRDefault="00070E99" w14:paraId="4CB82F8B" w14:textId="695CB43E">
      <w:pPr>
        <w:rPr>
          <w:rFonts w:asciiTheme="majorBidi" w:hAnsiTheme="majorBidi" w:eastAsiaTheme="minorEastAsia" w:cstheme="majorBidi"/>
          <w:b/>
          <w:bCs/>
          <w:sz w:val="24"/>
          <w:szCs w:val="24"/>
        </w:rPr>
      </w:pPr>
    </w:p>
    <w:p w:rsidR="00E800AC" w:rsidP="00E800AC" w:rsidRDefault="0042229A" w14:paraId="5104CB3A" w14:textId="247BB0D3">
      <w:pPr>
        <w:rPr>
          <w:rFonts w:asciiTheme="majorBidi" w:hAnsiTheme="majorBidi" w:cstheme="majorBidi"/>
          <w:sz w:val="24"/>
          <w:szCs w:val="24"/>
        </w:rPr>
      </w:pPr>
      <w:r>
        <w:rPr>
          <w:noProof/>
          <w:lang w:eastAsia="fr-FR"/>
        </w:rPr>
        <w:drawing>
          <wp:anchor distT="0" distB="0" distL="114300" distR="114300" simplePos="0" relativeHeight="251713536" behindDoc="0" locked="0" layoutInCell="1" allowOverlap="1" wp14:anchorId="4576BB0D" wp14:editId="294B9A5A">
            <wp:simplePos x="0" y="0"/>
            <wp:positionH relativeFrom="margin">
              <wp:posOffset>357505</wp:posOffset>
            </wp:positionH>
            <wp:positionV relativeFrom="paragraph">
              <wp:posOffset>0</wp:posOffset>
            </wp:positionV>
            <wp:extent cx="4572000" cy="4333875"/>
            <wp:effectExtent l="0" t="0" r="0" b="9525"/>
            <wp:wrapSquare wrapText="bothSides"/>
            <wp:docPr id="740320650" name="Image 74032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4333875"/>
                    </a:xfrm>
                    <a:prstGeom prst="rect">
                      <a:avLst/>
                    </a:prstGeom>
                  </pic:spPr>
                </pic:pic>
              </a:graphicData>
            </a:graphic>
          </wp:anchor>
        </w:drawing>
      </w:r>
    </w:p>
    <w:p w:rsidR="0042229A" w:rsidP="00E800AC" w:rsidRDefault="0042229A" w14:paraId="6E837DC9" w14:textId="457D6BF9">
      <w:pPr>
        <w:rPr>
          <w:rFonts w:asciiTheme="majorBidi" w:hAnsiTheme="majorBidi" w:cstheme="majorBidi"/>
          <w:sz w:val="24"/>
          <w:szCs w:val="24"/>
        </w:rPr>
      </w:pPr>
    </w:p>
    <w:p w:rsidR="0042229A" w:rsidP="00E800AC" w:rsidRDefault="0042229A" w14:paraId="77A41548" w14:textId="3D93C870">
      <w:pPr>
        <w:rPr>
          <w:rFonts w:asciiTheme="majorBidi" w:hAnsiTheme="majorBidi" w:cstheme="majorBidi"/>
          <w:sz w:val="24"/>
          <w:szCs w:val="24"/>
        </w:rPr>
      </w:pPr>
    </w:p>
    <w:p w:rsidR="0042229A" w:rsidP="00E800AC" w:rsidRDefault="0042229A" w14:paraId="4493E4DA" w14:textId="383B639F">
      <w:pPr>
        <w:rPr>
          <w:rFonts w:asciiTheme="majorBidi" w:hAnsiTheme="majorBidi" w:cstheme="majorBidi"/>
          <w:sz w:val="24"/>
          <w:szCs w:val="24"/>
        </w:rPr>
      </w:pPr>
    </w:p>
    <w:p w:rsidR="0042229A" w:rsidP="00E800AC" w:rsidRDefault="0042229A" w14:paraId="5969A3DA" w14:textId="44BFBAE9">
      <w:pPr>
        <w:rPr>
          <w:rFonts w:asciiTheme="majorBidi" w:hAnsiTheme="majorBidi" w:cstheme="majorBidi"/>
          <w:sz w:val="24"/>
          <w:szCs w:val="24"/>
        </w:rPr>
      </w:pPr>
    </w:p>
    <w:p w:rsidR="0042229A" w:rsidP="00E800AC" w:rsidRDefault="0042229A" w14:paraId="0A7258E3" w14:textId="5FC8A094">
      <w:pPr>
        <w:rPr>
          <w:rFonts w:asciiTheme="majorBidi" w:hAnsiTheme="majorBidi" w:cstheme="majorBidi"/>
          <w:sz w:val="24"/>
          <w:szCs w:val="24"/>
        </w:rPr>
      </w:pPr>
    </w:p>
    <w:p w:rsidR="0042229A" w:rsidP="00E800AC" w:rsidRDefault="0042229A" w14:paraId="2EC53CBC" w14:textId="5FB7D282">
      <w:pPr>
        <w:rPr>
          <w:rFonts w:asciiTheme="majorBidi" w:hAnsiTheme="majorBidi" w:cstheme="majorBidi"/>
          <w:sz w:val="24"/>
          <w:szCs w:val="24"/>
        </w:rPr>
      </w:pPr>
    </w:p>
    <w:p w:rsidR="0042229A" w:rsidP="00E800AC" w:rsidRDefault="0042229A" w14:paraId="2A13B9BE" w14:textId="51C972CF">
      <w:pPr>
        <w:rPr>
          <w:rFonts w:asciiTheme="majorBidi" w:hAnsiTheme="majorBidi" w:cstheme="majorBidi"/>
          <w:sz w:val="24"/>
          <w:szCs w:val="24"/>
        </w:rPr>
      </w:pPr>
    </w:p>
    <w:p w:rsidR="0042229A" w:rsidP="00E800AC" w:rsidRDefault="0042229A" w14:paraId="38463F4C" w14:textId="79F7271D">
      <w:pPr>
        <w:rPr>
          <w:rFonts w:asciiTheme="majorBidi" w:hAnsiTheme="majorBidi" w:cstheme="majorBidi"/>
          <w:sz w:val="24"/>
          <w:szCs w:val="24"/>
        </w:rPr>
      </w:pPr>
    </w:p>
    <w:p w:rsidR="0042229A" w:rsidP="00E800AC" w:rsidRDefault="0042229A" w14:paraId="19A481F1" w14:textId="5719BE82">
      <w:pPr>
        <w:rPr>
          <w:rFonts w:asciiTheme="majorBidi" w:hAnsiTheme="majorBidi" w:cstheme="majorBidi"/>
          <w:sz w:val="24"/>
          <w:szCs w:val="24"/>
        </w:rPr>
      </w:pPr>
    </w:p>
    <w:p w:rsidR="0042229A" w:rsidP="00E800AC" w:rsidRDefault="0042229A" w14:paraId="11AE77C4" w14:textId="6D355B50">
      <w:pPr>
        <w:rPr>
          <w:rFonts w:asciiTheme="majorBidi" w:hAnsiTheme="majorBidi" w:cstheme="majorBidi"/>
          <w:sz w:val="24"/>
          <w:szCs w:val="24"/>
        </w:rPr>
      </w:pPr>
    </w:p>
    <w:p w:rsidR="0042229A" w:rsidP="00E800AC" w:rsidRDefault="0042229A" w14:paraId="32FD0659" w14:textId="2FE94898">
      <w:pPr>
        <w:rPr>
          <w:rFonts w:asciiTheme="majorBidi" w:hAnsiTheme="majorBidi" w:cstheme="majorBidi"/>
          <w:sz w:val="24"/>
          <w:szCs w:val="24"/>
        </w:rPr>
      </w:pPr>
    </w:p>
    <w:p w:rsidR="0042229A" w:rsidP="00E800AC" w:rsidRDefault="0042229A" w14:paraId="2392B4E7" w14:textId="77777777">
      <w:pPr>
        <w:rPr>
          <w:rFonts w:asciiTheme="majorBidi" w:hAnsiTheme="majorBidi" w:cstheme="majorBidi"/>
          <w:sz w:val="24"/>
          <w:szCs w:val="24"/>
        </w:rPr>
      </w:pPr>
    </w:p>
    <w:p w:rsidR="0042229A" w:rsidP="00E800AC" w:rsidRDefault="0042229A" w14:paraId="6A1A1F8F" w14:textId="546D2EAF">
      <w:pPr>
        <w:rPr>
          <w:rFonts w:asciiTheme="majorBidi" w:hAnsiTheme="majorBidi" w:cstheme="majorBidi"/>
          <w:sz w:val="24"/>
          <w:szCs w:val="24"/>
        </w:rPr>
      </w:pPr>
    </w:p>
    <w:p w:rsidR="0042229A" w:rsidP="00E800AC" w:rsidRDefault="0042229A" w14:paraId="7BA4CE0E" w14:textId="7C81F128">
      <w:pPr>
        <w:rPr>
          <w:rFonts w:asciiTheme="majorBidi" w:hAnsiTheme="majorBidi" w:cstheme="majorBidi"/>
          <w:sz w:val="24"/>
          <w:szCs w:val="24"/>
        </w:rPr>
      </w:pPr>
    </w:p>
    <w:p w:rsidR="0042229A" w:rsidP="00E800AC" w:rsidRDefault="0042229A" w14:paraId="200D9853" w14:textId="77777777">
      <w:pPr>
        <w:rPr>
          <w:rFonts w:asciiTheme="majorBidi" w:hAnsiTheme="majorBidi" w:cstheme="majorBidi"/>
          <w:sz w:val="24"/>
          <w:szCs w:val="24"/>
        </w:rPr>
      </w:pPr>
    </w:p>
    <w:p w:rsidR="00E800AC" w:rsidP="00E800AC" w:rsidRDefault="0C492962" w14:paraId="3FF540D8" w14:textId="77777777">
      <w:pPr>
        <w:pStyle w:val="Style2"/>
      </w:pPr>
      <w:bookmarkStart w:name="_Toc104480462" w:id="71"/>
      <w:r>
        <w:t>Flux de données :</w:t>
      </w:r>
      <w:bookmarkEnd w:id="71"/>
    </w:p>
    <w:p w:rsidRPr="00E800AC" w:rsidR="00E800AC" w:rsidP="00B1770D" w:rsidRDefault="00E800AC" w14:paraId="3EC570F7" w14:textId="77777777">
      <w:pPr>
        <w:pStyle w:val="Style1"/>
        <w:ind w:firstLine="708"/>
      </w:pPr>
      <w:r w:rsidRPr="00E800AC">
        <w:t xml:space="preserve">On trouvera un échange de données entre la tâche </w:t>
      </w:r>
      <w:r w:rsidRPr="00E800AC">
        <w:rPr>
          <w:b/>
          <w:bCs/>
        </w:rPr>
        <w:t xml:space="preserve">StepperHandle </w:t>
      </w:r>
      <w:r w:rsidRPr="00E800AC">
        <w:t xml:space="preserve">et les autres taches, cet échange est assuré par les queues (files d’attentes). </w:t>
      </w:r>
    </w:p>
    <w:p w:rsidR="00E800AC" w:rsidP="00B1770D" w:rsidRDefault="00E800AC" w14:paraId="378B8D0C" w14:textId="77777777">
      <w:pPr>
        <w:pStyle w:val="Style1"/>
        <w:ind w:firstLine="708"/>
      </w:pPr>
      <w:r w:rsidRPr="00E800AC">
        <w:t>On reçoit le débit d’injection à l’aide de la file “</w:t>
      </w:r>
      <w:r w:rsidRPr="00E800AC">
        <w:rPr>
          <w:rFonts w:eastAsia="Courier New"/>
        </w:rPr>
        <w:t>FlowRateQHandle</w:t>
      </w:r>
      <w:r w:rsidRPr="00E800AC">
        <w:t>”, cette queue peut contenir 8 message maximum de type “float”.</w:t>
      </w:r>
    </w:p>
    <w:p w:rsidRPr="00E800AC" w:rsidR="00E800AC" w:rsidP="00E800AC" w:rsidRDefault="00E800AC" w14:paraId="7FAECC9D" w14:textId="77777777">
      <w:pPr>
        <w:pStyle w:val="Style1"/>
      </w:pPr>
      <w:r>
        <w:rPr>
          <w:noProof/>
          <w:lang w:eastAsia="fr-FR"/>
        </w:rPr>
        <w:drawing>
          <wp:inline distT="0" distB="0" distL="0" distR="0" wp14:anchorId="592F13B1" wp14:editId="7E1343D7">
            <wp:extent cx="5564434" cy="892628"/>
            <wp:effectExtent l="0" t="0" r="0" b="3175"/>
            <wp:docPr id="137808458" name="Image 13780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5600552" cy="898422"/>
                    </a:xfrm>
                    <a:prstGeom prst="rect">
                      <a:avLst/>
                    </a:prstGeom>
                  </pic:spPr>
                </pic:pic>
              </a:graphicData>
            </a:graphic>
          </wp:inline>
        </w:drawing>
      </w:r>
    </w:p>
    <w:p w:rsidR="00E800AC" w:rsidP="00E800AC" w:rsidRDefault="00E800AC" w14:paraId="6FEC9945" w14:textId="77777777">
      <w:pPr>
        <w:rPr>
          <w:rFonts w:asciiTheme="majorBidi" w:hAnsiTheme="majorBidi" w:cstheme="majorBidi"/>
          <w:sz w:val="24"/>
          <w:szCs w:val="24"/>
        </w:rPr>
      </w:pPr>
    </w:p>
    <w:p w:rsidR="00E800AC" w:rsidP="00E800AC" w:rsidRDefault="00E800AC" w14:paraId="62C0DE2E" w14:textId="77777777">
      <w:pPr>
        <w:pStyle w:val="Style1"/>
      </w:pPr>
      <w:r>
        <w:lastRenderedPageBreak/>
        <w:tab/>
      </w:r>
      <w:r w:rsidRPr="7610EC53">
        <w:t>Le volume à injecter et le rayon de la seringue sont placés respectivement dans “</w:t>
      </w:r>
      <w:r w:rsidRPr="7610EC53">
        <w:rPr>
          <w:rFonts w:ascii="Courier New" w:hAnsi="Courier New" w:eastAsia="Courier New" w:cs="Courier New"/>
        </w:rPr>
        <w:t>VolumeQHandle</w:t>
      </w:r>
      <w:r w:rsidRPr="7610EC53">
        <w:t>” et “</w:t>
      </w:r>
      <w:r w:rsidRPr="7610EC53">
        <w:rPr>
          <w:rFonts w:ascii="Courier New" w:hAnsi="Courier New" w:eastAsia="Courier New" w:cs="Courier New"/>
        </w:rPr>
        <w:t>RadiusQHandle</w:t>
      </w:r>
      <w:r w:rsidRPr="7610EC53">
        <w:t xml:space="preserve">”. Selon ces 3 paramètres la vitesse du moteur est calculée comme il est indiqué dans la partie 3.4. </w:t>
      </w:r>
    </w:p>
    <w:p w:rsidR="00E800AC" w:rsidP="00B1770D" w:rsidRDefault="00E800AC" w14:paraId="1C187D21" w14:textId="77777777">
      <w:pPr>
        <w:pStyle w:val="Style1"/>
        <w:ind w:firstLine="708"/>
      </w:pPr>
      <w:r w:rsidRPr="55C88689">
        <w:t xml:space="preserve">Il y on a évidemment un flux de données sortant de la tache </w:t>
      </w:r>
      <w:r w:rsidRPr="55C88689">
        <w:rPr>
          <w:b/>
          <w:bCs/>
        </w:rPr>
        <w:t xml:space="preserve">StepperHandle </w:t>
      </w:r>
      <w:r w:rsidRPr="55C88689">
        <w:t>vers les tâches qui ont besoin d’informations concernant le moteur. Par exemple, après calculer le temps total d’injection, on dépose cette information dans une queue “</w:t>
      </w:r>
      <w:r w:rsidRPr="55C88689">
        <w:rPr>
          <w:rFonts w:ascii="Courier New" w:hAnsi="Courier New" w:eastAsia="Courier New" w:cs="Courier New"/>
        </w:rPr>
        <w:t>TotalTimeQHandle</w:t>
      </w:r>
      <w:r w:rsidRPr="55C88689">
        <w:t>”</w:t>
      </w:r>
      <w:r w:rsidRPr="55C88689">
        <w:rPr>
          <w:rFonts w:ascii="Calibri" w:hAnsi="Calibri" w:eastAsia="Calibri" w:cs="Calibri"/>
        </w:rPr>
        <w:t>. Ainsi, on partage le nombre total des pas dans la queue “</w:t>
      </w:r>
      <w:r w:rsidRPr="55C88689">
        <w:rPr>
          <w:rFonts w:ascii="Courier New" w:hAnsi="Courier New" w:eastAsia="Courier New" w:cs="Courier New"/>
        </w:rPr>
        <w:t>LastStepQHandle</w:t>
      </w:r>
      <w:r w:rsidRPr="55C88689">
        <w:rPr>
          <w:rFonts w:ascii="Calibri" w:hAnsi="Calibri" w:eastAsia="Calibri" w:cs="Calibri"/>
        </w:rPr>
        <w:t>”.</w:t>
      </w:r>
    </w:p>
    <w:p w:rsidR="00E800AC" w:rsidP="00E800AC" w:rsidRDefault="0C492962" w14:paraId="72851C79" w14:textId="77777777">
      <w:pPr>
        <w:pStyle w:val="Style2"/>
      </w:pPr>
      <w:bookmarkStart w:name="_Toc104480463" w:id="72"/>
      <w:r>
        <w:t>Calcule</w:t>
      </w:r>
      <w:bookmarkEnd w:id="72"/>
      <w:r>
        <w:t xml:space="preserve"> </w:t>
      </w:r>
    </w:p>
    <w:p w:rsidRPr="00E800AC" w:rsidR="00E800AC" w:rsidP="00B1770D" w:rsidRDefault="00E800AC" w14:paraId="77A244B7" w14:textId="77777777">
      <w:pPr>
        <w:pStyle w:val="Style1"/>
        <w:ind w:firstLine="708"/>
      </w:pPr>
      <w:r w:rsidRPr="00E800AC">
        <w:t>Afin de contrôler le débit d’injection à l’aide d’un moteur pas à pas et un système vis écrou, il faut utiliser la mécanique de fluide.</w:t>
      </w:r>
    </w:p>
    <w:p w:rsidRPr="00E800AC" w:rsidR="00E800AC" w:rsidP="00B1770D" w:rsidRDefault="00E800AC" w14:paraId="27331CF0" w14:textId="77777777">
      <w:pPr>
        <w:pStyle w:val="Style1"/>
        <w:ind w:firstLine="708"/>
        <w:rPr>
          <w:rFonts w:ascii="Roboto" w:hAnsi="Roboto" w:eastAsia="Roboto" w:cs="Roboto"/>
          <w:color w:val="333333"/>
        </w:rPr>
      </w:pPr>
      <w:r w:rsidRPr="00E800AC">
        <w:t>On commencera avec le terme “</w:t>
      </w:r>
      <w:r w:rsidRPr="00E800AC">
        <w:rPr>
          <w:b/>
          <w:bCs/>
        </w:rPr>
        <w:t>débit volumique</w:t>
      </w:r>
      <w:r w:rsidRPr="00E800AC">
        <w:t>” qui désigne la quantité de liquide qui circule dans une canalisation durant un laps de temps déterminé. Exprimé en litres par seconde (L/s), litres par minute (L/mn) ou en mètres-cubes par heure (m3/h). Dans notre cas, le liquide c’est le médicament à injecter et le canal c’est la seringue.</w:t>
      </w:r>
    </w:p>
    <w:p w:rsidRPr="00E800AC" w:rsidR="00E800AC" w:rsidP="00B1770D" w:rsidRDefault="00E800AC" w14:paraId="6EE9F1C9" w14:textId="77777777">
      <w:pPr>
        <w:pStyle w:val="Style1"/>
        <w:ind w:firstLine="708"/>
      </w:pPr>
      <w:r w:rsidRPr="00E800AC">
        <w:t xml:space="preserve">Étant donné que la </w:t>
      </w:r>
      <w:r w:rsidRPr="00E800AC">
        <w:rPr>
          <w:b/>
          <w:bCs/>
        </w:rPr>
        <w:t xml:space="preserve">viscosité </w:t>
      </w:r>
      <w:r w:rsidRPr="00E800AC">
        <w:t>des médicaments est de même ordre que celle de l’eau, elle influence peu sur le calcul, donc elle va être négligée.</w:t>
      </w:r>
    </w:p>
    <w:p w:rsidR="000873FD" w:rsidP="00B1770D" w:rsidRDefault="00E800AC" w14:paraId="404262C4" w14:textId="2108CA97">
      <w:pPr>
        <w:pStyle w:val="Style1"/>
        <w:ind w:firstLine="708"/>
      </w:pPr>
      <w:r w:rsidRPr="00E800AC">
        <w:t>Pour une section d’un canal donnée, plus la vitesse de passage est grande, plus le débit d'écoulement sera important :</w:t>
      </w:r>
    </w:p>
    <w:p w:rsidR="000873FD" w:rsidP="000873FD" w:rsidRDefault="000873FD" w14:paraId="4FC1DC48" w14:textId="141954DB">
      <w:pPr>
        <w:pStyle w:val="Style1"/>
      </w:pPr>
      <w:r>
        <w:rPr>
          <w:noProof/>
          <w:lang w:eastAsia="fr-FR"/>
        </w:rPr>
        <mc:AlternateContent>
          <mc:Choice Requires="wps">
            <w:drawing>
              <wp:anchor distT="0" distB="0" distL="114300" distR="114300" simplePos="0" relativeHeight="251714560" behindDoc="0" locked="0" layoutInCell="1" allowOverlap="1" wp14:anchorId="441E8771" wp14:editId="4460F11E">
                <wp:simplePos x="0" y="0"/>
                <wp:positionH relativeFrom="margin">
                  <wp:posOffset>1167130</wp:posOffset>
                </wp:positionH>
                <wp:positionV relativeFrom="paragraph">
                  <wp:posOffset>5080</wp:posOffset>
                </wp:positionV>
                <wp:extent cx="3181350" cy="1238250"/>
                <wp:effectExtent l="0" t="0" r="19050" b="19050"/>
                <wp:wrapNone/>
                <wp:docPr id="30" name="Zone de texte 30"/>
                <wp:cNvGraphicFramePr/>
                <a:graphic xmlns:a="http://schemas.openxmlformats.org/drawingml/2006/main">
                  <a:graphicData uri="http://schemas.microsoft.com/office/word/2010/wordprocessingShape">
                    <wps:wsp>
                      <wps:cNvSpPr txBox="1"/>
                      <wps:spPr>
                        <a:xfrm>
                          <a:off x="0" y="0"/>
                          <a:ext cx="3181350" cy="1238250"/>
                        </a:xfrm>
                        <a:prstGeom prst="rect">
                          <a:avLst/>
                        </a:prstGeom>
                        <a:ln w="19050"/>
                      </wps:spPr>
                      <wps:style>
                        <a:lnRef idx="2">
                          <a:schemeClr val="accent5"/>
                        </a:lnRef>
                        <a:fillRef idx="1">
                          <a:schemeClr val="lt1"/>
                        </a:fillRef>
                        <a:effectRef idx="0">
                          <a:schemeClr val="accent5"/>
                        </a:effectRef>
                        <a:fontRef idx="minor">
                          <a:schemeClr val="dk1"/>
                        </a:fontRef>
                      </wps:style>
                      <wps:txbx>
                        <w:txbxContent>
                          <w:p w:rsidRPr="00E800AC" w:rsidR="00C36EB8" w:rsidP="00E800AC" w:rsidRDefault="00C36EB8" w14:paraId="3A77CA3E" w14:textId="77777777">
                            <w:pPr>
                              <w:pStyle w:val="Style1"/>
                              <w:rPr>
                                <w:b/>
                                <w:bCs/>
                                <w:color w:val="002060"/>
                                <w:sz w:val="28"/>
                                <w:szCs w:val="28"/>
                              </w:rPr>
                            </w:pPr>
                            <w:r>
                              <w:rPr>
                                <w:b/>
                                <w:bCs/>
                                <w:sz w:val="28"/>
                                <w:szCs w:val="28"/>
                              </w:rPr>
                              <w:t xml:space="preserve">                           </w:t>
                            </w:r>
                            <w:r w:rsidRPr="00E800AC">
                              <w:rPr>
                                <w:b/>
                                <w:bCs/>
                                <w:color w:val="002060"/>
                                <w:sz w:val="28"/>
                                <w:szCs w:val="28"/>
                              </w:rPr>
                              <w:t>V =</w:t>
                            </w:r>
                            <w:r w:rsidRPr="00E800AC">
                              <w:rPr>
                                <w:color w:val="002060"/>
                                <w:sz w:val="28"/>
                                <w:szCs w:val="28"/>
                              </w:rPr>
                              <w:t xml:space="preserve"> </w:t>
                            </w:r>
                            <w:r w:rsidRPr="00E800AC">
                              <w:rPr>
                                <w:b/>
                                <w:bCs/>
                                <w:color w:val="002060"/>
                                <w:sz w:val="28"/>
                                <w:szCs w:val="28"/>
                              </w:rPr>
                              <w:t>q</w:t>
                            </w:r>
                            <w:r w:rsidRPr="00E800AC">
                              <w:rPr>
                                <w:b/>
                                <w:bCs/>
                                <w:color w:val="002060"/>
                                <w:sz w:val="28"/>
                                <w:szCs w:val="28"/>
                                <w:vertAlign w:val="subscript"/>
                              </w:rPr>
                              <w:t>v</w:t>
                            </w:r>
                            <w:r w:rsidRPr="00E800AC">
                              <w:rPr>
                                <w:b/>
                                <w:bCs/>
                                <w:color w:val="002060"/>
                                <w:sz w:val="28"/>
                                <w:szCs w:val="28"/>
                              </w:rPr>
                              <w:t xml:space="preserve"> /</w:t>
                            </w:r>
                            <w:r w:rsidRPr="00E800AC">
                              <w:rPr>
                                <w:color w:val="002060"/>
                                <w:sz w:val="28"/>
                                <w:szCs w:val="28"/>
                              </w:rPr>
                              <w:t xml:space="preserve"> </w:t>
                            </w:r>
                            <w:r w:rsidRPr="00E800AC">
                              <w:rPr>
                                <w:b/>
                                <w:bCs/>
                                <w:color w:val="002060"/>
                                <w:sz w:val="28"/>
                                <w:szCs w:val="28"/>
                              </w:rPr>
                              <w:t>S</w:t>
                            </w:r>
                            <w:r>
                              <w:br/>
                            </w:r>
                            <w:r w:rsidRPr="55C88689">
                              <w:rPr>
                                <w:b/>
                                <w:bCs/>
                              </w:rPr>
                              <w:t>Avec :</w:t>
                            </w:r>
                            <w:r>
                              <w:br/>
                            </w:r>
                            <w:r w:rsidRPr="55C88689">
                              <w:rPr>
                                <w:b/>
                                <w:bCs/>
                              </w:rPr>
                              <w:t>q</w:t>
                            </w:r>
                            <w:r w:rsidRPr="55C88689">
                              <w:rPr>
                                <w:vertAlign w:val="subscript"/>
                              </w:rPr>
                              <w:t>v</w:t>
                            </w:r>
                            <w:r w:rsidRPr="55C88689">
                              <w:t xml:space="preserve"> : débit volumique en [m³/s]</w:t>
                            </w:r>
                            <w:r>
                              <w:br/>
                            </w:r>
                            <w:r w:rsidRPr="55C88689">
                              <w:rPr>
                                <w:b/>
                                <w:bCs/>
                              </w:rPr>
                              <w:t xml:space="preserve">v </w:t>
                            </w:r>
                            <w:r w:rsidRPr="55C88689">
                              <w:t>: vitesse du fluide en [m/s]</w:t>
                            </w:r>
                            <w:r>
                              <w:br/>
                            </w:r>
                            <w:r w:rsidRPr="55C88689">
                              <w:rPr>
                                <w:b/>
                                <w:bCs/>
                              </w:rPr>
                              <w:t xml:space="preserve">S </w:t>
                            </w:r>
                            <w:r w:rsidRPr="55C88689">
                              <w:t>: section de passage en [m²]</w:t>
                            </w:r>
                          </w:p>
                          <w:p w:rsidR="00C36EB8" w:rsidRDefault="00C36EB8" w14:paraId="20966E8A"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0" style="position:absolute;margin-left:91.9pt;margin-top:.4pt;width:250.5pt;height:9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6" fillcolor="white [3201]" strokecolor="#4472c4 [3208]" strokeweight="1.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" w14:anchorId="441E8771">
                <v:textbox>
                  <w:txbxContent>
                    <w:p w:rsidRPr="00E800AC" w:rsidR="00C36EB8" w:rsidP="00E800AC" w:rsidRDefault="00C36EB8" w14:paraId="3A77CA3E" w14:textId="77777777">
                      <w:pPr>
                        <w:pStyle w:val="Style1"/>
                        <w:rPr>
                          <w:b/>
                          <w:bCs/>
                          <w:color w:val="002060"/>
                          <w:sz w:val="28"/>
                          <w:szCs w:val="28"/>
                        </w:rPr>
                      </w:pPr>
                      <w:r>
                        <w:rPr>
                          <w:b/>
                          <w:bCs/>
                          <w:sz w:val="28"/>
                          <w:szCs w:val="28"/>
                        </w:rPr>
                        <w:t xml:space="preserve">                           </w:t>
                      </w:r>
                      <w:r w:rsidRPr="00E800AC">
                        <w:rPr>
                          <w:b/>
                          <w:bCs/>
                          <w:color w:val="002060"/>
                          <w:sz w:val="28"/>
                          <w:szCs w:val="28"/>
                        </w:rPr>
                        <w:t>V =</w:t>
                      </w:r>
                      <w:r w:rsidRPr="00E800AC">
                        <w:rPr>
                          <w:color w:val="002060"/>
                          <w:sz w:val="28"/>
                          <w:szCs w:val="28"/>
                        </w:rPr>
                        <w:t xml:space="preserve"> </w:t>
                      </w:r>
                      <w:r w:rsidRPr="00E800AC">
                        <w:rPr>
                          <w:b/>
                          <w:bCs/>
                          <w:color w:val="002060"/>
                          <w:sz w:val="28"/>
                          <w:szCs w:val="28"/>
                        </w:rPr>
                        <w:t>q</w:t>
                      </w:r>
                      <w:r w:rsidRPr="00E800AC">
                        <w:rPr>
                          <w:b/>
                          <w:bCs/>
                          <w:color w:val="002060"/>
                          <w:sz w:val="28"/>
                          <w:szCs w:val="28"/>
                          <w:vertAlign w:val="subscript"/>
                        </w:rPr>
                        <w:t>v</w:t>
                      </w:r>
                      <w:r w:rsidRPr="00E800AC">
                        <w:rPr>
                          <w:b/>
                          <w:bCs/>
                          <w:color w:val="002060"/>
                          <w:sz w:val="28"/>
                          <w:szCs w:val="28"/>
                        </w:rPr>
                        <w:t xml:space="preserve"> /</w:t>
                      </w:r>
                      <w:r w:rsidRPr="00E800AC">
                        <w:rPr>
                          <w:color w:val="002060"/>
                          <w:sz w:val="28"/>
                          <w:szCs w:val="28"/>
                        </w:rPr>
                        <w:t xml:space="preserve"> </w:t>
                      </w:r>
                      <w:r w:rsidRPr="00E800AC">
                        <w:rPr>
                          <w:b/>
                          <w:bCs/>
                          <w:color w:val="002060"/>
                          <w:sz w:val="28"/>
                          <w:szCs w:val="28"/>
                        </w:rPr>
                        <w:t>S</w:t>
                      </w:r>
                      <w:r>
                        <w:br/>
                      </w:r>
                      <w:r w:rsidRPr="55C88689">
                        <w:rPr>
                          <w:b/>
                          <w:bCs/>
                        </w:rPr>
                        <w:t>Avec :</w:t>
                      </w:r>
                      <w:r>
                        <w:br/>
                      </w:r>
                      <w:r w:rsidRPr="55C88689">
                        <w:rPr>
                          <w:b/>
                          <w:bCs/>
                        </w:rPr>
                        <w:t>q</w:t>
                      </w:r>
                      <w:r w:rsidRPr="55C88689">
                        <w:rPr>
                          <w:vertAlign w:val="subscript"/>
                        </w:rPr>
                        <w:t>v</w:t>
                      </w:r>
                      <w:r w:rsidRPr="55C88689">
                        <w:t xml:space="preserve"> : débit volumique en [m³/s]</w:t>
                      </w:r>
                      <w:r>
                        <w:br/>
                      </w:r>
                      <w:r w:rsidRPr="55C88689">
                        <w:rPr>
                          <w:b/>
                          <w:bCs/>
                        </w:rPr>
                        <w:t xml:space="preserve">v </w:t>
                      </w:r>
                      <w:r w:rsidRPr="55C88689">
                        <w:t>: vitesse du fluide en [m/s]</w:t>
                      </w:r>
                      <w:r>
                        <w:br/>
                      </w:r>
                      <w:r w:rsidRPr="55C88689">
                        <w:rPr>
                          <w:b/>
                          <w:bCs/>
                        </w:rPr>
                        <w:t xml:space="preserve">S </w:t>
                      </w:r>
                      <w:r w:rsidRPr="55C88689">
                        <w:t>: section de passage en [m²]</w:t>
                      </w:r>
                    </w:p>
                    <w:p w:rsidR="00C36EB8" w:rsidRDefault="00C36EB8" w14:paraId="20966E8A" w14:textId="77777777"/>
                  </w:txbxContent>
                </v:textbox>
                <w10:wrap anchorx="margin"/>
              </v:shape>
            </w:pict>
          </mc:Fallback>
        </mc:AlternateContent>
      </w:r>
    </w:p>
    <w:p w:rsidR="000873FD" w:rsidP="000873FD" w:rsidRDefault="000873FD" w14:paraId="5AFE3461" w14:textId="31F8B9C8">
      <w:pPr>
        <w:pStyle w:val="Style1"/>
      </w:pPr>
    </w:p>
    <w:p w:rsidR="00E800AC" w:rsidP="000873FD" w:rsidRDefault="00E800AC" w14:paraId="795156C4" w14:textId="560ED69A">
      <w:pPr>
        <w:pStyle w:val="Style1"/>
      </w:pPr>
    </w:p>
    <w:p w:rsidR="000873FD" w:rsidP="000873FD" w:rsidRDefault="000873FD" w14:paraId="124BAF75" w14:textId="7CA8659D">
      <w:pPr>
        <w:pStyle w:val="Style1"/>
      </w:pPr>
    </w:p>
    <w:p w:rsidR="000873FD" w:rsidP="000873FD" w:rsidRDefault="000873FD" w14:paraId="634F3C6E" w14:textId="77777777">
      <w:pPr>
        <w:pStyle w:val="Style1"/>
      </w:pPr>
    </w:p>
    <w:p w:rsidR="00E800AC" w:rsidP="00B1770D" w:rsidRDefault="00E800AC" w14:paraId="407AA652" w14:textId="77777777">
      <w:pPr>
        <w:pStyle w:val="Style1"/>
        <w:ind w:firstLine="708"/>
      </w:pPr>
      <w:r w:rsidRPr="55C88689">
        <w:t>Pour calculer la section (</w:t>
      </w:r>
      <w:r w:rsidRPr="55C88689">
        <w:rPr>
          <w:rFonts w:ascii="Calibri" w:hAnsi="Calibri" w:eastAsia="Calibri" w:cs="Calibri"/>
          <w:color w:val="000000" w:themeColor="text1"/>
        </w:rPr>
        <w:t>π*r</w:t>
      </w:r>
      <w:r w:rsidRPr="55C88689">
        <w:rPr>
          <w:rFonts w:ascii="Calibri" w:hAnsi="Calibri" w:eastAsia="Calibri" w:cs="Calibri"/>
          <w:color w:val="000000" w:themeColor="text1"/>
          <w:vertAlign w:val="superscript"/>
        </w:rPr>
        <w:t>2</w:t>
      </w:r>
      <w:r w:rsidRPr="55C88689">
        <w:t>) on obtient le rayon de la seringue à travers la tâche “</w:t>
      </w:r>
      <w:r w:rsidRPr="55C88689">
        <w:rPr>
          <w:rFonts w:ascii="Courier New" w:hAnsi="Courier New" w:eastAsia="Courier New" w:cs="Courier New"/>
          <w:color w:val="24292F"/>
        </w:rPr>
        <w:t>SensorsHandle</w:t>
      </w:r>
      <w:r w:rsidRPr="55C88689">
        <w:t xml:space="preserve">”. Le débit est tapé par le médecin dans l’écran TFT. La vitesse du fluide ou la vitesse de déplacement est calculée d’après la formule précédente. </w:t>
      </w:r>
    </w:p>
    <w:p w:rsidR="00E800AC" w:rsidP="18AFD3F6" w:rsidRDefault="00B1770D" w14:paraId="3C4B8137" w14:textId="59E01C4F">
      <w:pPr>
        <w:pStyle w:val="Style1"/>
      </w:pPr>
      <w:r>
        <w:rPr>
          <w:noProof/>
          <w:lang w:eastAsia="fr-FR"/>
        </w:rPr>
        <w:lastRenderedPageBreak/>
        <w:drawing>
          <wp:anchor distT="0" distB="0" distL="114300" distR="114300" simplePos="0" relativeHeight="251716608" behindDoc="0" locked="0" layoutInCell="1" allowOverlap="1" wp14:anchorId="2493EC8F" wp14:editId="2AA6A745">
            <wp:simplePos x="0" y="0"/>
            <wp:positionH relativeFrom="margin">
              <wp:align>left</wp:align>
            </wp:positionH>
            <wp:positionV relativeFrom="paragraph">
              <wp:posOffset>1033145</wp:posOffset>
            </wp:positionV>
            <wp:extent cx="5780315" cy="698455"/>
            <wp:effectExtent l="0" t="0" r="0" b="6985"/>
            <wp:wrapNone/>
            <wp:docPr id="1202472841" name="Image 120247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780315" cy="698455"/>
                    </a:xfrm>
                    <a:prstGeom prst="rect">
                      <a:avLst/>
                    </a:prstGeom>
                  </pic:spPr>
                </pic:pic>
              </a:graphicData>
            </a:graphic>
          </wp:anchor>
        </w:drawing>
      </w:r>
      <w:r w:rsidR="00E800AC">
        <w:rPr>
          <w:noProof/>
          <w:lang w:eastAsia="fr-FR"/>
        </w:rPr>
        <w:drawing>
          <wp:inline distT="0" distB="0" distL="0" distR="0" wp14:anchorId="1DB5B620" wp14:editId="471EE8E1">
            <wp:extent cx="5982416" cy="859972"/>
            <wp:effectExtent l="0" t="0" r="0" b="0"/>
            <wp:docPr id="1338072784" name="Image 133807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38072784"/>
                    <pic:cNvPicPr/>
                  </pic:nvPicPr>
                  <pic:blipFill>
                    <a:blip r:embed="rId82">
                      <a:extLst>
                        <a:ext uri="{28A0092B-C50C-407E-A947-70E740481C1C}">
                          <a14:useLocalDpi xmlns:a14="http://schemas.microsoft.com/office/drawing/2010/main" val="0"/>
                        </a:ext>
                      </a:extLst>
                    </a:blip>
                    <a:stretch>
                      <a:fillRect/>
                    </a:stretch>
                  </pic:blipFill>
                  <pic:spPr>
                    <a:xfrm>
                      <a:off x="0" y="0"/>
                      <a:ext cx="5982416" cy="859972"/>
                    </a:xfrm>
                    <a:prstGeom prst="rect">
                      <a:avLst/>
                    </a:prstGeom>
                  </pic:spPr>
                </pic:pic>
              </a:graphicData>
            </a:graphic>
          </wp:inline>
        </w:drawing>
      </w:r>
    </w:p>
    <w:p w:rsidR="00B1770D" w:rsidP="00E800AC" w:rsidRDefault="00B1770D" w14:paraId="728F85B9" w14:textId="7DCA6DB8">
      <w:pPr>
        <w:pStyle w:val="Style1"/>
      </w:pPr>
    </w:p>
    <w:p w:rsidR="00B1770D" w:rsidP="00E800AC" w:rsidRDefault="00B1770D" w14:paraId="0709F00A" w14:textId="77777777">
      <w:pPr>
        <w:pStyle w:val="Style1"/>
      </w:pPr>
    </w:p>
    <w:p w:rsidR="00B1770D" w:rsidP="00E800AC" w:rsidRDefault="00B1770D" w14:paraId="234A5D6B" w14:textId="77777777">
      <w:pPr>
        <w:pStyle w:val="Style1"/>
      </w:pPr>
    </w:p>
    <w:p w:rsidR="00E800AC" w:rsidP="00B1770D" w:rsidRDefault="00E800AC" w14:paraId="37A8E443" w14:textId="4ADD59C4">
      <w:pPr>
        <w:pStyle w:val="Style1"/>
        <w:ind w:firstLine="708"/>
      </w:pPr>
      <w:r w:rsidRPr="55C88689">
        <w:t xml:space="preserve">L’écrou fait le déplacement d’un pas quand le moteur pas à pas termine une tour complète (une révolution). Donc la vitesse du moteur (en tours/seconde) est : </w:t>
      </w:r>
    </w:p>
    <w:p w:rsidR="00E800AC" w:rsidP="00B1770D" w:rsidRDefault="00E800AC" w14:paraId="562065EB" w14:textId="6950BB0D">
      <w:pPr>
        <w:pStyle w:val="Style1"/>
      </w:pPr>
      <w:r>
        <w:rPr>
          <w:noProof/>
          <w:lang w:eastAsia="fr-FR"/>
        </w:rPr>
        <mc:AlternateContent>
          <mc:Choice Requires="wps">
            <w:drawing>
              <wp:anchor distT="0" distB="0" distL="114300" distR="114300" simplePos="0" relativeHeight="251715584" behindDoc="0" locked="0" layoutInCell="1" allowOverlap="1" wp14:anchorId="50F061DB" wp14:editId="45DC0D54">
                <wp:simplePos x="0" y="0"/>
                <wp:positionH relativeFrom="column">
                  <wp:posOffset>862330</wp:posOffset>
                </wp:positionH>
                <wp:positionV relativeFrom="paragraph">
                  <wp:posOffset>10795</wp:posOffset>
                </wp:positionV>
                <wp:extent cx="3509645" cy="1562100"/>
                <wp:effectExtent l="0" t="0" r="14605" b="19050"/>
                <wp:wrapNone/>
                <wp:docPr id="31" name="Zone de texte 31"/>
                <wp:cNvGraphicFramePr/>
                <a:graphic xmlns:a="http://schemas.openxmlformats.org/drawingml/2006/main">
                  <a:graphicData uri="http://schemas.microsoft.com/office/word/2010/wordprocessingShape">
                    <wps:wsp>
                      <wps:cNvSpPr txBox="1"/>
                      <wps:spPr>
                        <a:xfrm>
                          <a:off x="0" y="0"/>
                          <a:ext cx="3509645" cy="1562100"/>
                        </a:xfrm>
                        <a:prstGeom prst="rect">
                          <a:avLst/>
                        </a:prstGeom>
                        <a:ln w="19050"/>
                      </wps:spPr>
                      <wps:style>
                        <a:lnRef idx="2">
                          <a:schemeClr val="accent5"/>
                        </a:lnRef>
                        <a:fillRef idx="1">
                          <a:schemeClr val="lt1"/>
                        </a:fillRef>
                        <a:effectRef idx="0">
                          <a:schemeClr val="accent5"/>
                        </a:effectRef>
                        <a:fontRef idx="minor">
                          <a:schemeClr val="dk1"/>
                        </a:fontRef>
                      </wps:style>
                      <wps:txbx>
                        <w:txbxContent>
                          <w:p w:rsidRPr="00E800AC" w:rsidR="00C36EB8" w:rsidP="00E800AC" w:rsidRDefault="00C36EB8" w14:paraId="22222BAA" w14:textId="77777777">
                            <w:pPr>
                              <w:rPr>
                                <w:b/>
                                <w:bCs/>
                                <w:color w:val="002060"/>
                                <w:sz w:val="28"/>
                                <w:szCs w:val="28"/>
                              </w:rPr>
                            </w:pPr>
                            <w:r>
                              <w:rPr>
                                <w:b/>
                                <w:bCs/>
                                <w:color w:val="002060"/>
                                <w:sz w:val="28"/>
                                <w:szCs w:val="28"/>
                              </w:rPr>
                              <w:t xml:space="preserve">                  </w:t>
                            </w:r>
                            <w:r w:rsidRPr="00E800AC">
                              <w:rPr>
                                <w:b/>
                                <w:bCs/>
                                <w:color w:val="002060"/>
                                <w:sz w:val="28"/>
                                <w:szCs w:val="28"/>
                              </w:rPr>
                              <w:t xml:space="preserve">            N=v/p</w:t>
                            </w:r>
                          </w:p>
                          <w:p w:rsidR="00C36EB8" w:rsidP="00E800AC" w:rsidRDefault="00C36EB8" w14:paraId="13F1E2F1" w14:textId="77777777">
                            <w:pPr>
                              <w:rPr>
                                <w:sz w:val="20"/>
                                <w:szCs w:val="20"/>
                              </w:rPr>
                            </w:pPr>
                            <w:r w:rsidRPr="55C88689">
                              <w:t xml:space="preserve">Avec : </w:t>
                            </w:r>
                          </w:p>
                          <w:p w:rsidR="00C36EB8" w:rsidP="00E800AC" w:rsidRDefault="00C36EB8" w14:paraId="419BE449" w14:textId="77777777">
                            <w:pPr>
                              <w:rPr>
                                <w:sz w:val="20"/>
                                <w:szCs w:val="20"/>
                              </w:rPr>
                            </w:pPr>
                            <w:r w:rsidRPr="55C88689">
                              <w:t>N : nombre de tours par seconde(tr/s)</w:t>
                            </w:r>
                          </w:p>
                          <w:p w:rsidR="00C36EB8" w:rsidP="00E800AC" w:rsidRDefault="00C36EB8" w14:paraId="149188DB" w14:textId="77777777">
                            <w:pPr>
                              <w:rPr>
                                <w:sz w:val="20"/>
                                <w:szCs w:val="20"/>
                              </w:rPr>
                            </w:pPr>
                            <w:r w:rsidRPr="55C88689">
                              <w:t>V : vitesse de déplacement nécessaire(m/s)</w:t>
                            </w:r>
                          </w:p>
                          <w:p w:rsidR="00C36EB8" w:rsidP="00E800AC" w:rsidRDefault="00C36EB8" w14:paraId="2E3C0636" w14:textId="77777777">
                            <w:r w:rsidRPr="55C88689">
                              <w:t>P : le pas de la vis(m)</w:t>
                            </w:r>
                          </w:p>
                          <w:p w:rsidR="00C36EB8" w:rsidRDefault="00C36EB8" w14:paraId="4FC7187D"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style="position:absolute;margin-left:67.9pt;margin-top:.85pt;width:276.35pt;height:123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47" fillcolor="white [3201]" strokecolor="#4472c4 [3208]" strokeweight="1.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" w14:anchorId="50F061DB">
                <v:textbox>
                  <w:txbxContent>
                    <w:p w:rsidRPr="00E800AC" w:rsidR="00C36EB8" w:rsidP="00E800AC" w:rsidRDefault="00C36EB8" w14:paraId="22222BAA" w14:textId="77777777">
                      <w:pPr>
                        <w:rPr>
                          <w:b/>
                          <w:bCs/>
                          <w:color w:val="002060"/>
                          <w:sz w:val="28"/>
                          <w:szCs w:val="28"/>
                        </w:rPr>
                      </w:pPr>
                      <w:r>
                        <w:rPr>
                          <w:b/>
                          <w:bCs/>
                          <w:color w:val="002060"/>
                          <w:sz w:val="28"/>
                          <w:szCs w:val="28"/>
                        </w:rPr>
                        <w:t xml:space="preserve">                  </w:t>
                      </w:r>
                      <w:r w:rsidRPr="00E800AC">
                        <w:rPr>
                          <w:b/>
                          <w:bCs/>
                          <w:color w:val="002060"/>
                          <w:sz w:val="28"/>
                          <w:szCs w:val="28"/>
                        </w:rPr>
                        <w:t xml:space="preserve">            N=v/p</w:t>
                      </w:r>
                    </w:p>
                    <w:p w:rsidR="00C36EB8" w:rsidP="00E800AC" w:rsidRDefault="00C36EB8" w14:paraId="13F1E2F1" w14:textId="77777777">
                      <w:pPr>
                        <w:rPr>
                          <w:sz w:val="20"/>
                          <w:szCs w:val="20"/>
                        </w:rPr>
                      </w:pPr>
                      <w:r w:rsidRPr="55C88689">
                        <w:t xml:space="preserve">Avec : </w:t>
                      </w:r>
                    </w:p>
                    <w:p w:rsidR="00C36EB8" w:rsidP="00E800AC" w:rsidRDefault="00C36EB8" w14:paraId="419BE449" w14:textId="77777777">
                      <w:pPr>
                        <w:rPr>
                          <w:sz w:val="20"/>
                          <w:szCs w:val="20"/>
                        </w:rPr>
                      </w:pPr>
                      <w:r w:rsidRPr="55C88689">
                        <w:t>N : nombre de tours par seconde(tr/s)</w:t>
                      </w:r>
                    </w:p>
                    <w:p w:rsidR="00C36EB8" w:rsidP="00E800AC" w:rsidRDefault="00C36EB8" w14:paraId="149188DB" w14:textId="77777777">
                      <w:pPr>
                        <w:rPr>
                          <w:sz w:val="20"/>
                          <w:szCs w:val="20"/>
                        </w:rPr>
                      </w:pPr>
                      <w:r w:rsidRPr="55C88689">
                        <w:t>V : vitesse de déplacement nécessaire(m/s)</w:t>
                      </w:r>
                    </w:p>
                    <w:p w:rsidR="00C36EB8" w:rsidP="00E800AC" w:rsidRDefault="00C36EB8" w14:paraId="2E3C0636" w14:textId="77777777">
                      <w:r w:rsidRPr="55C88689">
                        <w:t>P : le pas de la vis(m)</w:t>
                      </w:r>
                    </w:p>
                    <w:p w:rsidR="00C36EB8" w:rsidRDefault="00C36EB8" w14:paraId="4FC7187D" w14:textId="77777777"/>
                  </w:txbxContent>
                </v:textbox>
              </v:shape>
            </w:pict>
          </mc:Fallback>
        </mc:AlternateContent>
      </w:r>
    </w:p>
    <w:p w:rsidR="00B1770D" w:rsidP="00B1770D" w:rsidRDefault="00B1770D" w14:paraId="5924C467" w14:textId="77777777">
      <w:pPr>
        <w:pStyle w:val="Style1"/>
      </w:pPr>
    </w:p>
    <w:p w:rsidR="00D03162" w:rsidP="00E800AC" w:rsidRDefault="00D03162" w14:paraId="314742A3" w14:textId="5A2E913E"/>
    <w:p w:rsidR="00D03162" w:rsidP="00E800AC" w:rsidRDefault="00D03162" w14:paraId="4786CF90" w14:textId="19D5B190"/>
    <w:p w:rsidR="00D03162" w:rsidP="00E800AC" w:rsidRDefault="00D03162" w14:paraId="3609AA85" w14:textId="2BDF758D"/>
    <w:p w:rsidR="00D03162" w:rsidP="00E800AC" w:rsidRDefault="00D03162" w14:paraId="36AD75C5" w14:textId="77777777"/>
    <w:p w:rsidRPr="00E800AC" w:rsidR="00E800AC" w:rsidP="00B1770D" w:rsidRDefault="00E800AC" w14:paraId="33F2D6E4" w14:textId="6926EAC3">
      <w:pPr>
        <w:pStyle w:val="Style1"/>
        <w:ind w:firstLine="708"/>
      </w:pPr>
      <w:r w:rsidRPr="00E800AC">
        <w:t xml:space="preserve">Une révolution représente 360°, or qu’un pas complet du moteur (Full Step) représente 1.8° donc le nombre des pas totale pour une seule révolution est </w:t>
      </w:r>
      <w:r w:rsidRPr="00E800AC">
        <w:rPr>
          <w:b/>
          <w:bCs/>
        </w:rPr>
        <w:t>360°/1.8°=200 pas/révolution.</w:t>
      </w:r>
      <w:r w:rsidRPr="00E800AC">
        <w:t xml:space="preserve"> </w:t>
      </w:r>
    </w:p>
    <w:p w:rsidRPr="00E800AC" w:rsidR="00E800AC" w:rsidP="00B1770D" w:rsidRDefault="00E800AC" w14:paraId="062ABF99" w14:textId="473E3846">
      <w:pPr>
        <w:pStyle w:val="Style1"/>
        <w:ind w:firstLine="708"/>
        <w:rPr>
          <w:b/>
          <w:bCs/>
        </w:rPr>
      </w:pPr>
      <w:r w:rsidRPr="00E800AC">
        <w:t>La vitesse du moteur dans la bibliothèque est en</w:t>
      </w:r>
      <w:r w:rsidRPr="00E800AC">
        <w:rPr>
          <w:b/>
          <w:bCs/>
        </w:rPr>
        <w:t xml:space="preserve"> pas/seconde </w:t>
      </w:r>
      <w:r w:rsidRPr="00E800AC">
        <w:t xml:space="preserve">donc la fonction </w:t>
      </w:r>
      <w:r w:rsidRPr="00E800AC">
        <w:rPr>
          <w:rFonts w:ascii="Courier New" w:hAnsi="Courier New" w:eastAsia="Courier New" w:cs="Courier New"/>
        </w:rPr>
        <w:t>L6474_SetMaxSpeed</w:t>
      </w:r>
      <w:r w:rsidRPr="00E800AC">
        <w:t xml:space="preserve"> prend en paramètre </w:t>
      </w:r>
      <w:r w:rsidRPr="00E800AC">
        <w:rPr>
          <w:b/>
          <w:bCs/>
        </w:rPr>
        <w:t>N*200.</w:t>
      </w:r>
    </w:p>
    <w:p w:rsidRPr="00E800AC" w:rsidR="00E800AC" w:rsidP="00B1770D" w:rsidRDefault="00E800AC" w14:paraId="31051119" w14:textId="713CC749">
      <w:pPr>
        <w:pStyle w:val="Style1"/>
        <w:ind w:firstLine="708"/>
        <w:rPr>
          <w:b/>
          <w:bCs/>
        </w:rPr>
      </w:pPr>
      <w:r w:rsidRPr="00E800AC">
        <w:t xml:space="preserve">Le temps total de l’opération d’injection est le rapport </w:t>
      </w:r>
      <w:r w:rsidRPr="00E800AC">
        <w:rPr>
          <w:b/>
          <w:bCs/>
        </w:rPr>
        <w:t>volume/débit.</w:t>
      </w:r>
    </w:p>
    <w:p w:rsidR="00E800AC" w:rsidP="00E800AC" w:rsidRDefault="00D03162" w14:paraId="2A6DAE9F" w14:textId="3FE78B5E">
      <w:r>
        <w:rPr>
          <w:noProof/>
          <w:lang w:eastAsia="fr-FR"/>
        </w:rPr>
        <w:drawing>
          <wp:anchor distT="0" distB="0" distL="114300" distR="114300" simplePos="0" relativeHeight="251717632" behindDoc="0" locked="0" layoutInCell="1" allowOverlap="1" wp14:anchorId="09A9A630" wp14:editId="620051C0">
            <wp:simplePos x="0" y="0"/>
            <wp:positionH relativeFrom="margin">
              <wp:align>center</wp:align>
            </wp:positionH>
            <wp:positionV relativeFrom="paragraph">
              <wp:posOffset>5715</wp:posOffset>
            </wp:positionV>
            <wp:extent cx="4996543" cy="1842475"/>
            <wp:effectExtent l="0" t="0" r="0" b="5715"/>
            <wp:wrapNone/>
            <wp:docPr id="513443152" name="Image 51344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996543" cy="1842475"/>
                    </a:xfrm>
                    <a:prstGeom prst="rect">
                      <a:avLst/>
                    </a:prstGeom>
                  </pic:spPr>
                </pic:pic>
              </a:graphicData>
            </a:graphic>
            <wp14:sizeRelH relativeFrom="margin">
              <wp14:pctWidth>0</wp14:pctWidth>
            </wp14:sizeRelH>
            <wp14:sizeRelV relativeFrom="margin">
              <wp14:pctHeight>0</wp14:pctHeight>
            </wp14:sizeRelV>
          </wp:anchor>
        </w:drawing>
      </w:r>
    </w:p>
    <w:p w:rsidR="00D03162" w:rsidP="00E800AC" w:rsidRDefault="00D03162" w14:paraId="4E75A38C" w14:textId="6E79A1CE"/>
    <w:p w:rsidR="00D03162" w:rsidP="00E800AC" w:rsidRDefault="00D03162" w14:paraId="6CE477A3" w14:textId="507D7AE9"/>
    <w:p w:rsidR="00D03162" w:rsidP="00E800AC" w:rsidRDefault="00D03162" w14:paraId="7C768F1A" w14:textId="48A3FD47"/>
    <w:p w:rsidR="00D03162" w:rsidP="00E800AC" w:rsidRDefault="00D03162" w14:paraId="56386B5A" w14:textId="4D7B3E60"/>
    <w:p w:rsidR="00D03162" w:rsidP="00E800AC" w:rsidRDefault="00D03162" w14:paraId="0C14CB2F" w14:textId="14C3898B"/>
    <w:p w:rsidR="00D03162" w:rsidP="00E800AC" w:rsidRDefault="00D03162" w14:paraId="2C804734" w14:textId="77777777"/>
    <w:p w:rsidR="00D03162" w:rsidP="00E800AC" w:rsidRDefault="00D03162" w14:paraId="0428059F" w14:textId="77777777"/>
    <w:p w:rsidRPr="007F3BEA" w:rsidR="007F3BEA" w:rsidP="00625905" w:rsidRDefault="0C492962" w14:paraId="4CD0C8A0" w14:textId="66C8C983">
      <w:pPr>
        <w:pStyle w:val="Titre20"/>
        <w:numPr>
          <w:ilvl w:val="0"/>
          <w:numId w:val="8"/>
        </w:numPr>
        <w:rPr>
          <w:rFonts w:eastAsia="Microsoft JhengHei" w:asciiTheme="majorBidi" w:hAnsiTheme="majorBidi"/>
          <w:b/>
          <w:bCs/>
          <w:color w:val="auto"/>
          <w:sz w:val="36"/>
          <w:szCs w:val="36"/>
        </w:rPr>
      </w:pPr>
      <w:bookmarkStart w:name="_Toc1260986812" w:id="73"/>
      <w:bookmarkStart w:name="_Toc104480464" w:id="74"/>
      <w:r w:rsidRPr="0C492962">
        <w:rPr>
          <w:rStyle w:val="titre2Car0"/>
          <w:color w:val="auto"/>
        </w:rPr>
        <w:lastRenderedPageBreak/>
        <w:t>Interface homme machine « IHM</w:t>
      </w:r>
      <w:r w:rsidRPr="0C492962">
        <w:rPr>
          <w:rFonts w:eastAsia="Microsoft JhengHei" w:asciiTheme="majorBidi" w:hAnsiTheme="majorBidi"/>
          <w:b/>
          <w:bCs/>
          <w:color w:val="auto"/>
          <w:sz w:val="36"/>
          <w:szCs w:val="36"/>
        </w:rPr>
        <w:t> »</w:t>
      </w:r>
      <w:bookmarkEnd w:id="73"/>
      <w:bookmarkEnd w:id="74"/>
    </w:p>
    <w:p w:rsidR="007F3BEA" w:rsidP="00B1770D" w:rsidRDefault="1884F599" w14:paraId="00AD8B2E" w14:textId="558DD751">
      <w:pPr>
        <w:pStyle w:val="Style1"/>
        <w:ind w:firstLine="360"/>
      </w:pPr>
      <w:r>
        <w:t>L'écran tactile résistive (4.3inch 480x272 TFT) va assurer l’interaction entre le médecin et la pousse seringue et vice versa, en fait toutes les données relatives à l’injection sont tapées à travers le médecin. Or que les données d’avancement et de l’état de la seringue ainsi que les alarmes sont affichées à travers l’écran.</w:t>
      </w:r>
    </w:p>
    <w:p w:rsidRPr="007F3BEA" w:rsidR="007F3BEA" w:rsidP="00625905" w:rsidRDefault="1884F599" w14:paraId="1CC10A27" w14:textId="6597D4BF">
      <w:pPr>
        <w:pStyle w:val="Paragraphedeliste"/>
        <w:numPr>
          <w:ilvl w:val="0"/>
          <w:numId w:val="10"/>
        </w:numPr>
        <w:rPr>
          <w:rFonts w:asciiTheme="majorBidi" w:hAnsiTheme="majorBidi" w:cstheme="majorBidi"/>
          <w:sz w:val="24"/>
          <w:szCs w:val="24"/>
        </w:rPr>
      </w:pPr>
      <w:r w:rsidRPr="1884F599">
        <w:rPr>
          <w:rFonts w:asciiTheme="majorBidi" w:hAnsiTheme="majorBidi" w:cstheme="majorBidi"/>
          <w:b/>
          <w:bCs/>
          <w:sz w:val="24"/>
          <w:szCs w:val="24"/>
        </w:rPr>
        <w:t>LTDC (LCD-TFT display Controller) et contrôleur de touches résistives.</w:t>
      </w:r>
    </w:p>
    <w:p w:rsidR="1884F599" w:rsidP="00B1770D" w:rsidRDefault="1884F599" w14:paraId="0B9434CE" w14:textId="6CF48BE5">
      <w:pPr>
        <w:pStyle w:val="Style1"/>
        <w:ind w:firstLine="360"/>
      </w:pPr>
      <w:r>
        <w:t xml:space="preserve">Grace au périphérique LTDC on pourra interfacer l’écran avec la carte STM32, ce périphérique est responsable à transmettre l’ensemble des pixels d’une image sous une format bien déterminé (hors de portée de ce rapport due à sa taille). Le LTDC consomme beaucoup de ressources que ce soit au niveau des pins (&gt;40 pins) ou au niveau calcules et traitements. C’est pour cela qu’on a utilisé un accélérateur </w:t>
      </w:r>
      <w:r w:rsidRPr="1884F599">
        <w:rPr>
          <w:b/>
          <w:bCs/>
        </w:rPr>
        <w:t>DMA2D.</w:t>
      </w:r>
    </w:p>
    <w:p w:rsidR="1884F599" w:rsidP="1884F599" w:rsidRDefault="1884F599" w14:paraId="42B90FDA" w14:textId="70392C5C">
      <w:pPr>
        <w:pStyle w:val="Style1"/>
        <w:jc w:val="center"/>
      </w:pPr>
      <w:r>
        <w:drawing>
          <wp:inline wp14:editId="03234A5D" wp14:anchorId="3456B9F1">
            <wp:extent cx="4572000" cy="2156774"/>
            <wp:effectExtent l="0" t="0" r="0" b="0"/>
            <wp:docPr id="1341717849" name="Image 679944762" title=""/>
            <wp:cNvGraphicFramePr>
              <a:graphicFrameLocks noChangeAspect="1"/>
            </wp:cNvGraphicFramePr>
            <a:graphic>
              <a:graphicData uri="http://schemas.openxmlformats.org/drawingml/2006/picture">
                <pic:pic>
                  <pic:nvPicPr>
                    <pic:cNvPr id="0" name="Image 679944762"/>
                    <pic:cNvPicPr/>
                  </pic:nvPicPr>
                  <pic:blipFill>
                    <a:blip r:embed="R50f0db865ecb48e0">
                      <a:extLst xmlns:a="http://schemas.openxmlformats.org/drawingml/2006/main">
                        <a:ext uri="{28A0092B-C50C-407E-A947-70E740481C1C}">
                          <a14:useLocalDpi xmlns:a14="http://schemas.microsoft.com/office/drawing/2010/main" val="0"/>
                        </a:ext>
                      </a:extLst>
                    </a:blip>
                    <a:srcRect b="28344"/>
                    <a:stretch>
                      <a:fillRect/>
                    </a:stretch>
                  </pic:blipFill>
                  <pic:spPr>
                    <a:xfrm rot="0" flipH="0" flipV="0">
                      <a:off x="0" y="0"/>
                      <a:ext cx="4572000" cy="2156774"/>
                    </a:xfrm>
                    <a:prstGeom prst="rect">
                      <a:avLst/>
                    </a:prstGeom>
                  </pic:spPr>
                </pic:pic>
              </a:graphicData>
            </a:graphic>
          </wp:inline>
        </w:drawing>
      </w:r>
    </w:p>
    <w:p w:rsidR="1884F599" w:rsidP="1884F599" w:rsidRDefault="1884F599" w14:paraId="0B09B5DA" w14:textId="46149FF7">
      <w:pPr>
        <w:pStyle w:val="Style1"/>
        <w:jc w:val="center"/>
        <w:rPr>
          <w:rFonts w:ascii="Times New Roman" w:hAnsi="Times New Roman" w:cs="Times New Roman"/>
        </w:rPr>
      </w:pPr>
      <w:r>
        <w:rPr>
          <w:noProof/>
          <w:lang w:eastAsia="fr-FR"/>
        </w:rPr>
        <w:drawing>
          <wp:inline distT="0" distB="0" distL="0" distR="0" wp14:anchorId="1144B071" wp14:editId="6F8937B5">
            <wp:extent cx="4572000" cy="1571625"/>
            <wp:effectExtent l="0" t="0" r="0" b="9525"/>
            <wp:docPr id="309598971" name="Image 69364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3645441"/>
                    <pic:cNvPicPr/>
                  </pic:nvPicPr>
                  <pic:blipFill>
                    <a:blip r:embed="rId85">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rsidR="1884F599" w:rsidP="00B1770D" w:rsidRDefault="1884F599" w14:paraId="3B98550B" w14:textId="4FA7C5F6">
      <w:pPr>
        <w:pStyle w:val="Style1"/>
        <w:ind w:firstLine="708"/>
        <w:rPr>
          <w:rFonts w:ascii="Times New Roman" w:hAnsi="Times New Roman" w:cs="Times New Roman"/>
        </w:rPr>
      </w:pPr>
      <w:r w:rsidRPr="1884F599">
        <w:rPr>
          <w:rFonts w:ascii="Times New Roman" w:hAnsi="Times New Roman" w:cs="Times New Roman"/>
        </w:rPr>
        <w:t>Le périphérique de touche résistive est un système qui va convertir les données analogique des touches à des coordonnées x,y  puis il les transmet à travers le protocole i2c ou spi pour que le processeur l’interprète. En fait le processeur doit connaitre le protocole dont le contrôleur de touche utilise pour transmettre l’information. Dans ce cas un pilote logiciel doit être programmé pour assurer la communication avec le périphérique.</w:t>
      </w:r>
    </w:p>
    <w:p w:rsidR="1884F599" w:rsidP="1884F599" w:rsidRDefault="1884F599" w14:paraId="77CC768F" w14:textId="54A9F3D7">
      <w:pPr>
        <w:pStyle w:val="Style1"/>
        <w:jc w:val="center"/>
        <w:rPr>
          <w:rFonts w:ascii="Times New Roman" w:hAnsi="Times New Roman" w:cs="Times New Roman"/>
          <w:b/>
          <w:bCs/>
        </w:rPr>
      </w:pPr>
      <w:r>
        <w:rPr>
          <w:noProof/>
          <w:lang w:eastAsia="fr-FR"/>
        </w:rPr>
        <w:lastRenderedPageBreak/>
        <w:drawing>
          <wp:inline distT="0" distB="0" distL="0" distR="0" wp14:anchorId="4D1661AA" wp14:editId="4CF30B78">
            <wp:extent cx="4572000" cy="2085975"/>
            <wp:effectExtent l="0" t="0" r="0" b="0"/>
            <wp:docPr id="753302738" name="Image 75330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rsidR="1884F599" w:rsidP="1884F599" w:rsidRDefault="1884F599" w14:paraId="504E4775" w14:textId="24124360">
      <w:pPr>
        <w:pStyle w:val="Style1"/>
        <w:rPr>
          <w:rFonts w:ascii="Times New Roman" w:hAnsi="Times New Roman" w:cs="Times New Roman"/>
        </w:rPr>
      </w:pPr>
    </w:p>
    <w:p w:rsidR="007F3BEA" w:rsidP="00625905" w:rsidRDefault="007F3BEA" w14:paraId="4084D9E9" w14:textId="0A5033F3">
      <w:pPr>
        <w:numPr>
          <w:ilvl w:val="0"/>
          <w:numId w:val="15"/>
        </w:numPr>
        <w:rPr>
          <w:rFonts w:asciiTheme="majorBidi" w:hAnsiTheme="majorBidi" w:cstheme="majorBidi"/>
          <w:b/>
          <w:bCs/>
          <w:sz w:val="24"/>
          <w:szCs w:val="24"/>
        </w:rPr>
      </w:pPr>
      <w:r w:rsidRPr="007F3BEA">
        <w:rPr>
          <w:rFonts w:asciiTheme="majorBidi" w:hAnsiTheme="majorBidi" w:cstheme="majorBidi"/>
          <w:b/>
          <w:bCs/>
          <w:sz w:val="24"/>
          <w:szCs w:val="24"/>
        </w:rPr>
        <w:t>Architecture (MVP)</w:t>
      </w:r>
    </w:p>
    <w:p w:rsidRPr="007F3BEA" w:rsidR="007F3BEA" w:rsidP="00B1770D" w:rsidRDefault="007F3BEA" w14:paraId="43A89F41" w14:textId="65C382F0">
      <w:pPr>
        <w:pStyle w:val="Style1"/>
        <w:ind w:firstLine="360"/>
        <w:rPr>
          <w:rStyle w:val="lev"/>
          <w:b w:val="0"/>
          <w:bCs w:val="0"/>
        </w:rPr>
      </w:pPr>
      <w:r w:rsidRPr="007F3BEA">
        <w:rPr>
          <w:rStyle w:val="lev"/>
          <w:b w:val="0"/>
          <w:bCs w:val="0"/>
        </w:rPr>
        <w:t>On a utilisé le Framework TouchGFX pour développer l’interface homme machine.</w:t>
      </w:r>
    </w:p>
    <w:p w:rsidRPr="007F3BEA" w:rsidR="007F3BEA" w:rsidP="00B1770D" w:rsidRDefault="007F3BEA" w14:paraId="36F251C3" w14:textId="64B65DF4">
      <w:pPr>
        <w:pStyle w:val="Style1"/>
        <w:ind w:firstLine="360"/>
        <w:rPr>
          <w:rStyle w:val="lev"/>
          <w:b w:val="0"/>
          <w:bCs w:val="0"/>
        </w:rPr>
      </w:pPr>
      <w:r w:rsidRPr="007F3BEA">
        <w:rPr>
          <w:rStyle w:val="lev"/>
          <w:b w:val="0"/>
          <w:bCs w:val="0"/>
        </w:rPr>
        <w:t xml:space="preserve">Le X-CUBE-TOUCHGFX est une expansion développée par ST pour faciliter l’intégration avec CUBE-IDE, en fait grâce à la méthode drag and drop, on peut faire le design de l’ensemble des vues (view) et puis on génère le code en C++ selon une architecture appelé MVP avec l’approche orienté objets. </w:t>
      </w:r>
    </w:p>
    <w:p w:rsidR="007F3BEA" w:rsidP="00B1770D" w:rsidRDefault="007F3BEA" w14:paraId="093774D1" w14:textId="18831BAA">
      <w:pPr>
        <w:pStyle w:val="Style1"/>
        <w:ind w:firstLine="360"/>
        <w:rPr>
          <w:rFonts w:eastAsia="system-ui"/>
        </w:rPr>
      </w:pPr>
      <w:r w:rsidRPr="349F5BE1">
        <w:rPr>
          <w:rFonts w:eastAsia="system-ui"/>
        </w:rPr>
        <w:t>Modèle de conception modèle-vue-présentateur</w:t>
      </w:r>
    </w:p>
    <w:p w:rsidR="007F3BEA" w:rsidP="00B1770D" w:rsidRDefault="007F3BEA" w14:paraId="2F893AA3" w14:textId="31151EBF">
      <w:pPr>
        <w:pStyle w:val="Style1"/>
        <w:ind w:firstLine="360"/>
        <w:rPr>
          <w:rFonts w:eastAsia="system-ui"/>
        </w:rPr>
      </w:pPr>
      <w:r w:rsidRPr="349F5BE1">
        <w:rPr>
          <w:rFonts w:eastAsia="system-ui"/>
        </w:rPr>
        <w:t>Les interfaces utilisateur TouchGFX suivent un modèle architectural appelé MVP qui est une dérivation du modèle Modèle-Vue-Contrôleur (MVC). Les deux sont largement utilisés pour créer des applications d'interface homme machine.</w:t>
      </w:r>
    </w:p>
    <w:p w:rsidR="007F3BEA" w:rsidP="00B1770D" w:rsidRDefault="007F3BEA" w14:paraId="3E9B4858" w14:textId="749D90F8">
      <w:pPr>
        <w:pStyle w:val="Style1"/>
        <w:ind w:firstLine="360"/>
      </w:pPr>
      <w:r w:rsidRPr="349F5BE1">
        <w:rPr>
          <w:rFonts w:eastAsia="system-ui"/>
        </w:rPr>
        <w:t>Dans MVP, les trois classes sont définies comme suit :</w:t>
      </w:r>
    </w:p>
    <w:p w:rsidR="007F3BEA" w:rsidP="00625905" w:rsidRDefault="007F3BEA" w14:paraId="66333C98" w14:textId="77777777">
      <w:pPr>
        <w:pStyle w:val="Style1"/>
        <w:numPr>
          <w:ilvl w:val="0"/>
          <w:numId w:val="16"/>
        </w:numPr>
      </w:pPr>
      <w:r w:rsidRPr="007F3BEA">
        <w:rPr>
          <w:rFonts w:eastAsia="system-ui"/>
          <w:b/>
          <w:bCs/>
        </w:rPr>
        <w:t xml:space="preserve">Le </w:t>
      </w:r>
      <w:r w:rsidRPr="007F3BEA">
        <w:rPr>
          <w:rFonts w:eastAsia="system-ui"/>
          <w:b/>
          <w:bCs/>
          <w:i/>
          <w:iCs/>
        </w:rPr>
        <w:t>modèle (Model)</w:t>
      </w:r>
      <w:r w:rsidRPr="007F3BEA">
        <w:rPr>
          <w:rFonts w:eastAsia="system-ui"/>
          <w:b/>
          <w:bCs/>
        </w:rPr>
        <w:t xml:space="preserve"> </w:t>
      </w:r>
      <w:r w:rsidRPr="7EAAF5DA">
        <w:rPr>
          <w:rFonts w:eastAsia="system-ui"/>
        </w:rPr>
        <w:t>est une interface de données, elle sert également de lien entre la partie non-UI (Backend system) et la partie UI (User Interface) du projet : c’est le cœur de l’interface graphique.</w:t>
      </w:r>
    </w:p>
    <w:p w:rsidR="007F3BEA" w:rsidP="00625905" w:rsidRDefault="007F3BEA" w14:paraId="56A8913F" w14:textId="77777777">
      <w:pPr>
        <w:pStyle w:val="Style1"/>
        <w:numPr>
          <w:ilvl w:val="0"/>
          <w:numId w:val="16"/>
        </w:numPr>
      </w:pPr>
      <w:r w:rsidRPr="007F3BEA">
        <w:rPr>
          <w:rFonts w:eastAsia="system-ui"/>
          <w:b/>
          <w:bCs/>
        </w:rPr>
        <w:t xml:space="preserve">La </w:t>
      </w:r>
      <w:r w:rsidRPr="007F3BEA">
        <w:rPr>
          <w:rFonts w:eastAsia="system-ui"/>
          <w:b/>
          <w:bCs/>
          <w:i/>
          <w:iCs/>
        </w:rPr>
        <w:t>vue (View)</w:t>
      </w:r>
      <w:r w:rsidRPr="007F3BEA">
        <w:rPr>
          <w:rFonts w:eastAsia="system-ui"/>
          <w:b/>
          <w:bCs/>
        </w:rPr>
        <w:t xml:space="preserve"> </w:t>
      </w:r>
      <w:r w:rsidRPr="3494BB9D">
        <w:rPr>
          <w:rFonts w:eastAsia="system-ui"/>
        </w:rPr>
        <w:t>est une interface passive interface passive qui affiche les données et acquiert les informations de l’utilisateur (via les différents widgets de touchgfx ex : zone de texte, image, bouton, menu déroulant, curseur…)</w:t>
      </w:r>
    </w:p>
    <w:p w:rsidR="007F3BEA" w:rsidP="00625905" w:rsidRDefault="007F3BEA" w14:paraId="1BD90BA9" w14:textId="56AB7D24">
      <w:pPr>
        <w:pStyle w:val="Style1"/>
        <w:numPr>
          <w:ilvl w:val="0"/>
          <w:numId w:val="16"/>
        </w:numPr>
      </w:pPr>
      <w:r w:rsidRPr="007F3BEA">
        <w:rPr>
          <w:rFonts w:eastAsia="system-ui"/>
          <w:b/>
          <w:bCs/>
        </w:rPr>
        <w:t xml:space="preserve">Le </w:t>
      </w:r>
      <w:r w:rsidRPr="007F3BEA">
        <w:rPr>
          <w:rFonts w:eastAsia="system-ui"/>
          <w:b/>
          <w:bCs/>
          <w:i/>
          <w:iCs/>
        </w:rPr>
        <w:t>présentateur (Presenter</w:t>
      </w:r>
      <w:r w:rsidRPr="3494BB9D">
        <w:rPr>
          <w:rFonts w:eastAsia="system-ui"/>
          <w:i/>
          <w:iCs/>
        </w:rPr>
        <w:t>)</w:t>
      </w:r>
      <w:r w:rsidRPr="3494BB9D">
        <w:rPr>
          <w:rFonts w:eastAsia="system-ui"/>
        </w:rPr>
        <w:t xml:space="preserve"> est une classe qui agit sur le modèle et la vue. Elle récupère les données du modèle et les formate pour les afficher dans la vue.</w:t>
      </w:r>
    </w:p>
    <w:p w:rsidR="0042229A" w:rsidP="18AFD3F6" w:rsidRDefault="0042229A" w14:paraId="7A115C18" w14:textId="47E86B66">
      <w:pPr>
        <w:rPr>
          <w:rFonts w:asciiTheme="majorBidi" w:hAnsiTheme="majorBidi" w:cstheme="majorBidi"/>
          <w:b/>
          <w:bCs/>
          <w:sz w:val="24"/>
          <w:szCs w:val="24"/>
        </w:rPr>
      </w:pPr>
    </w:p>
    <w:p w:rsidR="0042229A" w:rsidP="1884F599" w:rsidRDefault="0042229A" w14:paraId="546D521E" w14:textId="4FA9BB10">
      <w:pPr>
        <w:jc w:val="center"/>
        <w:rPr>
          <w:rFonts w:asciiTheme="majorBidi" w:hAnsiTheme="majorBidi" w:cstheme="majorBidi"/>
          <w:b/>
          <w:bCs/>
          <w:sz w:val="24"/>
          <w:szCs w:val="24"/>
        </w:rPr>
      </w:pPr>
      <w:r>
        <w:rPr>
          <w:noProof/>
          <w:lang w:eastAsia="fr-FR"/>
        </w:rPr>
        <w:lastRenderedPageBreak/>
        <w:drawing>
          <wp:inline distT="0" distB="0" distL="0" distR="0" wp14:anchorId="5CC6CA7B" wp14:editId="265B9294">
            <wp:extent cx="4333875" cy="2457450"/>
            <wp:effectExtent l="0" t="0" r="9525" b="0"/>
            <wp:docPr id="1035485385" name="Image 103548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35485385"/>
                    <pic:cNvPicPr/>
                  </pic:nvPicPr>
                  <pic:blipFill>
                    <a:blip r:embed="rId87">
                      <a:extLst>
                        <a:ext uri="{28A0092B-C50C-407E-A947-70E740481C1C}">
                          <a14:useLocalDpi xmlns:a14="http://schemas.microsoft.com/office/drawing/2010/main" val="0"/>
                        </a:ext>
                      </a:extLst>
                    </a:blip>
                    <a:stretch>
                      <a:fillRect/>
                    </a:stretch>
                  </pic:blipFill>
                  <pic:spPr>
                    <a:xfrm>
                      <a:off x="0" y="0"/>
                      <a:ext cx="4333875" cy="2457450"/>
                    </a:xfrm>
                    <a:prstGeom prst="rect">
                      <a:avLst/>
                    </a:prstGeom>
                  </pic:spPr>
                </pic:pic>
              </a:graphicData>
            </a:graphic>
          </wp:inline>
        </w:drawing>
      </w:r>
    </w:p>
    <w:p w:rsidR="0042229A" w:rsidP="1884F599" w:rsidRDefault="0042229A" w14:paraId="3BD20DA1" w14:textId="565D0788">
      <w:pPr>
        <w:rPr>
          <w:rFonts w:asciiTheme="majorBidi" w:hAnsiTheme="majorBidi" w:cstheme="majorBidi"/>
          <w:b/>
          <w:bCs/>
          <w:sz w:val="24"/>
          <w:szCs w:val="24"/>
        </w:rPr>
      </w:pPr>
    </w:p>
    <w:p w:rsidRPr="007F3BEA" w:rsidR="007F3BEA" w:rsidP="18AFD3F6" w:rsidRDefault="00B07B2B" w14:paraId="70A109D7" w14:textId="5A35120B">
      <w:pPr>
        <w:rPr>
          <w:rFonts w:asciiTheme="majorBidi" w:hAnsiTheme="majorBidi" w:cstheme="majorBidi"/>
          <w:b/>
          <w:bCs/>
          <w:sz w:val="24"/>
          <w:szCs w:val="24"/>
        </w:rPr>
      </w:pPr>
      <w:r>
        <w:rPr>
          <w:noProof/>
          <w:lang w:eastAsia="fr-FR"/>
        </w:rPr>
        <mc:AlternateContent>
          <mc:Choice Requires="wps">
            <w:drawing>
              <wp:anchor distT="0" distB="0" distL="114300" distR="114300" simplePos="0" relativeHeight="251722752" behindDoc="0" locked="0" layoutInCell="1" allowOverlap="1" wp14:anchorId="6EBE37B9" wp14:editId="286FD7DB">
                <wp:simplePos x="0" y="0"/>
                <wp:positionH relativeFrom="margin">
                  <wp:posOffset>709930</wp:posOffset>
                </wp:positionH>
                <wp:positionV relativeFrom="paragraph">
                  <wp:posOffset>9525</wp:posOffset>
                </wp:positionV>
                <wp:extent cx="4333875" cy="238125"/>
                <wp:effectExtent l="0" t="0" r="9525" b="9525"/>
                <wp:wrapNone/>
                <wp:docPr id="24" name="Zone de texte 24"/>
                <wp:cNvGraphicFramePr/>
                <a:graphic xmlns:a="http://schemas.openxmlformats.org/drawingml/2006/main">
                  <a:graphicData uri="http://schemas.microsoft.com/office/word/2010/wordprocessingShape">
                    <wps:wsp>
                      <wps:cNvSpPr txBox="1"/>
                      <wps:spPr>
                        <a:xfrm>
                          <a:off x="0" y="0"/>
                          <a:ext cx="4333875" cy="238125"/>
                        </a:xfrm>
                        <a:prstGeom prst="rect">
                          <a:avLst/>
                        </a:prstGeom>
                        <a:solidFill>
                          <a:prstClr val="white"/>
                        </a:solidFill>
                        <a:ln>
                          <a:noFill/>
                        </a:ln>
                        <a:effectLst/>
                      </wps:spPr>
                      <wps:txbx>
                        <w:txbxContent>
                          <w:p w:rsidRPr="007F3BEA" w:rsidR="00C36EB8" w:rsidP="007F3BEA" w:rsidRDefault="00C36EB8" w14:paraId="2D1C28E8" w14:textId="77777777">
                            <w:pPr>
                              <w:pStyle w:val="Lgende"/>
                              <w:jc w:val="center"/>
                              <w:rPr>
                                <w:noProof/>
                                <w:sz w:val="20"/>
                                <w:szCs w:val="20"/>
                              </w:rPr>
                            </w:pPr>
                            <w:bookmarkStart w:name="_Toc103110500" w:id="75"/>
                            <w:r w:rsidRPr="007F3BEA">
                              <w:rPr>
                                <w:sz w:val="20"/>
                                <w:szCs w:val="20"/>
                              </w:rPr>
                              <w:t xml:space="preserve">Figure </w:t>
                            </w:r>
                            <w:r w:rsidRPr="007F3BEA">
                              <w:rPr>
                                <w:sz w:val="20"/>
                                <w:szCs w:val="20"/>
                              </w:rPr>
                              <w:fldChar w:fldCharType="begin"/>
                            </w:r>
                            <w:r w:rsidRPr="007F3BEA">
                              <w:rPr>
                                <w:sz w:val="20"/>
                                <w:szCs w:val="20"/>
                              </w:rPr>
                              <w:instrText xml:space="preserve"> SEQ Figure \* ARABIC </w:instrText>
                            </w:r>
                            <w:r w:rsidRPr="007F3BEA">
                              <w:rPr>
                                <w:sz w:val="20"/>
                                <w:szCs w:val="20"/>
                              </w:rPr>
                              <w:fldChar w:fldCharType="separate"/>
                            </w:r>
                            <w:r>
                              <w:rPr>
                                <w:noProof/>
                                <w:sz w:val="20"/>
                                <w:szCs w:val="20"/>
                              </w:rPr>
                              <w:t>19</w:t>
                            </w:r>
                            <w:r w:rsidRPr="007F3BEA">
                              <w:rPr>
                                <w:sz w:val="20"/>
                                <w:szCs w:val="20"/>
                              </w:rPr>
                              <w:fldChar w:fldCharType="end"/>
                            </w:r>
                            <w:r w:rsidRPr="007F3BEA">
                              <w:rPr>
                                <w:sz w:val="20"/>
                                <w:szCs w:val="20"/>
                              </w:rPr>
                              <w:t xml:space="preserve"> : Modèle de conception modèle-vue-présentateur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 style="position:absolute;margin-left:55.9pt;margin-top:.75pt;width:341.25pt;height:18.75pt;z-index:251722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spid="_x0000_s104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" w14:anchorId="6EBE37B9">
                <v:textbox inset="0,0,0,0">
                  <w:txbxContent>
                    <w:p w:rsidRPr="007F3BEA" w:rsidR="00C36EB8" w:rsidP="007F3BEA" w:rsidRDefault="00C36EB8" w14:paraId="2D1C28E8" w14:textId="77777777">
                      <w:pPr>
                        <w:pStyle w:val="Lgende"/>
                        <w:jc w:val="center"/>
                        <w:rPr>
                          <w:noProof/>
                          <w:sz w:val="20"/>
                          <w:szCs w:val="20"/>
                        </w:rPr>
                      </w:pPr>
                      <w:r w:rsidRPr="007F3BEA">
                        <w:rPr>
                          <w:sz w:val="20"/>
                          <w:szCs w:val="20"/>
                        </w:rPr>
                        <w:t xml:space="preserve">Figure </w:t>
                      </w:r>
                      <w:r w:rsidRPr="007F3BEA">
                        <w:rPr>
                          <w:sz w:val="20"/>
                          <w:szCs w:val="20"/>
                        </w:rPr>
                        <w:fldChar w:fldCharType="begin"/>
                      </w:r>
                      <w:r w:rsidRPr="007F3BEA">
                        <w:rPr>
                          <w:sz w:val="20"/>
                          <w:szCs w:val="20"/>
                        </w:rPr>
                        <w:instrText xml:space="preserve"> SEQ Figure \* ARABIC </w:instrText>
                      </w:r>
                      <w:r w:rsidRPr="007F3BEA">
                        <w:rPr>
                          <w:sz w:val="20"/>
                          <w:szCs w:val="20"/>
                        </w:rPr>
                        <w:fldChar w:fldCharType="separate"/>
                      </w:r>
                      <w:r>
                        <w:rPr>
                          <w:noProof/>
                          <w:sz w:val="20"/>
                          <w:szCs w:val="20"/>
                        </w:rPr>
                        <w:t>19</w:t>
                      </w:r>
                      <w:r w:rsidRPr="007F3BEA">
                        <w:rPr>
                          <w:sz w:val="20"/>
                          <w:szCs w:val="20"/>
                        </w:rPr>
                        <w:fldChar w:fldCharType="end"/>
                      </w:r>
                      <w:r w:rsidRPr="007F3BEA">
                        <w:rPr>
                          <w:sz w:val="20"/>
                          <w:szCs w:val="20"/>
                        </w:rPr>
                        <w:t xml:space="preserve"> : Modèle de conception modèle-vue-présentateur</w:t>
                      </w:r>
                    </w:p>
                  </w:txbxContent>
                </v:textbox>
                <w10:wrap anchorx="margin"/>
              </v:shape>
            </w:pict>
          </mc:Fallback>
        </mc:AlternateContent>
      </w:r>
    </w:p>
    <w:p w:rsidR="00E800AC" w:rsidP="00625905" w:rsidRDefault="007F3BEA" w14:paraId="6D0366D4" w14:textId="4F53BAE0">
      <w:pPr>
        <w:pStyle w:val="Paragraphedeliste"/>
        <w:numPr>
          <w:ilvl w:val="0"/>
          <w:numId w:val="15"/>
        </w:numPr>
        <w:rPr>
          <w:rFonts w:asciiTheme="majorBidi" w:hAnsiTheme="majorBidi" w:cstheme="majorBidi"/>
          <w:b/>
          <w:bCs/>
          <w:sz w:val="24"/>
          <w:szCs w:val="24"/>
        </w:rPr>
      </w:pPr>
      <w:r w:rsidRPr="007F3BEA">
        <w:rPr>
          <w:rFonts w:asciiTheme="majorBidi" w:hAnsiTheme="majorBidi" w:cstheme="majorBidi"/>
          <w:b/>
          <w:bCs/>
          <w:sz w:val="24"/>
          <w:szCs w:val="24"/>
        </w:rPr>
        <w:t>Les interactions dans TouchGFX</w:t>
      </w:r>
    </w:p>
    <w:p w:rsidRPr="00C30C09" w:rsidR="007F3BEA" w:rsidP="00C30C09" w:rsidRDefault="007F3BEA" w14:paraId="368CB83F" w14:textId="3E7DFAC3">
      <w:pPr>
        <w:pStyle w:val="Style1"/>
        <w:rPr>
          <w:rStyle w:val="lev"/>
          <w:b w:val="0"/>
          <w:bCs w:val="0"/>
        </w:rPr>
      </w:pPr>
      <w:r w:rsidRPr="00C30C09">
        <w:rPr>
          <w:rStyle w:val="lev"/>
          <w:b w:val="0"/>
          <w:bCs w:val="0"/>
        </w:rPr>
        <w:t>Dans TouchGFX Designer, une interaction est constituée d'un trigger et d'une action :</w:t>
      </w:r>
    </w:p>
    <w:p w:rsidRPr="00C30C09" w:rsidR="007F3BEA" w:rsidP="00625905" w:rsidRDefault="007F3BEA" w14:paraId="4F850BA6" w14:textId="6766A1C9">
      <w:pPr>
        <w:pStyle w:val="Style1"/>
        <w:numPr>
          <w:ilvl w:val="0"/>
          <w:numId w:val="9"/>
        </w:numPr>
        <w:rPr>
          <w:rStyle w:val="lev"/>
          <w:b w:val="0"/>
          <w:bCs w:val="0"/>
        </w:rPr>
      </w:pPr>
      <w:r w:rsidRPr="00C30C09">
        <w:rPr>
          <w:rStyle w:val="lev"/>
          <w:b w:val="0"/>
          <w:bCs w:val="0"/>
        </w:rPr>
        <w:t>Un trigger est ce qui va démarrer l'interaction - ce qui doit se passer dans notre application pour que l'action ait lieu.</w:t>
      </w:r>
    </w:p>
    <w:p w:rsidRPr="00C30C09" w:rsidR="007F3BEA" w:rsidP="00625905" w:rsidRDefault="007F3BEA" w14:paraId="3E1CB313" w14:textId="130C5CA0">
      <w:pPr>
        <w:pStyle w:val="Style1"/>
        <w:numPr>
          <w:ilvl w:val="0"/>
          <w:numId w:val="9"/>
        </w:numPr>
        <w:rPr>
          <w:rStyle w:val="lev"/>
          <w:b w:val="0"/>
          <w:bCs w:val="0"/>
        </w:rPr>
      </w:pPr>
      <w:r w:rsidRPr="00C30C09">
        <w:rPr>
          <w:rStyle w:val="lev"/>
          <w:b w:val="0"/>
          <w:bCs w:val="0"/>
        </w:rPr>
        <w:t>Une action est ce qui va se passer après qu'un déclencheur ait été émis.</w:t>
      </w:r>
    </w:p>
    <w:p w:rsidRPr="00C30C09" w:rsidR="007F3BEA" w:rsidP="00C30C09" w:rsidRDefault="007F3BEA" w14:paraId="6E0EBC96" w14:textId="25D9CF6D">
      <w:pPr>
        <w:pStyle w:val="Style1"/>
        <w:rPr>
          <w:rStyle w:val="lev"/>
          <w:b w:val="0"/>
          <w:bCs w:val="0"/>
        </w:rPr>
      </w:pPr>
      <w:r w:rsidRPr="00C30C09">
        <w:rPr>
          <w:rStyle w:val="lev"/>
          <w:b w:val="0"/>
          <w:bCs w:val="0"/>
        </w:rPr>
        <w:t>Un écran vide n'aura que quatre actions disponibles :</w:t>
      </w:r>
    </w:p>
    <w:p w:rsidRPr="00C30C09" w:rsidR="00C30C09" w:rsidP="00625905" w:rsidRDefault="00C30C09" w14:paraId="4665BAC8" w14:textId="16B16175">
      <w:pPr>
        <w:pStyle w:val="Style1"/>
        <w:numPr>
          <w:ilvl w:val="0"/>
          <w:numId w:val="17"/>
        </w:numPr>
        <w:rPr>
          <w:rStyle w:val="lev"/>
          <w:b w:val="0"/>
          <w:bCs w:val="0"/>
        </w:rPr>
      </w:pPr>
      <w:r w:rsidRPr="00C30C09">
        <w:rPr>
          <w:rStyle w:val="lev"/>
          <w:b w:val="0"/>
          <w:bCs w:val="0"/>
        </w:rPr>
        <w:t>Call new virtual function</w:t>
      </w:r>
    </w:p>
    <w:p w:rsidRPr="00C30C09" w:rsidR="00C30C09" w:rsidP="00625905" w:rsidRDefault="00C30C09" w14:paraId="47BB60E6" w14:textId="77777777">
      <w:pPr>
        <w:pStyle w:val="Style1"/>
        <w:numPr>
          <w:ilvl w:val="0"/>
          <w:numId w:val="17"/>
        </w:numPr>
        <w:rPr>
          <w:rStyle w:val="lev"/>
          <w:b w:val="0"/>
          <w:bCs w:val="0"/>
        </w:rPr>
      </w:pPr>
      <w:r w:rsidRPr="00C30C09">
        <w:rPr>
          <w:rStyle w:val="lev"/>
          <w:b w:val="0"/>
          <w:bCs w:val="0"/>
        </w:rPr>
        <w:t>Change screen</w:t>
      </w:r>
    </w:p>
    <w:p w:rsidRPr="00C30C09" w:rsidR="00C30C09" w:rsidP="00625905" w:rsidRDefault="00C30C09" w14:paraId="7A813403" w14:textId="77777777">
      <w:pPr>
        <w:pStyle w:val="Style1"/>
        <w:numPr>
          <w:ilvl w:val="0"/>
          <w:numId w:val="17"/>
        </w:numPr>
        <w:rPr>
          <w:rStyle w:val="lev"/>
          <w:b w:val="0"/>
          <w:bCs w:val="0"/>
        </w:rPr>
      </w:pPr>
      <w:r w:rsidRPr="00C30C09">
        <w:rPr>
          <w:rStyle w:val="lev"/>
          <w:b w:val="0"/>
          <w:bCs w:val="0"/>
        </w:rPr>
        <w:t>Execute C++ code</w:t>
      </w:r>
    </w:p>
    <w:p w:rsidR="00C30C09" w:rsidP="00625905" w:rsidRDefault="1884F599" w14:paraId="49B55CD6" w14:textId="7D065063">
      <w:pPr>
        <w:pStyle w:val="Style1"/>
        <w:numPr>
          <w:ilvl w:val="0"/>
          <w:numId w:val="17"/>
        </w:numPr>
        <w:rPr>
          <w:rStyle w:val="lev"/>
          <w:b w:val="0"/>
          <w:bCs w:val="0"/>
        </w:rPr>
      </w:pPr>
      <w:r w:rsidRPr="1884F599">
        <w:rPr>
          <w:rStyle w:val="lev"/>
          <w:b w:val="0"/>
          <w:bCs w:val="0"/>
        </w:rPr>
        <w:t xml:space="preserve">Wait for </w:t>
      </w:r>
    </w:p>
    <w:p w:rsidR="00C30C09" w:rsidP="00625905" w:rsidRDefault="1884F599" w14:paraId="4DB7606C" w14:textId="77777777">
      <w:pPr>
        <w:pStyle w:val="Style1"/>
        <w:numPr>
          <w:ilvl w:val="0"/>
          <w:numId w:val="15"/>
        </w:numPr>
        <w:rPr>
          <w:rStyle w:val="lev"/>
          <w:b w:val="0"/>
          <w:bCs w:val="0"/>
        </w:rPr>
      </w:pPr>
      <w:r w:rsidRPr="1884F599">
        <w:rPr>
          <w:rStyle w:val="lev"/>
        </w:rPr>
        <w:t xml:space="preserve">Flux des données </w:t>
      </w:r>
    </w:p>
    <w:p w:rsidR="00C30C09" w:rsidP="00B1770D" w:rsidRDefault="1884F599" w14:paraId="0EFAF18B" w14:textId="19A18F5F">
      <w:pPr>
        <w:pStyle w:val="Style1"/>
        <w:ind w:firstLine="360"/>
        <w:rPr>
          <w:rFonts w:eastAsia="system-ui"/>
        </w:rPr>
      </w:pPr>
      <w:r w:rsidRPr="1884F599">
        <w:rPr>
          <w:rFonts w:eastAsia="system-ui"/>
        </w:rPr>
        <w:t xml:space="preserve">Dans TouchGFX, la communication avec la partie non-UI de l'application, appelée ici le </w:t>
      </w:r>
      <w:r w:rsidRPr="1884F599">
        <w:rPr>
          <w:rFonts w:eastAsia="system-ui"/>
          <w:b/>
          <w:bCs/>
        </w:rPr>
        <w:t>backend</w:t>
      </w:r>
      <w:r w:rsidRPr="1884F599">
        <w:rPr>
          <w:rFonts w:eastAsia="system-ui"/>
        </w:rPr>
        <w:t>, se fait à partir de la classe Model. Le système backend dans notre cas est FreeRTOS avec tous les taches que nous avons parlé précédemment. Du point de vue TouchGFX, cela n'a pas vraiment d'importance, tant qu'il s'agit d'un composant avec lequel il est capable de communiquer.</w:t>
      </w:r>
    </w:p>
    <w:p w:rsidR="0042229A" w:rsidP="1884F599" w:rsidRDefault="0042229A" w14:paraId="31A15212" w14:textId="33476B27">
      <w:pPr>
        <w:pStyle w:val="Style1"/>
        <w:jc w:val="center"/>
        <w:rPr>
          <w:rFonts w:ascii="Times New Roman" w:hAnsi="Times New Roman" w:cs="Times New Roman"/>
        </w:rPr>
      </w:pPr>
      <w:r>
        <w:rPr>
          <w:noProof/>
          <w:lang w:eastAsia="fr-FR"/>
        </w:rPr>
        <w:lastRenderedPageBreak/>
        <w:drawing>
          <wp:inline distT="0" distB="0" distL="0" distR="0" wp14:anchorId="5FE8968E" wp14:editId="118EBEDC">
            <wp:extent cx="4572000" cy="2324100"/>
            <wp:effectExtent l="0" t="0" r="0" b="0"/>
            <wp:docPr id="469917035" name="Image 1175939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75939103"/>
                    <pic:cNvPicPr/>
                  </pic:nvPicPr>
                  <pic:blipFill>
                    <a:blip r:embed="rId88">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rsidR="0042229A" w:rsidP="00C30C09" w:rsidRDefault="00B07B2B" w14:paraId="2A3CBC5A" w14:textId="754DF6F9">
      <w:pPr>
        <w:pStyle w:val="Style1"/>
        <w:rPr>
          <w:rFonts w:eastAsia="system-ui"/>
        </w:rPr>
      </w:pPr>
      <w:r>
        <w:rPr>
          <w:noProof/>
          <w:lang w:eastAsia="fr-FR"/>
        </w:rPr>
        <mc:AlternateContent>
          <mc:Choice Requires="wps">
            <w:drawing>
              <wp:anchor distT="0" distB="0" distL="114300" distR="114300" simplePos="0" relativeHeight="251725824" behindDoc="0" locked="0" layoutInCell="1" allowOverlap="1" wp14:anchorId="2EE319EE" wp14:editId="53B67133">
                <wp:simplePos x="0" y="0"/>
                <wp:positionH relativeFrom="column">
                  <wp:posOffset>405130</wp:posOffset>
                </wp:positionH>
                <wp:positionV relativeFrom="paragraph">
                  <wp:posOffset>8255</wp:posOffset>
                </wp:positionV>
                <wp:extent cx="4572000" cy="295275"/>
                <wp:effectExtent l="0" t="0" r="0" b="9525"/>
                <wp:wrapNone/>
                <wp:docPr id="32" name="Zone de texte 32"/>
                <wp:cNvGraphicFramePr/>
                <a:graphic xmlns:a="http://schemas.openxmlformats.org/drawingml/2006/main">
                  <a:graphicData uri="http://schemas.microsoft.com/office/word/2010/wordprocessingShape">
                    <wps:wsp>
                      <wps:cNvSpPr txBox="1"/>
                      <wps:spPr>
                        <a:xfrm>
                          <a:off x="0" y="0"/>
                          <a:ext cx="4572000" cy="295275"/>
                        </a:xfrm>
                        <a:prstGeom prst="rect">
                          <a:avLst/>
                        </a:prstGeom>
                        <a:solidFill>
                          <a:prstClr val="white"/>
                        </a:solidFill>
                        <a:ln>
                          <a:noFill/>
                        </a:ln>
                        <a:effectLst/>
                      </wps:spPr>
                      <wps:txbx>
                        <w:txbxContent>
                          <w:p w:rsidRPr="00C30C09" w:rsidR="00C36EB8" w:rsidP="00C30C09" w:rsidRDefault="00C36EB8" w14:paraId="183ED2E7" w14:textId="77777777">
                            <w:pPr>
                              <w:pStyle w:val="Lgende"/>
                              <w:jc w:val="center"/>
                              <w:rPr>
                                <w:rFonts w:asciiTheme="majorBidi" w:hAnsiTheme="majorBidi" w:cstheme="majorBidi"/>
                                <w:noProof/>
                                <w:sz w:val="28"/>
                                <w:szCs w:val="28"/>
                              </w:rPr>
                            </w:pPr>
                            <w:bookmarkStart w:name="_Toc103110501" w:id="77"/>
                            <w:r w:rsidRPr="00C30C09">
                              <w:rPr>
                                <w:sz w:val="20"/>
                                <w:szCs w:val="20"/>
                              </w:rPr>
                              <w:t xml:space="preserve">Figure </w:t>
                            </w:r>
                            <w:r w:rsidRPr="00C30C09">
                              <w:rPr>
                                <w:sz w:val="20"/>
                                <w:szCs w:val="20"/>
                              </w:rPr>
                              <w:fldChar w:fldCharType="begin"/>
                            </w:r>
                            <w:r w:rsidRPr="00C30C09">
                              <w:rPr>
                                <w:sz w:val="20"/>
                                <w:szCs w:val="20"/>
                              </w:rPr>
                              <w:instrText xml:space="preserve"> SEQ Figure \* ARABIC </w:instrText>
                            </w:r>
                            <w:r w:rsidRPr="00C30C09">
                              <w:rPr>
                                <w:sz w:val="20"/>
                                <w:szCs w:val="20"/>
                              </w:rPr>
                              <w:fldChar w:fldCharType="separate"/>
                            </w:r>
                            <w:r>
                              <w:rPr>
                                <w:noProof/>
                                <w:sz w:val="20"/>
                                <w:szCs w:val="20"/>
                              </w:rPr>
                              <w:t>20</w:t>
                            </w:r>
                            <w:r w:rsidRPr="00C30C09">
                              <w:rPr>
                                <w:sz w:val="20"/>
                                <w:szCs w:val="20"/>
                              </w:rPr>
                              <w:fldChar w:fldCharType="end"/>
                            </w:r>
                            <w:r w:rsidRPr="00C30C09">
                              <w:rPr>
                                <w:sz w:val="20"/>
                                <w:szCs w:val="20"/>
                              </w:rPr>
                              <w:t xml:space="preserve"> : Modèle-Vue-Présentateur et communication externe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style="position:absolute;margin-left:31.9pt;margin-top:.65pt;width:5in;height:23.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4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" w14:anchorId="2EE319EE">
                <v:textbox inset="0,0,0,0">
                  <w:txbxContent>
                    <w:p w:rsidRPr="00C30C09" w:rsidR="00C36EB8" w:rsidP="00C30C09" w:rsidRDefault="00C36EB8" w14:paraId="183ED2E7" w14:textId="77777777">
                      <w:pPr>
                        <w:pStyle w:val="Lgende"/>
                        <w:jc w:val="center"/>
                        <w:rPr>
                          <w:rFonts w:asciiTheme="majorBidi" w:hAnsiTheme="majorBidi" w:cstheme="majorBidi"/>
                          <w:noProof/>
                          <w:sz w:val="28"/>
                          <w:szCs w:val="28"/>
                        </w:rPr>
                      </w:pPr>
                      <w:r w:rsidRPr="00C30C09">
                        <w:rPr>
                          <w:sz w:val="20"/>
                          <w:szCs w:val="20"/>
                        </w:rPr>
                        <w:t xml:space="preserve">Figure </w:t>
                      </w:r>
                      <w:r w:rsidRPr="00C30C09">
                        <w:rPr>
                          <w:sz w:val="20"/>
                          <w:szCs w:val="20"/>
                        </w:rPr>
                        <w:fldChar w:fldCharType="begin"/>
                      </w:r>
                      <w:r w:rsidRPr="00C30C09">
                        <w:rPr>
                          <w:sz w:val="20"/>
                          <w:szCs w:val="20"/>
                        </w:rPr>
                        <w:instrText xml:space="preserve"> SEQ Figure \* ARABIC </w:instrText>
                      </w:r>
                      <w:r w:rsidRPr="00C30C09">
                        <w:rPr>
                          <w:sz w:val="20"/>
                          <w:szCs w:val="20"/>
                        </w:rPr>
                        <w:fldChar w:fldCharType="separate"/>
                      </w:r>
                      <w:r>
                        <w:rPr>
                          <w:noProof/>
                          <w:sz w:val="20"/>
                          <w:szCs w:val="20"/>
                        </w:rPr>
                        <w:t>20</w:t>
                      </w:r>
                      <w:r w:rsidRPr="00C30C09">
                        <w:rPr>
                          <w:sz w:val="20"/>
                          <w:szCs w:val="20"/>
                        </w:rPr>
                        <w:fldChar w:fldCharType="end"/>
                      </w:r>
                      <w:r w:rsidRPr="00C30C09">
                        <w:rPr>
                          <w:sz w:val="20"/>
                          <w:szCs w:val="20"/>
                        </w:rPr>
                        <w:t xml:space="preserve"> : Modèle-Vue-Présentateur et communication externe</w:t>
                      </w:r>
                    </w:p>
                  </w:txbxContent>
                </v:textbox>
              </v:shape>
            </w:pict>
          </mc:Fallback>
        </mc:AlternateContent>
      </w:r>
    </w:p>
    <w:p w:rsidRPr="00C30C09" w:rsidR="00C30C09" w:rsidP="00B1770D" w:rsidRDefault="1884F599" w14:paraId="482A5170" w14:textId="7D6C64E2">
      <w:pPr>
        <w:pStyle w:val="Style1"/>
        <w:ind w:firstLine="708"/>
        <w:rPr>
          <w:rFonts w:eastAsia="system-ui"/>
        </w:rPr>
      </w:pPr>
      <w:r w:rsidRPr="1884F599">
        <w:rPr>
          <w:rFonts w:eastAsia="system-ui"/>
        </w:rPr>
        <w:t xml:space="preserve">Dans notre cas, le protocole de communication entre la partie graphique et le backend est géré à travers les queues (files d’attentes) que nous avons déjà utilisées pour la communication inter-taches. </w:t>
      </w:r>
    </w:p>
    <w:p w:rsidR="00C30C09" w:rsidP="00C30C09" w:rsidRDefault="00C30C09" w14:paraId="1A8307E3" w14:textId="7EAB7115">
      <w:pPr>
        <w:pStyle w:val="Style1"/>
        <w:rPr>
          <w:rFonts w:ascii="Courier New" w:hAnsi="Courier New" w:eastAsia="Courier New" w:cs="Courier New"/>
        </w:rPr>
      </w:pPr>
      <w:r w:rsidRPr="7EAAF5DA">
        <w:t xml:space="preserve">On prend l’exemple du débit d’injection : </w:t>
      </w:r>
    </w:p>
    <w:p w:rsidR="00C30C09" w:rsidP="00B1770D" w:rsidRDefault="6C470DB7" w14:paraId="63760416" w14:textId="493DAB3C">
      <w:pPr>
        <w:pStyle w:val="Style1"/>
        <w:ind w:firstLine="708"/>
        <w:rPr>
          <w:rFonts w:ascii="Courier New" w:hAnsi="Courier New" w:eastAsia="Courier New" w:cs="Courier New"/>
        </w:rPr>
      </w:pPr>
      <w:r>
        <w:t>Le Médecin tape sur le bouton  “</w:t>
      </w:r>
      <w:r w:rsidRPr="6C470DB7">
        <w:rPr>
          <w:rFonts w:ascii="Courier New" w:hAnsi="Courier New" w:eastAsia="Courier New" w:cs="Courier New"/>
        </w:rPr>
        <w:t>RateBtnBuffer</w:t>
      </w:r>
      <w:r>
        <w:t>”, et grâce à l’interaction “</w:t>
      </w:r>
      <w:r w:rsidRPr="6C470DB7">
        <w:rPr>
          <w:rFonts w:ascii="Courier New" w:hAnsi="Courier New" w:eastAsia="Courier New" w:cs="Courier New"/>
        </w:rPr>
        <w:t>KeyboardRate</w:t>
      </w:r>
      <w:r>
        <w:t xml:space="preserve">” il est dirigé vers une interface clavier pour taper en chiffre le débit. Pour chaque chiffre tapé une interaction eu lieu pour le stocker dans un buffer. </w:t>
      </w:r>
    </w:p>
    <w:p w:rsidR="00C30C09" w:rsidP="1884F599" w:rsidRDefault="00B07B2B" w14:paraId="4368EAEA" w14:textId="60067897">
      <w:pPr>
        <w:pStyle w:val="Style1"/>
        <w:jc w:val="center"/>
        <w:rPr>
          <w:rFonts w:ascii="Times New Roman" w:hAnsi="Times New Roman" w:cs="Times New Roman"/>
        </w:rPr>
      </w:pPr>
      <w:r>
        <w:rPr>
          <w:noProof/>
          <w:lang w:eastAsia="fr-FR"/>
        </w:rPr>
        <w:drawing>
          <wp:inline distT="0" distB="0" distL="0" distR="0" wp14:anchorId="4E9B1CA5" wp14:editId="202BD139">
            <wp:extent cx="4572000" cy="2381250"/>
            <wp:effectExtent l="0" t="0" r="0" b="0"/>
            <wp:docPr id="733753472" name="Image 169002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90020920"/>
                    <pic:cNvPicPr/>
                  </pic:nvPicPr>
                  <pic:blipFill>
                    <a:blip r:embed="rId89">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rsidR="00B1770D" w:rsidP="00B1770D" w:rsidRDefault="00B1770D" w14:paraId="566BCE31" w14:textId="77777777">
      <w:pPr>
        <w:pStyle w:val="Style1"/>
        <w:ind w:firstLine="708"/>
      </w:pPr>
    </w:p>
    <w:p w:rsidR="00C30C09" w:rsidP="00B1770D" w:rsidRDefault="00C30C09" w14:paraId="38DD7D47" w14:textId="0744F8DB">
      <w:pPr>
        <w:pStyle w:val="Style1"/>
        <w:ind w:firstLine="708"/>
        <w:rPr>
          <w:rFonts w:ascii="Courier New" w:hAnsi="Courier New" w:eastAsia="Courier New" w:cs="Courier New"/>
        </w:rPr>
      </w:pPr>
      <w:r w:rsidRPr="7EAAF5DA">
        <w:t>Puis il tape le bouton “</w:t>
      </w:r>
      <w:r w:rsidRPr="7EAAF5DA">
        <w:rPr>
          <w:rFonts w:ascii="Courier New" w:hAnsi="Courier New" w:eastAsia="Courier New" w:cs="Courier New"/>
        </w:rPr>
        <w:t>Save</w:t>
      </w:r>
      <w:r w:rsidRPr="7EAAF5DA">
        <w:t>” qui fait l’appel d’une fonction “</w:t>
      </w:r>
      <w:r w:rsidRPr="7EAAF5DA">
        <w:rPr>
          <w:rFonts w:ascii="Courier New" w:hAnsi="Courier New" w:eastAsia="Courier New" w:cs="Courier New"/>
        </w:rPr>
        <w:t>SaveData</w:t>
      </w:r>
      <w:r w:rsidRPr="7EAAF5DA">
        <w:t>” définit dans la classe View de l’interface  “</w:t>
      </w:r>
      <w:r w:rsidRPr="7EAAF5DA">
        <w:rPr>
          <w:rFonts w:ascii="Courier New" w:hAnsi="Courier New" w:eastAsia="Courier New" w:cs="Courier New"/>
        </w:rPr>
        <w:t>KeyboardNb</w:t>
      </w:r>
      <w:r w:rsidRPr="7EAAF5DA">
        <w:t>”. Cette fonction passe la valeur du débit à la fonction “</w:t>
      </w:r>
      <w:r w:rsidRPr="7EAAF5DA">
        <w:rPr>
          <w:rFonts w:ascii="Courier New" w:hAnsi="Courier New" w:eastAsia="Courier New" w:cs="Courier New"/>
        </w:rPr>
        <w:t>saveFlowaRate</w:t>
      </w:r>
      <w:r w:rsidRPr="7EAAF5DA">
        <w:t xml:space="preserve">” définit dans la classe Presenter de la méme interface. </w:t>
      </w:r>
    </w:p>
    <w:p w:rsidR="00C30C09" w:rsidP="00B1770D" w:rsidRDefault="00C30C09" w14:paraId="241BD088" w14:textId="47D9615D">
      <w:pPr>
        <w:pStyle w:val="Style1"/>
        <w:ind w:firstLine="708"/>
      </w:pPr>
      <w:r w:rsidRPr="7EAAF5DA">
        <w:lastRenderedPageBreak/>
        <w:t>Enfin cette dernière fait l’appel de la fonction “</w:t>
      </w:r>
      <w:r w:rsidRPr="7EAAF5DA">
        <w:rPr>
          <w:rFonts w:ascii="Courier New" w:hAnsi="Courier New" w:eastAsia="Courier New" w:cs="Courier New"/>
        </w:rPr>
        <w:t>saveFlowaRate</w:t>
      </w:r>
      <w:r w:rsidRPr="7EAAF5DA">
        <w:t>” définit dans la classe Model.</w:t>
      </w:r>
    </w:p>
    <w:p w:rsidR="00C30C09" w:rsidP="00C30C09" w:rsidRDefault="00C30C09" w14:paraId="5A1BACAC" w14:textId="3C6A893D">
      <w:pPr>
        <w:ind w:firstLine="708"/>
      </w:pPr>
    </w:p>
    <w:p w:rsidR="00B7079A" w:rsidP="1884F599" w:rsidRDefault="00B7079A" w14:paraId="539B3056" w14:textId="7765541A">
      <w:pPr>
        <w:pStyle w:val="Style1"/>
        <w:jc w:val="center"/>
        <w:rPr>
          <w:rFonts w:ascii="Times New Roman" w:hAnsi="Times New Roman" w:cs="Times New Roman"/>
        </w:rPr>
      </w:pPr>
      <w:commentRangeStart w:id="79"/>
      <w:r>
        <w:rPr>
          <w:noProof/>
          <w:lang w:eastAsia="fr-FR"/>
        </w:rPr>
        <w:drawing>
          <wp:inline distT="0" distB="0" distL="0" distR="0" wp14:anchorId="7C9FC17F" wp14:editId="2F0E37D2">
            <wp:extent cx="4572000" cy="2628900"/>
            <wp:effectExtent l="0" t="0" r="0" b="0"/>
            <wp:docPr id="1966088754" name="Image 199549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95493743"/>
                    <pic:cNvPicPr/>
                  </pic:nvPicPr>
                  <pic:blipFill>
                    <a:blip r:embed="rId90">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commentRangeEnd w:id="79"/>
      <w:r>
        <w:commentReference w:id="79"/>
      </w:r>
    </w:p>
    <w:p w:rsidR="00B7079A" w:rsidP="00C30C09" w:rsidRDefault="00B7079A" w14:paraId="74119CE8" w14:textId="0886E679">
      <w:pPr>
        <w:pStyle w:val="Style1"/>
      </w:pPr>
      <w:r>
        <w:rPr>
          <w:noProof/>
          <w:lang w:eastAsia="fr-FR"/>
        </w:rPr>
        <w:drawing>
          <wp:inline distT="0" distB="0" distL="0" distR="0" wp14:anchorId="332C6C1B" wp14:editId="74EE70A6">
            <wp:extent cx="5546696" cy="751115"/>
            <wp:effectExtent l="0" t="0" r="0" b="0"/>
            <wp:docPr id="1996300731" name="Image 202262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22622122"/>
                    <pic:cNvPicPr/>
                  </pic:nvPicPr>
                  <pic:blipFill>
                    <a:blip r:embed="rId93">
                      <a:extLst>
                        <a:ext uri="{28A0092B-C50C-407E-A947-70E740481C1C}">
                          <a14:useLocalDpi xmlns:a14="http://schemas.microsoft.com/office/drawing/2010/main" val="0"/>
                        </a:ext>
                      </a:extLst>
                    </a:blip>
                    <a:stretch>
                      <a:fillRect/>
                    </a:stretch>
                  </pic:blipFill>
                  <pic:spPr>
                    <a:xfrm>
                      <a:off x="0" y="0"/>
                      <a:ext cx="5546696" cy="751115"/>
                    </a:xfrm>
                    <a:prstGeom prst="rect">
                      <a:avLst/>
                    </a:prstGeom>
                  </pic:spPr>
                </pic:pic>
              </a:graphicData>
            </a:graphic>
          </wp:inline>
        </w:drawing>
      </w:r>
    </w:p>
    <w:p w:rsidR="1884F599" w:rsidP="1884F599" w:rsidRDefault="1884F599" w14:paraId="00DAFB1B" w14:textId="0AA8059F">
      <w:pPr>
        <w:pStyle w:val="Style1"/>
        <w:rPr>
          <w:rFonts w:ascii="Times New Roman" w:hAnsi="Times New Roman" w:cs="Times New Roman"/>
        </w:rPr>
      </w:pPr>
      <w:r>
        <w:rPr>
          <w:noProof/>
          <w:lang w:eastAsia="fr-FR"/>
        </w:rPr>
        <w:drawing>
          <wp:inline distT="0" distB="0" distL="0" distR="0" wp14:anchorId="3CEDADEC" wp14:editId="14FC07E3">
            <wp:extent cx="5473964" cy="1436915"/>
            <wp:effectExtent l="0" t="0" r="0" b="0"/>
            <wp:docPr id="1254211924" name="Image 75741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57412683"/>
                    <pic:cNvPicPr/>
                  </pic:nvPicPr>
                  <pic:blipFill>
                    <a:blip r:embed="rId94">
                      <a:extLst>
                        <a:ext uri="{28A0092B-C50C-407E-A947-70E740481C1C}">
                          <a14:useLocalDpi xmlns:a14="http://schemas.microsoft.com/office/drawing/2010/main" val="0"/>
                        </a:ext>
                      </a:extLst>
                    </a:blip>
                    <a:stretch>
                      <a:fillRect/>
                    </a:stretch>
                  </pic:blipFill>
                  <pic:spPr>
                    <a:xfrm>
                      <a:off x="0" y="0"/>
                      <a:ext cx="5473964" cy="1436915"/>
                    </a:xfrm>
                    <a:prstGeom prst="rect">
                      <a:avLst/>
                    </a:prstGeom>
                  </pic:spPr>
                </pic:pic>
              </a:graphicData>
            </a:graphic>
          </wp:inline>
        </w:drawing>
      </w:r>
    </w:p>
    <w:p w:rsidR="00C30C09" w:rsidP="00B1770D" w:rsidRDefault="1884F599" w14:paraId="72BC3652" w14:textId="5EA4D1CD">
      <w:pPr>
        <w:pStyle w:val="Style1"/>
        <w:ind w:firstLine="708"/>
      </w:pPr>
      <w:r>
        <w:t>La fonction “</w:t>
      </w:r>
      <w:r w:rsidRPr="1884F599">
        <w:rPr>
          <w:rFonts w:ascii="Courier New" w:hAnsi="Courier New" w:eastAsia="Courier New" w:cs="Courier New"/>
        </w:rPr>
        <w:t>saveInfusionData</w:t>
      </w:r>
      <w:r>
        <w:t>” transmet les données vers le backend à travers une queue  ”</w:t>
      </w:r>
      <w:r w:rsidRPr="1884F599">
        <w:rPr>
          <w:rFonts w:ascii="Courier New" w:hAnsi="Courier New" w:eastAsia="Courier New" w:cs="Courier New"/>
        </w:rPr>
        <w:t>InfusionQHandle</w:t>
      </w:r>
      <w:r>
        <w:t>” sous format d’une structure C de type “</w:t>
      </w:r>
      <w:r w:rsidRPr="1884F599">
        <w:rPr>
          <w:rFonts w:ascii="Courier New" w:hAnsi="Courier New" w:eastAsia="Courier New" w:cs="Courier New"/>
        </w:rPr>
        <w:t>Infusion_paramT</w:t>
      </w:r>
      <w:r>
        <w:t>” qui admet tous les paramètres d’infusion.</w:t>
      </w:r>
    </w:p>
    <w:p w:rsidR="1884F599" w:rsidP="1884F599" w:rsidRDefault="1884F599" w14:paraId="6C264452" w14:textId="45BCE149">
      <w:pPr>
        <w:pStyle w:val="Style1"/>
      </w:pPr>
      <w:r>
        <w:rPr>
          <w:noProof/>
          <w:lang w:eastAsia="fr-FR"/>
        </w:rPr>
        <w:drawing>
          <wp:inline distT="0" distB="0" distL="0" distR="0" wp14:anchorId="57EA0028" wp14:editId="1F7A7550">
            <wp:extent cx="5326604" cy="1143000"/>
            <wp:effectExtent l="0" t="0" r="7620" b="0"/>
            <wp:docPr id="1557211411" name="Image 21813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132780"/>
                    <pic:cNvPicPr/>
                  </pic:nvPicPr>
                  <pic:blipFill>
                    <a:blip r:embed="rId95">
                      <a:extLst>
                        <a:ext uri="{28A0092B-C50C-407E-A947-70E740481C1C}">
                          <a14:useLocalDpi xmlns:a14="http://schemas.microsoft.com/office/drawing/2010/main" val="0"/>
                        </a:ext>
                      </a:extLst>
                    </a:blip>
                    <a:stretch>
                      <a:fillRect/>
                    </a:stretch>
                  </pic:blipFill>
                  <pic:spPr>
                    <a:xfrm>
                      <a:off x="0" y="0"/>
                      <a:ext cx="5326604" cy="1143000"/>
                    </a:xfrm>
                    <a:prstGeom prst="rect">
                      <a:avLst/>
                    </a:prstGeom>
                  </pic:spPr>
                </pic:pic>
              </a:graphicData>
            </a:graphic>
          </wp:inline>
        </w:drawing>
      </w:r>
    </w:p>
    <w:p w:rsidR="1884F599" w:rsidP="1884F599" w:rsidRDefault="1884F599" w14:paraId="73B05A7F" w14:textId="259B7AD7">
      <w:pPr>
        <w:pStyle w:val="Style1"/>
        <w:rPr>
          <w:rFonts w:ascii="Times New Roman" w:hAnsi="Times New Roman" w:cs="Times New Roman"/>
        </w:rPr>
      </w:pPr>
      <w:r>
        <w:rPr>
          <w:noProof/>
          <w:lang w:eastAsia="fr-FR"/>
        </w:rPr>
        <w:lastRenderedPageBreak/>
        <w:drawing>
          <wp:inline distT="0" distB="0" distL="0" distR="0" wp14:anchorId="74943920" wp14:editId="7B6C56FB">
            <wp:extent cx="5116288" cy="1907948"/>
            <wp:effectExtent l="0" t="0" r="8255" b="0"/>
            <wp:docPr id="570424106" name="Image 113654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36547200"/>
                    <pic:cNvPicPr/>
                  </pic:nvPicPr>
                  <pic:blipFill>
                    <a:blip r:embed="rId96">
                      <a:extLst>
                        <a:ext uri="{28A0092B-C50C-407E-A947-70E740481C1C}">
                          <a14:useLocalDpi xmlns:a14="http://schemas.microsoft.com/office/drawing/2010/main" val="0"/>
                        </a:ext>
                      </a:extLst>
                    </a:blip>
                    <a:stretch>
                      <a:fillRect/>
                    </a:stretch>
                  </pic:blipFill>
                  <pic:spPr>
                    <a:xfrm>
                      <a:off x="0" y="0"/>
                      <a:ext cx="5116288" cy="1907948"/>
                    </a:xfrm>
                    <a:prstGeom prst="rect">
                      <a:avLst/>
                    </a:prstGeom>
                  </pic:spPr>
                </pic:pic>
              </a:graphicData>
            </a:graphic>
          </wp:inline>
        </w:drawing>
      </w:r>
    </w:p>
    <w:p w:rsidR="00B1770D" w:rsidP="00B1770D" w:rsidRDefault="1884F599" w14:paraId="1FAF06A2" w14:textId="77777777">
      <w:pPr>
        <w:pStyle w:val="Style1"/>
        <w:ind w:firstLine="708"/>
      </w:pPr>
      <w:r>
        <w:t>Dans le backend, la tâche “</w:t>
      </w:r>
      <w:r w:rsidRPr="1884F599">
        <w:rPr>
          <w:rFonts w:ascii="Courier New" w:hAnsi="Courier New" w:eastAsia="Courier New" w:cs="Courier New"/>
        </w:rPr>
        <w:t>IHMHandle</w:t>
      </w:r>
      <w:r>
        <w:t>” reçoit toutes les données envoyées d’après la queue d’infusion et les transmet vers d’autre files d’attente selon le besoin.</w:t>
      </w:r>
    </w:p>
    <w:p w:rsidR="003D48B1" w:rsidP="003D48B1" w:rsidRDefault="00B1770D" w14:paraId="50D22B70" w14:textId="0AFF96FB">
      <w:pPr>
        <w:pStyle w:val="Style1"/>
        <w:ind w:firstLine="708"/>
      </w:pPr>
      <w:r>
        <w:rPr>
          <w:noProof/>
          <w:lang w:eastAsia="fr-FR"/>
        </w:rPr>
        <w:drawing>
          <wp:anchor distT="0" distB="0" distL="114300" distR="114300" simplePos="0" relativeHeight="251753472" behindDoc="0" locked="0" layoutInCell="1" allowOverlap="1" wp14:anchorId="70C72B9D" wp14:editId="7F11F8EC">
            <wp:simplePos x="0" y="0"/>
            <wp:positionH relativeFrom="margin">
              <wp:align>center</wp:align>
            </wp:positionH>
            <wp:positionV relativeFrom="paragraph">
              <wp:posOffset>192405</wp:posOffset>
            </wp:positionV>
            <wp:extent cx="5371099" cy="2002972"/>
            <wp:effectExtent l="0" t="0" r="1270" b="0"/>
            <wp:wrapNone/>
            <wp:docPr id="1612613584" name="Image 49230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2304066"/>
                    <pic:cNvPicPr/>
                  </pic:nvPicPr>
                  <pic:blipFill>
                    <a:blip r:embed="rId97">
                      <a:extLst>
                        <a:ext uri="{28A0092B-C50C-407E-A947-70E740481C1C}">
                          <a14:useLocalDpi xmlns:a14="http://schemas.microsoft.com/office/drawing/2010/main" val="0"/>
                        </a:ext>
                      </a:extLst>
                    </a:blip>
                    <a:stretch>
                      <a:fillRect/>
                    </a:stretch>
                  </pic:blipFill>
                  <pic:spPr>
                    <a:xfrm>
                      <a:off x="0" y="0"/>
                      <a:ext cx="5371099" cy="2002972"/>
                    </a:xfrm>
                    <a:prstGeom prst="rect">
                      <a:avLst/>
                    </a:prstGeom>
                  </pic:spPr>
                </pic:pic>
              </a:graphicData>
            </a:graphic>
          </wp:anchor>
        </w:drawing>
      </w:r>
      <w:commentRangeStart w:id="80"/>
      <w:commentRangeEnd w:id="80"/>
      <w:r w:rsidR="00B07B2B">
        <w:commentReference w:id="80"/>
      </w:r>
    </w:p>
    <w:p w:rsidR="003D48B1" w:rsidP="003D48B1" w:rsidRDefault="003D48B1" w14:paraId="45EF1FDB" w14:textId="77777777">
      <w:pPr>
        <w:pStyle w:val="Style1"/>
        <w:ind w:firstLine="708"/>
      </w:pPr>
    </w:p>
    <w:p w:rsidR="003D48B1" w:rsidP="003D48B1" w:rsidRDefault="003D48B1" w14:paraId="01A5EF73" w14:textId="77777777">
      <w:pPr>
        <w:pStyle w:val="Style1"/>
        <w:ind w:firstLine="708"/>
      </w:pPr>
    </w:p>
    <w:p w:rsidR="003D48B1" w:rsidP="003D48B1" w:rsidRDefault="003D48B1" w14:paraId="74E901E4" w14:textId="77777777">
      <w:pPr>
        <w:pStyle w:val="Style1"/>
        <w:ind w:firstLine="708"/>
      </w:pPr>
    </w:p>
    <w:p w:rsidR="003D48B1" w:rsidP="003D48B1" w:rsidRDefault="003D48B1" w14:paraId="29FA8D5A" w14:textId="77777777">
      <w:pPr>
        <w:pStyle w:val="Style1"/>
        <w:ind w:firstLine="708"/>
      </w:pPr>
    </w:p>
    <w:p w:rsidR="003D48B1" w:rsidP="003D48B1" w:rsidRDefault="003D48B1" w14:paraId="0C0D838D" w14:textId="77777777">
      <w:pPr>
        <w:pStyle w:val="Style1"/>
        <w:ind w:firstLine="708"/>
      </w:pPr>
    </w:p>
    <w:p w:rsidR="003D48B1" w:rsidP="003D48B1" w:rsidRDefault="003D48B1" w14:paraId="7D7C6121" w14:textId="77777777">
      <w:pPr>
        <w:pStyle w:val="Style1"/>
        <w:ind w:firstLine="708"/>
        <w:rPr>
          <w:rFonts w:eastAsia="Microsoft JhengHei"/>
        </w:rPr>
      </w:pPr>
    </w:p>
    <w:p w:rsidR="74FBCD6A" w:rsidP="003D48B1" w:rsidRDefault="0C492962" w14:paraId="10E5A9EB" w14:textId="2469E2A9">
      <w:pPr>
        <w:pStyle w:val="titre2"/>
      </w:pPr>
      <w:bookmarkStart w:name="_Toc104480465" w:id="81"/>
      <w:r w:rsidRPr="0C492962">
        <w:t>Capteurs et mesures</w:t>
      </w:r>
      <w:bookmarkEnd w:id="81"/>
    </w:p>
    <w:p w:rsidRPr="003D48B1" w:rsidR="74FBCD6A" w:rsidP="003D48B1" w:rsidRDefault="003D48B1" w14:paraId="55B4523E" w14:textId="37A24AE3">
      <w:pPr>
        <w:pStyle w:val="Style4"/>
        <w:rPr>
          <w:rFonts w:eastAsiaTheme="minorEastAsia"/>
        </w:rPr>
      </w:pPr>
      <w:bookmarkStart w:name="_Toc104480466" w:id="82"/>
      <w:r>
        <w:rPr>
          <w:rFonts w:eastAsia="Calibri"/>
        </w:rPr>
        <w:t xml:space="preserve">5-1 </w:t>
      </w:r>
      <w:r w:rsidRPr="003D48B1" w:rsidR="18AFD3F6">
        <w:rPr>
          <w:rFonts w:eastAsia="Calibri"/>
        </w:rPr>
        <w:t>Capteur de diamètre</w:t>
      </w:r>
      <w:bookmarkEnd w:id="82"/>
    </w:p>
    <w:p w:rsidRPr="003D48B1" w:rsidR="18AFD3F6" w:rsidP="00010AC7" w:rsidRDefault="18AFD3F6" w14:paraId="01C4055F" w14:textId="77777777">
      <w:pPr>
        <w:pStyle w:val="Style1"/>
        <w:numPr>
          <w:ilvl w:val="0"/>
          <w:numId w:val="57"/>
        </w:numPr>
        <w:rPr>
          <w:rFonts w:eastAsia="Calibri"/>
          <w:b/>
          <w:bCs/>
        </w:rPr>
      </w:pPr>
      <w:r w:rsidRPr="003D48B1">
        <w:rPr>
          <w:rFonts w:eastAsia="Calibri"/>
          <w:b/>
          <w:bCs/>
        </w:rPr>
        <w:t>Solution proposée :</w:t>
      </w:r>
    </w:p>
    <w:p w:rsidR="18AFD3F6" w:rsidP="003D48B1" w:rsidRDefault="18AFD3F6" w14:paraId="580EAFC1" w14:textId="77777777">
      <w:pPr>
        <w:pStyle w:val="Style1"/>
        <w:rPr>
          <w:rFonts w:eastAsia="Calibri"/>
        </w:rPr>
      </w:pPr>
      <w:r w:rsidRPr="18AFD3F6">
        <w:rPr>
          <w:rFonts w:eastAsia="Calibri"/>
        </w:rPr>
        <w:t>Le calcule de débit d’injection, comme il est indiqué précédemment, nécessite une connaissance de la section de la seringue. Afin de calculer ce paramètre il faut connaitre le rayon.</w:t>
      </w:r>
    </w:p>
    <w:p w:rsidR="18AFD3F6" w:rsidP="7A6FE1E2" w:rsidRDefault="18AFD3F6" w14:paraId="46795954" w14:textId="77777777">
      <w:pPr>
        <w:jc w:val="center"/>
      </w:pPr>
      <m:oMathPara>
        <m:oMath>
          <m:r>
            <w:rPr>
              <w:rFonts w:ascii="Cambria Math" w:hAnsi="Cambria Math"/>
            </w:rPr>
            <m:t>S=π×</m:t>
          </m:r>
          <m:sSup>
            <m:sSupPr>
              <m:ctrlPr>
                <w:rPr>
                  <w:rFonts w:ascii="Cambria Math" w:hAnsi="Cambria Math"/>
                </w:rPr>
              </m:ctrlPr>
            </m:sSupPr>
            <m:e>
              <m:r>
                <w:rPr>
                  <w:rFonts w:ascii="Cambria Math" w:hAnsi="Cambria Math"/>
                </w:rPr>
                <m:t>r</m:t>
              </m:r>
            </m:e>
            <m:sup>
              <m:r>
                <w:rPr>
                  <w:rFonts w:ascii="Cambria Math" w:hAnsi="Cambria Math"/>
                </w:rPr>
                <m:t>2</m:t>
              </m:r>
            </m:sup>
          </m:sSup>
        </m:oMath>
      </m:oMathPara>
    </w:p>
    <w:p w:rsidR="18AFD3F6" w:rsidP="003D48B1" w:rsidRDefault="18AFD3F6" w14:paraId="3864D0AB" w14:textId="77777777">
      <w:pPr>
        <w:pStyle w:val="Style1"/>
        <w:ind w:firstLine="708"/>
        <w:rPr>
          <w:rFonts w:eastAsia="Calibri"/>
        </w:rPr>
      </w:pPr>
      <w:r w:rsidRPr="18AFD3F6">
        <w:rPr>
          <w:rFonts w:eastAsia="Calibri"/>
        </w:rPr>
        <w:t xml:space="preserve">Généralement, on a une idée sur les rayons possibles d’après le type de la seringue. Notre solution est de détecter dans quelles marges se trouve le diamètre de la seringue et puis assigner la valeur convenable selon cette marge. </w:t>
      </w:r>
    </w:p>
    <w:p w:rsidR="18AFD3F6" w:rsidP="003D48B1" w:rsidRDefault="18AFD3F6" w14:paraId="0EA61235" w14:textId="77777777">
      <w:pPr>
        <w:pStyle w:val="Style1"/>
        <w:ind w:firstLine="708"/>
        <w:rPr>
          <w:rFonts w:eastAsia="Calibri"/>
        </w:rPr>
      </w:pPr>
      <w:r w:rsidRPr="18AFD3F6">
        <w:rPr>
          <w:rFonts w:eastAsia="Calibri"/>
        </w:rPr>
        <w:lastRenderedPageBreak/>
        <w:t>Le capteur s’agit d’un potentiomètre linéaire ou bien “slide potentiometer” qui est lié au vérin de la pince à seringue (syringe clamp). Le potentiomètre va retourner une valeur pour chaque niveau du curseur et selon cette valeur on attribue un diamètre.</w:t>
      </w:r>
    </w:p>
    <w:p w:rsidR="18AFD3F6" w:rsidP="003D48B1" w:rsidRDefault="18AFD3F6" w14:paraId="141525D1" w14:textId="77777777">
      <w:pPr>
        <w:pStyle w:val="Style1"/>
        <w:rPr>
          <w:rFonts w:eastAsia="Calibri"/>
        </w:rPr>
      </w:pPr>
      <w:r w:rsidRPr="18AFD3F6">
        <w:rPr>
          <w:rFonts w:eastAsia="Calibri"/>
        </w:rPr>
        <w:t>Par exemple, on travaille avec les seringues de type x qui admettent ces diamètres possibles :</w:t>
      </w:r>
    </w:p>
    <w:p w:rsidR="18AFD3F6" w:rsidP="00010AC7" w:rsidRDefault="18AFD3F6" w14:paraId="0A587D00" w14:textId="77777777">
      <w:pPr>
        <w:pStyle w:val="Style1"/>
        <w:numPr>
          <w:ilvl w:val="0"/>
          <w:numId w:val="58"/>
        </w:numPr>
        <w:spacing w:line="240" w:lineRule="auto"/>
      </w:pPr>
      <w:r w:rsidRPr="18AFD3F6">
        <w:rPr>
          <w:rFonts w:eastAsia="Calibri"/>
        </w:rPr>
        <w:t>0.34mm pour le volume 5 mm^3</w:t>
      </w:r>
    </w:p>
    <w:p w:rsidR="18AFD3F6" w:rsidP="00010AC7" w:rsidRDefault="18AFD3F6" w14:paraId="7FC013B5" w14:textId="77777777">
      <w:pPr>
        <w:pStyle w:val="Style1"/>
        <w:numPr>
          <w:ilvl w:val="0"/>
          <w:numId w:val="58"/>
        </w:numPr>
        <w:spacing w:line="240" w:lineRule="auto"/>
      </w:pPr>
      <w:r w:rsidRPr="18AFD3F6">
        <w:rPr>
          <w:rFonts w:eastAsia="Calibri"/>
        </w:rPr>
        <w:t>0.49mm pour le volume 10 mm^3</w:t>
      </w:r>
    </w:p>
    <w:p w:rsidR="18AFD3F6" w:rsidP="00010AC7" w:rsidRDefault="18AFD3F6" w14:paraId="06C0F521" w14:textId="77777777">
      <w:pPr>
        <w:pStyle w:val="Style1"/>
        <w:numPr>
          <w:ilvl w:val="0"/>
          <w:numId w:val="58"/>
        </w:numPr>
        <w:spacing w:line="240" w:lineRule="auto"/>
      </w:pPr>
      <w:r w:rsidRPr="18AFD3F6">
        <w:rPr>
          <w:rFonts w:eastAsia="Calibri"/>
        </w:rPr>
        <w:t>1.03mm pour le volume 50mm^3</w:t>
      </w:r>
    </w:p>
    <w:p w:rsidR="18AFD3F6" w:rsidP="00010AC7" w:rsidRDefault="18AFD3F6" w14:paraId="33889588" w14:textId="77777777">
      <w:pPr>
        <w:pStyle w:val="Style1"/>
        <w:numPr>
          <w:ilvl w:val="0"/>
          <w:numId w:val="58"/>
        </w:numPr>
        <w:spacing w:line="240" w:lineRule="auto"/>
      </w:pPr>
      <w:r w:rsidRPr="18AFD3F6">
        <w:rPr>
          <w:rFonts w:eastAsia="Calibri"/>
        </w:rPr>
        <w:t>…</w:t>
      </w:r>
    </w:p>
    <w:p w:rsidR="18AFD3F6" w:rsidP="003D48B1" w:rsidRDefault="18AFD3F6" w14:paraId="19DD5222" w14:textId="77777777">
      <w:pPr>
        <w:pStyle w:val="Style1"/>
        <w:ind w:firstLine="360"/>
        <w:rPr>
          <w:rFonts w:eastAsia="Calibri"/>
        </w:rPr>
      </w:pPr>
      <w:r w:rsidRPr="18AFD3F6">
        <w:rPr>
          <w:rFonts w:eastAsia="Calibri"/>
        </w:rPr>
        <w:t>Si le capteur indique x ou y la variable rayon reçoit 0.49mm et puis on fait le calcul de la section.</w:t>
      </w:r>
    </w:p>
    <w:p w:rsidRPr="003D48B1" w:rsidR="18AFD3F6" w:rsidP="00010AC7" w:rsidRDefault="18AFD3F6" w14:paraId="5AA4A004" w14:textId="77777777">
      <w:pPr>
        <w:pStyle w:val="Style1"/>
        <w:numPr>
          <w:ilvl w:val="0"/>
          <w:numId w:val="59"/>
        </w:numPr>
        <w:rPr>
          <w:rFonts w:eastAsia="Calibri"/>
          <w:b/>
          <w:bCs/>
        </w:rPr>
      </w:pPr>
      <w:r w:rsidRPr="003D48B1">
        <w:rPr>
          <w:rFonts w:eastAsia="Calibri"/>
          <w:b/>
          <w:bCs/>
        </w:rPr>
        <w:t>Implémentation</w:t>
      </w:r>
    </w:p>
    <w:p w:rsidR="18AFD3F6" w:rsidP="003D48B1" w:rsidRDefault="18AFD3F6" w14:paraId="789BA619" w14:textId="77777777">
      <w:pPr>
        <w:pStyle w:val="Style1"/>
        <w:ind w:firstLine="360"/>
        <w:rPr>
          <w:rFonts w:eastAsia="Calibri"/>
        </w:rPr>
      </w:pPr>
      <w:r w:rsidRPr="18AFD3F6">
        <w:rPr>
          <w:rFonts w:eastAsia="Calibri"/>
        </w:rPr>
        <w:t>Le potentiomètre est alimenté avec une tension 3.3v qui représente sa valeur maximale et la sortie du potentiomètre linéaire est reliée à une entré ADC (Analogue to digital Converter) du microcontrôleur qui admet une résolution 16 bit, donc les valeurs possibles sont entre 0 (0v) et 65535 (3.3v).</w:t>
      </w:r>
    </w:p>
    <w:p w:rsidRPr="003D48B1" w:rsidR="18AFD3F6" w:rsidP="003D48B1" w:rsidRDefault="18AFD3F6" w14:paraId="6D184F28" w14:textId="41E62C55">
      <w:pPr>
        <w:pStyle w:val="Style1"/>
        <w:ind w:firstLine="360"/>
        <w:rPr>
          <w:rFonts w:eastAsia="Calibri"/>
        </w:rPr>
      </w:pPr>
      <w:r w:rsidRPr="18AFD3F6">
        <w:rPr>
          <w:rFonts w:eastAsia="Calibri"/>
        </w:rPr>
        <w:t>On a activé La fonction de mode continu (continuous mode) qui permet à l'ADC de travailler en arrière-plan. L'ADC convertit les canaux en continu sans aucune intervention du CPU.</w:t>
      </w:r>
    </w:p>
    <w:p w:rsidR="18AFD3F6" w:rsidP="003D48B1" w:rsidRDefault="003D48B1" w14:paraId="58A198B5" w14:textId="24DF1764">
      <w:pPr>
        <w:pStyle w:val="Style4"/>
      </w:pPr>
      <w:bookmarkStart w:name="_Toc104480467" w:id="83"/>
      <w:r>
        <w:rPr>
          <w:rFonts w:eastAsia="Calibri"/>
        </w:rPr>
        <w:t xml:space="preserve">5-2 </w:t>
      </w:r>
      <w:r w:rsidRPr="18AFD3F6" w:rsidR="18AFD3F6">
        <w:rPr>
          <w:rFonts w:eastAsia="Calibri"/>
        </w:rPr>
        <w:t>Capteur de position</w:t>
      </w:r>
      <w:bookmarkEnd w:id="83"/>
      <w:r w:rsidRPr="18AFD3F6" w:rsidR="18AFD3F6">
        <w:rPr>
          <w:rFonts w:eastAsia="Calibri"/>
        </w:rPr>
        <w:t xml:space="preserve"> </w:t>
      </w:r>
    </w:p>
    <w:p w:rsidRPr="003D48B1" w:rsidR="18AFD3F6" w:rsidP="00010AC7" w:rsidRDefault="22FEF866" w14:paraId="4A6C363D" w14:textId="77777777">
      <w:pPr>
        <w:pStyle w:val="Style1"/>
        <w:numPr>
          <w:ilvl w:val="0"/>
          <w:numId w:val="60"/>
        </w:numPr>
        <w:rPr>
          <w:rFonts w:eastAsia="Calibri"/>
          <w:b/>
          <w:bCs/>
        </w:rPr>
      </w:pPr>
      <w:r w:rsidRPr="003D48B1">
        <w:rPr>
          <w:rFonts w:eastAsia="Calibri"/>
          <w:b/>
          <w:bCs/>
        </w:rPr>
        <w:t>Solution proposée</w:t>
      </w:r>
    </w:p>
    <w:p w:rsidR="18AFD3F6" w:rsidP="003D48B1" w:rsidRDefault="22FEF866" w14:paraId="34699DE0" w14:textId="77777777">
      <w:pPr>
        <w:pStyle w:val="Style1"/>
        <w:ind w:firstLine="360"/>
        <w:rPr>
          <w:rFonts w:eastAsia="Calibri"/>
        </w:rPr>
      </w:pPr>
      <w:r w:rsidRPr="22FEF866">
        <w:rPr>
          <w:rFonts w:eastAsia="Calibri"/>
        </w:rPr>
        <w:t xml:space="preserve">Avec le même principe On a utilisé un potentiomètre rotatif avec des dents pour qu’il puisse suivre la rotation de l’arbre moteur il s’agit d’un feedback pour contrôler l’erreur du moteur et augmenter sa performance. D’après les valeurs retournées par le potentiomètre on peut aussi conclure la position de la seringue ainsi que le volume restant. </w:t>
      </w:r>
    </w:p>
    <w:p w:rsidRPr="003D48B1" w:rsidR="18AFD3F6" w:rsidP="00010AC7" w:rsidRDefault="22FEF866" w14:paraId="52DA5A70" w14:textId="77777777">
      <w:pPr>
        <w:pStyle w:val="Style1"/>
        <w:numPr>
          <w:ilvl w:val="0"/>
          <w:numId w:val="60"/>
        </w:numPr>
        <w:rPr>
          <w:rFonts w:eastAsia="Calibri"/>
          <w:b/>
          <w:bCs/>
        </w:rPr>
      </w:pPr>
      <w:r w:rsidRPr="003D48B1">
        <w:rPr>
          <w:rFonts w:eastAsia="Calibri"/>
          <w:b/>
          <w:bCs/>
        </w:rPr>
        <w:t>Implémentation</w:t>
      </w:r>
    </w:p>
    <w:p w:rsidR="22FEF866" w:rsidP="003D48B1" w:rsidRDefault="22FEF866" w14:paraId="44911CAB" w14:textId="77777777">
      <w:pPr>
        <w:pStyle w:val="Style1"/>
        <w:ind w:firstLine="360"/>
      </w:pPr>
      <w:r>
        <w:t xml:space="preserve">Le potentiomètre rotatif est interfacé de la même manière que celui utilisé pour capturer le diamètre. La seule chose qui se diffère est la partie de l’interprétation des valeurs retournées par le capteur. En fait, pour détecter la position de la seringue on doit </w:t>
      </w:r>
    </w:p>
    <w:p w:rsidR="18AFD3F6" w:rsidP="003D48B1" w:rsidRDefault="003D48B1" w14:paraId="0E05B2ED" w14:textId="405BF7AB">
      <w:pPr>
        <w:pStyle w:val="Style4"/>
      </w:pPr>
      <w:bookmarkStart w:name="_Toc104480468" w:id="84"/>
      <w:r>
        <w:rPr>
          <w:rFonts w:eastAsia="Calibri"/>
        </w:rPr>
        <w:lastRenderedPageBreak/>
        <w:t xml:space="preserve">5-3 </w:t>
      </w:r>
      <w:r w:rsidRPr="7A6FE1E2" w:rsidR="7A6FE1E2">
        <w:rPr>
          <w:rFonts w:eastAsia="Calibri"/>
        </w:rPr>
        <w:t>Capteur de température</w:t>
      </w:r>
      <w:bookmarkEnd w:id="84"/>
    </w:p>
    <w:p w:rsidR="7A6FE1E2" w:rsidP="003D48B1" w:rsidRDefault="7A6FE1E2" w14:paraId="0BADE9AB" w14:textId="77777777">
      <w:pPr>
        <w:pStyle w:val="Style1"/>
        <w:ind w:firstLine="708"/>
        <w:rPr>
          <w:rFonts w:eastAsia="Calibri"/>
        </w:rPr>
      </w:pPr>
      <w:r w:rsidRPr="7A6FE1E2">
        <w:rPr>
          <w:rFonts w:eastAsia="Calibri"/>
        </w:rPr>
        <w:t xml:space="preserve">Avec toutes les taches que notre carte (Stm32H7) va gérer, il est probable qu’elle surchauffe pour une longue durée d’utilisation, même si elle peut supporter jusqu’à 140°c avec une fréquence de 480MHZ. </w:t>
      </w:r>
    </w:p>
    <w:p w:rsidR="7A6FE1E2" w:rsidP="003D48B1" w:rsidRDefault="7A6FE1E2" w14:paraId="29EA081C" w14:textId="77777777">
      <w:pPr>
        <w:pStyle w:val="Style1"/>
        <w:ind w:firstLine="708"/>
        <w:rPr>
          <w:rFonts w:eastAsia="Calibri"/>
        </w:rPr>
      </w:pPr>
      <w:r w:rsidRPr="7A6FE1E2">
        <w:rPr>
          <w:rFonts w:eastAsia="Calibri"/>
        </w:rPr>
        <w:t>Mais pour se protéger et rester dans la zone hors stress, on a utilisé le capteur de température interne qui est connecté directement à l’</w:t>
      </w:r>
      <w:r w:rsidRPr="7A6FE1E2">
        <w:rPr>
          <w:rFonts w:eastAsia="Calibri"/>
          <w:b/>
          <w:bCs/>
        </w:rPr>
        <w:t>ADC3</w:t>
      </w:r>
      <w:r w:rsidRPr="7A6FE1E2">
        <w:rPr>
          <w:rFonts w:eastAsia="Calibri"/>
        </w:rPr>
        <w:t xml:space="preserve">. La conversion analogique numérique est faite dans le background avec le mode continu (810.5 cycles) et le </w:t>
      </w:r>
      <w:r w:rsidRPr="7A6FE1E2">
        <w:rPr>
          <w:rFonts w:eastAsia="Calibri"/>
          <w:b/>
          <w:bCs/>
        </w:rPr>
        <w:t>watchdog analogique</w:t>
      </w:r>
      <w:r w:rsidRPr="7A6FE1E2">
        <w:rPr>
          <w:rFonts w:eastAsia="Calibri"/>
        </w:rPr>
        <w:t xml:space="preserve"> qui génère une interruption (</w:t>
      </w:r>
      <w:r w:rsidRPr="7A6FE1E2">
        <w:rPr>
          <w:rFonts w:ascii="Courier New" w:hAnsi="Courier New" w:eastAsia="Courier New" w:cs="Courier New"/>
        </w:rPr>
        <w:t>HAL_ADC_LevelOutOfWindowCallback(ADC_HandleTypeDef *hadc)</w:t>
      </w:r>
      <w:r w:rsidRPr="7A6FE1E2">
        <w:rPr>
          <w:rFonts w:eastAsia="Calibri"/>
        </w:rPr>
        <w:t>) si la conversion est hors la marge spécifiée.</w:t>
      </w:r>
    </w:p>
    <w:p w:rsidR="7A6FE1E2" w:rsidP="7A6FE1E2" w:rsidRDefault="7A6FE1E2" w14:paraId="1245DC7D" w14:textId="77777777">
      <w:pPr>
        <w:jc w:val="center"/>
      </w:pPr>
      <w:r>
        <w:rPr>
          <w:noProof/>
          <w:lang w:eastAsia="fr-FR"/>
        </w:rPr>
        <w:drawing>
          <wp:inline distT="0" distB="0" distL="0" distR="0" wp14:anchorId="10DC48E9" wp14:editId="6DE5C6A4">
            <wp:extent cx="6044712" cy="1183756"/>
            <wp:effectExtent l="0" t="0" r="0" b="0"/>
            <wp:docPr id="751859210" name="Image 75185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6044712" cy="1183756"/>
                    </a:xfrm>
                    <a:prstGeom prst="rect">
                      <a:avLst/>
                    </a:prstGeom>
                  </pic:spPr>
                </pic:pic>
              </a:graphicData>
            </a:graphic>
          </wp:inline>
        </w:drawing>
      </w:r>
    </w:p>
    <w:p w:rsidR="7A6FE1E2" w:rsidP="003D48B1" w:rsidRDefault="7A6FE1E2" w14:paraId="1D28515F" w14:textId="77777777">
      <w:pPr>
        <w:pStyle w:val="Style1"/>
      </w:pPr>
      <w:r>
        <w:t xml:space="preserve">La limite supérieur ( HighThreshold ) et la limite inférieur (LowThreshold ) sont calculées d’après la formule suivante : </w:t>
      </w:r>
    </w:p>
    <w:p w:rsidR="7A6FE1E2" w:rsidP="003D48B1" w:rsidRDefault="7A6FE1E2" w14:paraId="2EC67890" w14:textId="77777777">
      <w:pPr>
        <w:pStyle w:val="Style1"/>
        <w:rPr>
          <w:rFonts w:ascii="Courier New" w:hAnsi="Courier New" w:eastAsia="Courier New" w:cs="Courier New"/>
        </w:rPr>
      </w:pPr>
      <w:r w:rsidRPr="7A6FE1E2">
        <w:rPr>
          <w:rFonts w:ascii="Courier New" w:hAnsi="Courier New" w:eastAsia="Courier New" w:cs="Courier New"/>
        </w:rPr>
        <w:t>tCelsius = (110 - 30) * (readValue - *TEMPSENSOR_CAL1_ADDR) / (*TEMPSENSOR_CAL2_ADDR - *TEMPSENSOR_CAL1_ADDR) + 30</w:t>
      </w:r>
    </w:p>
    <w:p w:rsidRPr="003D48B1" w:rsidR="7A6FE1E2" w:rsidP="003D48B1" w:rsidRDefault="6C470DB7" w14:paraId="0F0BF7FE" w14:textId="77777777">
      <w:pPr>
        <w:pStyle w:val="Style1"/>
      </w:pPr>
      <w:r w:rsidRPr="6C470DB7">
        <w:rPr>
          <w:b/>
          <w:bCs/>
        </w:rPr>
        <w:t xml:space="preserve">tcelsius </w:t>
      </w:r>
      <w:r>
        <w:t>: la température en degré Celsius.</w:t>
      </w:r>
    </w:p>
    <w:p w:rsidRPr="003D48B1" w:rsidR="7A6FE1E2" w:rsidP="003D48B1" w:rsidRDefault="6C470DB7" w14:paraId="59359048" w14:textId="77777777">
      <w:pPr>
        <w:pStyle w:val="Style1"/>
      </w:pPr>
      <w:r w:rsidRPr="6C470DB7">
        <w:rPr>
          <w:b/>
          <w:bCs/>
        </w:rPr>
        <w:t xml:space="preserve">readValue </w:t>
      </w:r>
      <w:r>
        <w:t>:  le résultat de conversion analogique numérique.</w:t>
      </w:r>
    </w:p>
    <w:p w:rsidRPr="003D48B1" w:rsidR="7A6FE1E2" w:rsidP="003D48B1" w:rsidRDefault="6C470DB7" w14:paraId="76ECFF28" w14:textId="3200DFE5">
      <w:pPr>
        <w:pStyle w:val="Style1"/>
      </w:pPr>
      <w:r w:rsidRPr="6C470DB7">
        <w:rPr>
          <w:b/>
          <w:bCs/>
        </w:rPr>
        <w:t>TEMPSENSOR_CAL1_ADDR</w:t>
      </w:r>
      <w:r>
        <w:t xml:space="preserve"> : contenant l’adresse de la valeur de calibrage pour la température 110°c (stocké dans la mémoire morte de la carte).</w:t>
      </w:r>
    </w:p>
    <w:p w:rsidRPr="003D48B1" w:rsidR="7A6FE1E2" w:rsidP="003D48B1" w:rsidRDefault="6C470DB7" w14:paraId="7D059C09" w14:textId="7B08FCCB">
      <w:pPr>
        <w:pStyle w:val="Style1"/>
      </w:pPr>
      <w:r w:rsidRPr="6C470DB7">
        <w:rPr>
          <w:b/>
          <w:bCs/>
        </w:rPr>
        <w:t>TEMPSENSOR_CAL2_ADDR</w:t>
      </w:r>
      <w:r>
        <w:t xml:space="preserve"> : contenant l’adresse de la valeur de calibrage pour la température 30°c (stocké dans la mémoire morte de la carte).</w:t>
      </w:r>
    </w:p>
    <w:p w:rsidR="7A6FE1E2" w:rsidP="003D48B1" w:rsidRDefault="7A6FE1E2" w14:paraId="5B4004DF" w14:textId="77777777">
      <w:pPr>
        <w:pStyle w:val="Style1"/>
        <w:rPr>
          <w:rFonts w:asciiTheme="majorHAnsi" w:hAnsiTheme="majorHAnsi" w:eastAsiaTheme="majorEastAsia"/>
        </w:rPr>
      </w:pPr>
      <w:r w:rsidRPr="7A6FE1E2">
        <w:t xml:space="preserve">L’interruption est appelée quand le résultat de conversion est en dehors de cette fenêtre : </w:t>
      </w:r>
    </w:p>
    <w:p w:rsidR="7A6FE1E2" w:rsidP="003D48B1" w:rsidRDefault="6C470DB7" w14:paraId="4207C5BD" w14:textId="77777777">
      <w:pPr>
        <w:pStyle w:val="Style1"/>
      </w:pPr>
      <w:r>
        <w:t xml:space="preserve">Max : </w:t>
      </w:r>
      <w:r w:rsidRPr="6C470DB7">
        <w:rPr>
          <w:b/>
          <w:bCs/>
        </w:rPr>
        <w:t xml:space="preserve">15896 </w:t>
      </w:r>
      <w:r>
        <w:t xml:space="preserve">qui correspond à </w:t>
      </w:r>
      <w:r w:rsidRPr="6C470DB7">
        <w:rPr>
          <w:b/>
          <w:bCs/>
        </w:rPr>
        <w:t>100°c</w:t>
      </w:r>
      <w:r>
        <w:t xml:space="preserve"> </w:t>
      </w:r>
    </w:p>
    <w:p w:rsidR="7A6FE1E2" w:rsidP="003D48B1" w:rsidRDefault="6C470DB7" w14:paraId="3F39BEA0" w14:textId="77777777">
      <w:pPr>
        <w:pStyle w:val="Style1"/>
      </w:pPr>
      <w:r>
        <w:t xml:space="preserve">Min : </w:t>
      </w:r>
      <w:r w:rsidRPr="6C470DB7">
        <w:rPr>
          <w:b/>
          <w:bCs/>
        </w:rPr>
        <w:t>10881</w:t>
      </w:r>
      <w:r>
        <w:t xml:space="preserve"> qui correspond à </w:t>
      </w:r>
      <w:r w:rsidRPr="6C470DB7">
        <w:rPr>
          <w:b/>
          <w:bCs/>
        </w:rPr>
        <w:t>0°c</w:t>
      </w:r>
      <w:r>
        <w:t xml:space="preserve"> </w:t>
      </w:r>
    </w:p>
    <w:p w:rsidR="7A6FE1E2" w:rsidP="003D48B1" w:rsidRDefault="7A6FE1E2" w14:paraId="2552C73C" w14:textId="77777777">
      <w:pPr>
        <w:pStyle w:val="Style1"/>
      </w:pPr>
      <w:r w:rsidRPr="7A6FE1E2">
        <w:t>Pour chaque interruption de l’ADC3 on lance une alarme de type “</w:t>
      </w:r>
      <w:r w:rsidRPr="7A6FE1E2">
        <w:rPr>
          <w:rFonts w:ascii="Courier New" w:hAnsi="Courier New" w:eastAsia="Courier New" w:cs="Courier New"/>
        </w:rPr>
        <w:t>overheating</w:t>
      </w:r>
      <w:r w:rsidRPr="7A6FE1E2">
        <w:t>”.</w:t>
      </w:r>
    </w:p>
    <w:p w:rsidR="7A6FE1E2" w:rsidP="7A6FE1E2" w:rsidRDefault="7A6FE1E2" w14:paraId="73B20ABB" w14:textId="77777777">
      <w:pPr>
        <w:jc w:val="center"/>
      </w:pPr>
      <w:r>
        <w:rPr>
          <w:noProof/>
          <w:lang w:eastAsia="fr-FR"/>
        </w:rPr>
        <w:lastRenderedPageBreak/>
        <w:drawing>
          <wp:inline distT="0" distB="0" distL="0" distR="0" wp14:anchorId="23028408" wp14:editId="328FE386">
            <wp:extent cx="5505450" cy="791408"/>
            <wp:effectExtent l="0" t="0" r="0" b="0"/>
            <wp:docPr id="1180039117" name="Image 1180039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5505450" cy="791408"/>
                    </a:xfrm>
                    <a:prstGeom prst="rect">
                      <a:avLst/>
                    </a:prstGeom>
                  </pic:spPr>
                </pic:pic>
              </a:graphicData>
            </a:graphic>
          </wp:inline>
        </w:drawing>
      </w:r>
    </w:p>
    <w:p w:rsidR="7A6FE1E2" w:rsidP="7A6FE1E2" w:rsidRDefault="7A6FE1E2" w14:paraId="1052A225" w14:textId="77777777">
      <w:pPr>
        <w:rPr>
          <w:rFonts w:eastAsiaTheme="minorEastAsia"/>
        </w:rPr>
      </w:pPr>
    </w:p>
    <w:p w:rsidR="18AFD3F6" w:rsidP="003D48B1" w:rsidRDefault="003D48B1" w14:paraId="4D2322CF" w14:textId="7EFC4C47">
      <w:pPr>
        <w:pStyle w:val="Style4"/>
      </w:pPr>
      <w:bookmarkStart w:name="_Toc104480469" w:id="85"/>
      <w:r>
        <w:rPr>
          <w:rFonts w:eastAsia="Calibri"/>
        </w:rPr>
        <w:t xml:space="preserve">5-4 </w:t>
      </w:r>
      <w:r w:rsidRPr="1884F599" w:rsidR="1884F599">
        <w:rPr>
          <w:rFonts w:eastAsia="Calibri"/>
        </w:rPr>
        <w:t>Capteur de pression</w:t>
      </w:r>
      <w:bookmarkEnd w:id="85"/>
    </w:p>
    <w:p w:rsidR="1884F599" w:rsidP="003D48B1" w:rsidRDefault="6C470DB7" w14:paraId="3C8C963C" w14:textId="5FF5E86E">
      <w:pPr>
        <w:pStyle w:val="titre2"/>
      </w:pPr>
      <w:bookmarkStart w:name="_Toc104480470" w:id="86"/>
      <w:r>
        <w:t>Connectivité</w:t>
      </w:r>
      <w:bookmarkEnd w:id="86"/>
    </w:p>
    <w:p w:rsidR="6C470DB7" w:rsidP="0056512C" w:rsidRDefault="6C470DB7" w14:paraId="5C8CD731" w14:textId="68B176AD">
      <w:pPr>
        <w:pStyle w:val="Style1"/>
        <w:ind w:firstLine="360"/>
        <w:rPr>
          <w:rFonts w:eastAsia="Calibri"/>
        </w:rPr>
      </w:pPr>
      <w:r w:rsidRPr="6C470DB7">
        <w:rPr>
          <w:rFonts w:eastAsia="Calibri"/>
        </w:rPr>
        <w:t xml:space="preserve">La connectivité est </w:t>
      </w:r>
      <w:r w:rsidRPr="6C470DB7" w:rsidR="0056512C">
        <w:rPr>
          <w:rFonts w:eastAsia="Calibri"/>
        </w:rPr>
        <w:t>un</w:t>
      </w:r>
      <w:r w:rsidRPr="6C470DB7">
        <w:rPr>
          <w:rFonts w:eastAsia="Calibri"/>
        </w:rPr>
        <w:t xml:space="preserve"> élément clé dans notre projet, vu qu'elle est rarement utilisée dans les pousses seringues existantes dans le marché. Son rôle est de permettre le médecin de la surveillance en temps réel de l’état d’injection à distance et n’importe où avec l’aide d’une application mobile.</w:t>
      </w:r>
    </w:p>
    <w:p w:rsidR="6C470DB7" w:rsidP="0056512C" w:rsidRDefault="0056512C" w14:paraId="5B239D7C" w14:textId="44DFE949">
      <w:pPr>
        <w:pStyle w:val="Style4"/>
        <w:rPr>
          <w:rFonts w:eastAsia="Calibri"/>
        </w:rPr>
      </w:pPr>
      <w:bookmarkStart w:name="_Toc104480471" w:id="87"/>
      <w:r>
        <w:rPr>
          <w:rFonts w:eastAsia="Calibri"/>
        </w:rPr>
        <w:t xml:space="preserve">6-1 </w:t>
      </w:r>
      <w:r w:rsidRPr="6C470DB7" w:rsidR="6C470DB7">
        <w:rPr>
          <w:rFonts w:eastAsia="Calibri"/>
        </w:rPr>
        <w:t>Solution proposée :</w:t>
      </w:r>
      <w:bookmarkEnd w:id="87"/>
    </w:p>
    <w:p w:rsidR="6C470DB7" w:rsidP="0056512C" w:rsidRDefault="6C470DB7" w14:paraId="7F77D1DE" w14:textId="40EEE519">
      <w:pPr>
        <w:pStyle w:val="Style1"/>
        <w:ind w:firstLine="708"/>
        <w:rPr>
          <w:rFonts w:eastAsia="Calibri"/>
        </w:rPr>
      </w:pPr>
      <w:r w:rsidRPr="6C470DB7">
        <w:rPr>
          <w:rFonts w:eastAsia="Calibri"/>
        </w:rPr>
        <w:t>Les données de supervision sont stockées et synchronisées en temps réels dans une base de données hébergée dans le cloud puis L’application mobile peut les récupèrent, faire le traitement si nécessaire et les affichent au médecin. À l’aide de cette architecture, les informations sont disponibles même si l’application est hors ligne.</w:t>
      </w:r>
    </w:p>
    <w:p w:rsidR="6C470DB7" w:rsidP="0056512C" w:rsidRDefault="6C470DB7" w14:paraId="430AB97F" w14:textId="6B507A71">
      <w:pPr>
        <w:pStyle w:val="Style1"/>
        <w:ind w:firstLine="708"/>
        <w:rPr>
          <w:rFonts w:eastAsia="Calibri"/>
        </w:rPr>
      </w:pPr>
      <w:r w:rsidRPr="6C470DB7">
        <w:rPr>
          <w:rFonts w:eastAsia="Calibri"/>
        </w:rPr>
        <w:t>L’envoie des données nécessite un accès à l’internet, pour cela on a intégré un module Wi-Fi qui va assurer la communication avec un point d’accès vers le WEB selon le protocole TCP-IP.</w:t>
      </w:r>
    </w:p>
    <w:p w:rsidR="6C470DB7" w:rsidP="0056512C" w:rsidRDefault="0056512C" w14:paraId="0A0C94FD" w14:textId="4951C707">
      <w:pPr>
        <w:pStyle w:val="Style4"/>
        <w:rPr>
          <w:rFonts w:eastAsia="Calibri"/>
        </w:rPr>
      </w:pPr>
      <w:bookmarkStart w:name="_Toc104480472" w:id="88"/>
      <w:r>
        <w:rPr>
          <w:rFonts w:eastAsia="Calibri"/>
        </w:rPr>
        <w:t xml:space="preserve">6-2 </w:t>
      </w:r>
      <w:r w:rsidRPr="6C470DB7" w:rsidR="6C470DB7">
        <w:rPr>
          <w:rFonts w:eastAsia="Calibri"/>
        </w:rPr>
        <w:t>Architecture et protocoles :</w:t>
      </w:r>
      <w:bookmarkEnd w:id="88"/>
      <w:r w:rsidRPr="6C470DB7" w:rsidR="6C470DB7">
        <w:rPr>
          <w:rFonts w:eastAsia="Calibri"/>
        </w:rPr>
        <w:t xml:space="preserve"> </w:t>
      </w:r>
    </w:p>
    <w:p w:rsidR="6C470DB7" w:rsidP="0056512C" w:rsidRDefault="6C470DB7" w14:paraId="39803AB8" w14:textId="5AFB905F">
      <w:pPr>
        <w:pStyle w:val="Style1"/>
        <w:ind w:firstLine="708"/>
        <w:rPr>
          <w:rFonts w:eastAsia="Calibri"/>
        </w:rPr>
      </w:pPr>
      <w:r w:rsidRPr="6C470DB7">
        <w:rPr>
          <w:rFonts w:eastAsia="Calibri"/>
        </w:rPr>
        <w:t>Le module Wi-Fi et la carte se communiquent à l’aide du protocole UART (RX/TX), la communication entre le module Wi-Fi et la base de données hébergée dans le cloud est assurée par le protocole HTTP et l'application mobile utilise le protocole Websockets pour récupérer les données déposées dans le cloud.</w:t>
      </w:r>
    </w:p>
    <w:p w:rsidR="6C470DB7" w:rsidP="0056512C" w:rsidRDefault="0056512C" w14:paraId="45C77236" w14:textId="4F35A3D0">
      <w:pPr>
        <w:pStyle w:val="Style4"/>
        <w:rPr>
          <w:rFonts w:eastAsia="Calibri"/>
        </w:rPr>
      </w:pPr>
      <w:bookmarkStart w:name="_Toc104480473" w:id="89"/>
      <w:r>
        <w:rPr>
          <w:rFonts w:eastAsia="Calibri"/>
        </w:rPr>
        <w:t xml:space="preserve">6-3 </w:t>
      </w:r>
      <w:r w:rsidRPr="6C470DB7" w:rsidR="6C470DB7">
        <w:rPr>
          <w:rFonts w:eastAsia="Calibri"/>
        </w:rPr>
        <w:t>Implémentation :</w:t>
      </w:r>
      <w:bookmarkEnd w:id="89"/>
    </w:p>
    <w:p w:rsidR="6C470DB7" w:rsidP="0056512C" w:rsidRDefault="6C470DB7" w14:paraId="284EC77E" w14:textId="3D5577A6">
      <w:pPr>
        <w:pStyle w:val="Style1"/>
        <w:ind w:firstLine="708"/>
        <w:rPr>
          <w:rFonts w:eastAsia="Calibri"/>
        </w:rPr>
      </w:pPr>
      <w:r w:rsidRPr="6C470DB7">
        <w:rPr>
          <w:rFonts w:eastAsia="Calibri"/>
        </w:rPr>
        <w:t>La connectivité est gérée par la tache RTOS “</w:t>
      </w:r>
      <w:r w:rsidRPr="6C470DB7">
        <w:rPr>
          <w:rFonts w:ascii="Courier New" w:hAnsi="Courier New" w:eastAsia="Courier New" w:cs="Courier New"/>
        </w:rPr>
        <w:t>ConnectivityHandle</w:t>
      </w:r>
      <w:r w:rsidRPr="6C470DB7">
        <w:rPr>
          <w:rFonts w:eastAsia="Calibri"/>
        </w:rPr>
        <w:t>”, elle reçoit les données déposées par les autres taches dans les queues puis elles les envoient vers le module Wi-Fi esp8266.</w:t>
      </w:r>
    </w:p>
    <w:p w:rsidR="6C470DB7" w:rsidP="0056512C" w:rsidRDefault="6C470DB7" w14:paraId="57C24E61" w14:textId="5A85DEA7">
      <w:pPr>
        <w:pStyle w:val="Style1"/>
        <w:ind w:firstLine="360"/>
        <w:rPr>
          <w:rFonts w:eastAsia="Calibri"/>
        </w:rPr>
      </w:pPr>
      <w:r w:rsidRPr="6C470DB7">
        <w:rPr>
          <w:rFonts w:eastAsia="Calibri"/>
        </w:rPr>
        <w:t xml:space="preserve">Ci-dessous est la liste des données à envoyées vers le cloud avec leurs queues correspondantes : </w:t>
      </w:r>
    </w:p>
    <w:p w:rsidR="6C470DB7" w:rsidP="0056512C" w:rsidRDefault="6C470DB7" w14:paraId="2F1B329D" w14:textId="2AC57DDD">
      <w:pPr>
        <w:pStyle w:val="Style1"/>
        <w:numPr>
          <w:ilvl w:val="0"/>
          <w:numId w:val="81"/>
        </w:numPr>
        <w:spacing w:line="240" w:lineRule="auto"/>
      </w:pPr>
      <w:r w:rsidRPr="6C470DB7">
        <w:rPr>
          <w:rFonts w:eastAsia="Calibri"/>
        </w:rPr>
        <w:lastRenderedPageBreak/>
        <w:t>Débit d’injection =&gt; FlowRateQHandle</w:t>
      </w:r>
    </w:p>
    <w:p w:rsidR="6C470DB7" w:rsidP="0056512C" w:rsidRDefault="6C470DB7" w14:paraId="4D2AE051" w14:textId="757A6145">
      <w:pPr>
        <w:pStyle w:val="Style1"/>
        <w:numPr>
          <w:ilvl w:val="0"/>
          <w:numId w:val="81"/>
        </w:numPr>
        <w:spacing w:line="240" w:lineRule="auto"/>
      </w:pPr>
      <w:r w:rsidRPr="6C470DB7">
        <w:rPr>
          <w:rFonts w:eastAsia="Calibri"/>
        </w:rPr>
        <w:t>Temps restant   =&gt; TimeQHandle</w:t>
      </w:r>
    </w:p>
    <w:p w:rsidR="6C470DB7" w:rsidP="0056512C" w:rsidRDefault="6C470DB7" w14:paraId="077723EA" w14:textId="72F29A09">
      <w:pPr>
        <w:pStyle w:val="Style1"/>
        <w:numPr>
          <w:ilvl w:val="0"/>
          <w:numId w:val="81"/>
        </w:numPr>
        <w:spacing w:line="240" w:lineRule="auto"/>
      </w:pPr>
      <w:r w:rsidRPr="6C470DB7">
        <w:rPr>
          <w:rFonts w:eastAsia="Calibri"/>
        </w:rPr>
        <w:t>Volume restant =&gt; VolumeLeftQHandle</w:t>
      </w:r>
    </w:p>
    <w:p w:rsidR="6C470DB7" w:rsidP="0056512C" w:rsidRDefault="6C470DB7" w14:paraId="62BA9593" w14:textId="600C42C7">
      <w:pPr>
        <w:pStyle w:val="Style1"/>
        <w:numPr>
          <w:ilvl w:val="0"/>
          <w:numId w:val="81"/>
        </w:numPr>
        <w:spacing w:line="240" w:lineRule="auto"/>
      </w:pPr>
      <w:r w:rsidRPr="6C470DB7">
        <w:rPr>
          <w:rFonts w:eastAsia="Calibri"/>
        </w:rPr>
        <w:t>Alarmes =&gt; envoyées directement auprès de leurs interruptions.</w:t>
      </w:r>
    </w:p>
    <w:p w:rsidR="6C470DB7" w:rsidP="0056512C" w:rsidRDefault="6C470DB7" w14:paraId="0A1E6FF7" w14:textId="516AC1B4">
      <w:pPr>
        <w:pStyle w:val="Style1"/>
        <w:numPr>
          <w:ilvl w:val="0"/>
          <w:numId w:val="81"/>
        </w:numPr>
        <w:spacing w:line="240" w:lineRule="auto"/>
      </w:pPr>
      <w:r w:rsidRPr="6C470DB7">
        <w:rPr>
          <w:rFonts w:eastAsia="Calibri"/>
        </w:rPr>
        <w:t>L'ID de la seringue</w:t>
      </w:r>
    </w:p>
    <w:p w:rsidR="6C470DB7" w:rsidP="0056512C" w:rsidRDefault="6C470DB7" w14:paraId="4D9C5E5B" w14:textId="15360BD7">
      <w:pPr>
        <w:pStyle w:val="Style1"/>
        <w:ind w:firstLine="360"/>
        <w:rPr>
          <w:rFonts w:eastAsia="Calibri"/>
        </w:rPr>
      </w:pPr>
      <w:r w:rsidRPr="6C470DB7">
        <w:rPr>
          <w:rFonts w:eastAsia="Calibri"/>
        </w:rPr>
        <w:t>Après la réception des queues on passe chaque valeur à la fonction “</w:t>
      </w:r>
      <w:r w:rsidRPr="6C470DB7">
        <w:rPr>
          <w:rFonts w:ascii="Courier New" w:hAnsi="Courier New" w:eastAsia="Courier New" w:cs="Courier New"/>
        </w:rPr>
        <w:t>sprintf</w:t>
      </w:r>
      <w:r w:rsidRPr="6C470DB7">
        <w:rPr>
          <w:rFonts w:eastAsia="Calibri"/>
        </w:rPr>
        <w:t>” qui retourne une chaîne formatée en utilisant les arguments %d, %f, %s, %.3f ….</w:t>
      </w:r>
    </w:p>
    <w:p w:rsidR="6C470DB7" w:rsidP="0056512C" w:rsidRDefault="6C470DB7" w14:paraId="07EBE2D9" w14:textId="258F144E">
      <w:pPr>
        <w:pStyle w:val="Style1"/>
        <w:ind w:firstLine="360"/>
        <w:rPr>
          <w:rFonts w:eastAsia="Calibri"/>
        </w:rPr>
      </w:pPr>
      <w:r w:rsidRPr="6C470DB7">
        <w:rPr>
          <w:rFonts w:eastAsia="Calibri"/>
        </w:rPr>
        <w:t>Les données sont envoyées à travers UART avec une vitesse de transmission 9600 bauds vers le module Wi-Fi selon un format bien déterminé à l’aide de la fonction :</w:t>
      </w:r>
    </w:p>
    <w:p w:rsidR="6C470DB7" w:rsidP="6C470DB7" w:rsidRDefault="6C470DB7" w14:paraId="2A9466C3" w14:textId="666163BD">
      <w:pPr>
        <w:ind w:left="708"/>
        <w:rPr>
          <w:rFonts w:ascii="Calibri" w:hAnsi="Calibri" w:eastAsia="Calibri" w:cs="Calibri"/>
          <w:color w:val="000000" w:themeColor="text1"/>
        </w:rPr>
      </w:pPr>
      <w:r w:rsidRPr="6C470DB7">
        <w:rPr>
          <w:rFonts w:ascii="Calibri" w:hAnsi="Calibri" w:eastAsia="Calibri" w:cs="Calibri"/>
          <w:color w:val="000000" w:themeColor="text1"/>
        </w:rPr>
        <w:t xml:space="preserve"> “</w:t>
      </w:r>
      <w:r w:rsidRPr="6C470DB7">
        <w:rPr>
          <w:rFonts w:ascii="Courier New" w:hAnsi="Courier New" w:eastAsia="Courier New" w:cs="Courier New"/>
          <w:color w:val="000000" w:themeColor="text1"/>
        </w:rPr>
        <w:t>HAL_UART_Transmit</w:t>
      </w:r>
      <w:r w:rsidR="0056512C">
        <w:rPr>
          <w:rFonts w:ascii="Courier New" w:hAnsi="Courier New" w:eastAsia="Courier New" w:cs="Courier New"/>
          <w:color w:val="000000" w:themeColor="text1"/>
        </w:rPr>
        <w:t xml:space="preserve"> </w:t>
      </w:r>
      <w:r w:rsidRPr="6C470DB7">
        <w:rPr>
          <w:rFonts w:ascii="Courier New" w:hAnsi="Courier New" w:eastAsia="Courier New" w:cs="Courier New"/>
          <w:color w:val="000000" w:themeColor="text1"/>
        </w:rPr>
        <w:t>UART_HandleTypeDef *huart, const uint8_t *pData, uint16_t Size, uint32_t Timeout)</w:t>
      </w:r>
      <w:r w:rsidRPr="6C470DB7">
        <w:rPr>
          <w:rFonts w:ascii="Calibri" w:hAnsi="Calibri" w:eastAsia="Calibri" w:cs="Calibri"/>
          <w:color w:val="000000" w:themeColor="text1"/>
        </w:rPr>
        <w:t xml:space="preserve">” </w:t>
      </w:r>
    </w:p>
    <w:p w:rsidR="6C470DB7" w:rsidP="0056512C" w:rsidRDefault="6C470DB7" w14:paraId="7C60C70C" w14:textId="7BA78E9C">
      <w:pPr>
        <w:pStyle w:val="Style1"/>
        <w:ind w:firstLine="708"/>
        <w:rPr>
          <w:rFonts w:eastAsia="Calibri"/>
        </w:rPr>
      </w:pPr>
      <w:r w:rsidRPr="6C470DB7">
        <w:rPr>
          <w:rFonts w:eastAsia="Calibri"/>
        </w:rPr>
        <w:t xml:space="preserve">En fait, chaque trame doit commencer par une </w:t>
      </w:r>
      <w:r w:rsidRPr="6C470DB7" w:rsidR="0056512C">
        <w:rPr>
          <w:rFonts w:eastAsia="Calibri"/>
        </w:rPr>
        <w:t>grandeur (</w:t>
      </w:r>
      <w:r w:rsidRPr="6C470DB7">
        <w:rPr>
          <w:rFonts w:eastAsia="Calibri"/>
        </w:rPr>
        <w:t>v=&gt;volume restant, t =&gt; temps restant, f=&gt; débit d’injection …) suivie par sa valeur, par exemple “</w:t>
      </w:r>
      <w:r w:rsidRPr="6C470DB7">
        <w:rPr>
          <w:rFonts w:ascii="Times New Roman" w:hAnsi="Times New Roman" w:eastAsia="Times New Roman" w:cs="Times New Roman"/>
        </w:rPr>
        <w:t>v20</w:t>
      </w:r>
      <w:r w:rsidRPr="6C470DB7">
        <w:rPr>
          <w:rFonts w:eastAsia="Calibri"/>
        </w:rPr>
        <w:t>” correspond à un volume restant vaut 20ml, or que “</w:t>
      </w:r>
      <w:r w:rsidRPr="6C470DB7">
        <w:rPr>
          <w:rFonts w:ascii="Times New Roman" w:hAnsi="Times New Roman" w:eastAsia="Times New Roman" w:cs="Times New Roman"/>
        </w:rPr>
        <w:t>f50</w:t>
      </w:r>
      <w:r w:rsidRPr="6C470DB7">
        <w:rPr>
          <w:rFonts w:eastAsia="Calibri"/>
        </w:rPr>
        <w:t xml:space="preserve">” correspond à un débit d’injection qui vaut 50 ml/h. </w:t>
      </w:r>
    </w:p>
    <w:p w:rsidR="6C470DB7" w:rsidP="0056512C" w:rsidRDefault="6C470DB7" w14:paraId="3BC5D1B5" w14:textId="2FC35AE6">
      <w:pPr>
        <w:pStyle w:val="Style1"/>
        <w:ind w:firstLine="708"/>
        <w:rPr>
          <w:rFonts w:eastAsia="Calibri"/>
        </w:rPr>
      </w:pPr>
      <w:r w:rsidRPr="6C470DB7">
        <w:rPr>
          <w:rFonts w:eastAsia="Calibri"/>
        </w:rPr>
        <w:t>Pour synchroniser la lecture et l’écriture dans le port série, on a utilisé un pin digital qui bascule en état haut à chaque transmission, puis revient à l’état bas à la fin de l’écriture. Elle semble à une horloge qui déclenche un signal au module Wi-Fi pour faire la lecture.</w:t>
      </w:r>
    </w:p>
    <w:p w:rsidR="0056512C" w:rsidP="6C470DB7" w:rsidRDefault="0056512C" w14:paraId="4DCD81F4" w14:textId="07F0894D">
      <w:pPr>
        <w:ind w:left="708"/>
        <w:rPr>
          <w:rFonts w:ascii="Calibri" w:hAnsi="Calibri" w:eastAsia="Calibri" w:cs="Calibri"/>
          <w:color w:val="000000" w:themeColor="text1"/>
        </w:rPr>
      </w:pPr>
      <w:r>
        <w:rPr>
          <w:noProof/>
          <w:lang w:eastAsia="fr-FR"/>
        </w:rPr>
        <w:drawing>
          <wp:anchor distT="0" distB="0" distL="114300" distR="114300" simplePos="0" relativeHeight="251772928" behindDoc="0" locked="0" layoutInCell="1" allowOverlap="1" wp14:anchorId="570EAC38" wp14:editId="6CC30BD6">
            <wp:simplePos x="0" y="0"/>
            <wp:positionH relativeFrom="margin">
              <wp:align>center</wp:align>
            </wp:positionH>
            <wp:positionV relativeFrom="paragraph">
              <wp:posOffset>8890</wp:posOffset>
            </wp:positionV>
            <wp:extent cx="3930316" cy="2333625"/>
            <wp:effectExtent l="0" t="0" r="0" b="0"/>
            <wp:wrapNone/>
            <wp:docPr id="1347047947" name="Image 134704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3930316" cy="2333625"/>
                    </a:xfrm>
                    <a:prstGeom prst="rect">
                      <a:avLst/>
                    </a:prstGeom>
                  </pic:spPr>
                </pic:pic>
              </a:graphicData>
            </a:graphic>
          </wp:anchor>
        </w:drawing>
      </w:r>
    </w:p>
    <w:p w:rsidR="0056512C" w:rsidP="6C470DB7" w:rsidRDefault="0056512C" w14:paraId="5FFF5198" w14:textId="406F4681">
      <w:pPr>
        <w:ind w:left="708"/>
        <w:rPr>
          <w:rFonts w:ascii="Calibri" w:hAnsi="Calibri" w:eastAsia="Calibri" w:cs="Calibri"/>
          <w:color w:val="000000" w:themeColor="text1"/>
        </w:rPr>
      </w:pPr>
    </w:p>
    <w:p w:rsidR="0056512C" w:rsidP="6C470DB7" w:rsidRDefault="0056512C" w14:paraId="60EA19E5" w14:textId="77777777">
      <w:pPr>
        <w:ind w:left="708"/>
        <w:rPr>
          <w:rFonts w:ascii="Calibri" w:hAnsi="Calibri" w:eastAsia="Calibri" w:cs="Calibri"/>
          <w:color w:val="000000" w:themeColor="text1"/>
        </w:rPr>
      </w:pPr>
    </w:p>
    <w:p w:rsidR="0056512C" w:rsidP="6C470DB7" w:rsidRDefault="0056512C" w14:paraId="0FF052B1" w14:textId="53BCB5BF">
      <w:pPr>
        <w:ind w:left="708"/>
        <w:rPr>
          <w:rFonts w:ascii="Calibri" w:hAnsi="Calibri" w:eastAsia="Calibri" w:cs="Calibri"/>
          <w:color w:val="000000" w:themeColor="text1"/>
        </w:rPr>
      </w:pPr>
    </w:p>
    <w:p w:rsidR="0056512C" w:rsidP="6C470DB7" w:rsidRDefault="0056512C" w14:paraId="11A10461" w14:textId="77777777">
      <w:pPr>
        <w:ind w:left="708"/>
        <w:rPr>
          <w:rFonts w:ascii="Calibri" w:hAnsi="Calibri" w:eastAsia="Calibri" w:cs="Calibri"/>
          <w:color w:val="000000" w:themeColor="text1"/>
        </w:rPr>
      </w:pPr>
    </w:p>
    <w:p w:rsidR="0056512C" w:rsidP="6C470DB7" w:rsidRDefault="0056512C" w14:paraId="6931B9EE" w14:textId="0CE43662">
      <w:pPr>
        <w:ind w:left="708"/>
        <w:rPr>
          <w:rFonts w:ascii="Calibri" w:hAnsi="Calibri" w:eastAsia="Calibri" w:cs="Calibri"/>
          <w:color w:val="000000" w:themeColor="text1"/>
        </w:rPr>
      </w:pPr>
    </w:p>
    <w:p w:rsidR="0056512C" w:rsidP="6C470DB7" w:rsidRDefault="0056512C" w14:paraId="33B6BE3F" w14:textId="77777777">
      <w:pPr>
        <w:ind w:left="708"/>
        <w:rPr>
          <w:rFonts w:ascii="Calibri" w:hAnsi="Calibri" w:eastAsia="Calibri" w:cs="Calibri"/>
          <w:color w:val="000000" w:themeColor="text1"/>
        </w:rPr>
      </w:pPr>
    </w:p>
    <w:p w:rsidR="0056512C" w:rsidP="6C470DB7" w:rsidRDefault="0056512C" w14:paraId="04AD481D" w14:textId="3E804431">
      <w:pPr>
        <w:ind w:left="708"/>
        <w:rPr>
          <w:rFonts w:ascii="Calibri" w:hAnsi="Calibri" w:eastAsia="Calibri" w:cs="Calibri"/>
          <w:color w:val="000000" w:themeColor="text1"/>
        </w:rPr>
      </w:pPr>
    </w:p>
    <w:p w:rsidR="0056512C" w:rsidP="6C470DB7" w:rsidRDefault="0056512C" w14:paraId="06B4301E" w14:textId="758513E4">
      <w:pPr>
        <w:ind w:left="708"/>
        <w:rPr>
          <w:rFonts w:ascii="Calibri" w:hAnsi="Calibri" w:eastAsia="Calibri" w:cs="Calibri"/>
          <w:color w:val="000000" w:themeColor="text1"/>
        </w:rPr>
      </w:pPr>
    </w:p>
    <w:p w:rsidR="6C470DB7" w:rsidP="0056512C" w:rsidRDefault="6C470DB7" w14:paraId="59901861" w14:textId="11A9FCDE">
      <w:pPr>
        <w:pStyle w:val="Style1"/>
        <w:rPr>
          <w:rFonts w:eastAsia="Calibri"/>
        </w:rPr>
      </w:pPr>
    </w:p>
    <w:p w:rsidR="6C470DB7" w:rsidP="0056512C" w:rsidRDefault="6C470DB7" w14:paraId="039714AA" w14:textId="178982D9">
      <w:pPr>
        <w:pStyle w:val="Style1"/>
        <w:ind w:firstLine="708"/>
        <w:rPr>
          <w:rFonts w:eastAsia="Calibri"/>
        </w:rPr>
      </w:pPr>
      <w:r w:rsidRPr="6C470DB7">
        <w:rPr>
          <w:rFonts w:eastAsia="Calibri"/>
        </w:rPr>
        <w:t xml:space="preserve">Dans l’autre côté, le module esp8266 admet son propre code pour gérer la communication </w:t>
      </w:r>
      <w:r w:rsidRPr="6C470DB7">
        <w:rPr>
          <w:rFonts w:eastAsia="Calibri"/>
          <w:b/>
          <w:bCs/>
        </w:rPr>
        <w:t>TCP-IP</w:t>
      </w:r>
      <w:r w:rsidRPr="6C470DB7">
        <w:rPr>
          <w:rFonts w:eastAsia="Calibri"/>
        </w:rPr>
        <w:t xml:space="preserve">, il est indépendant au celle de l’Stm32 pour à la fois réduire le stress à notre carte principale et aussi assurer la sécurité de la pousse seringue en éliminant la partie </w:t>
      </w:r>
      <w:r w:rsidRPr="6C470DB7">
        <w:rPr>
          <w:rFonts w:eastAsia="Calibri"/>
        </w:rPr>
        <w:lastRenderedPageBreak/>
        <w:t xml:space="preserve">réseau au reste du système. Chaque fois le pin </w:t>
      </w:r>
      <w:r w:rsidRPr="6C470DB7">
        <w:rPr>
          <w:rFonts w:eastAsia="Calibri"/>
          <w:b/>
          <w:bCs/>
        </w:rPr>
        <w:t xml:space="preserve">D1 </w:t>
      </w:r>
      <w:r w:rsidRPr="6C470DB7">
        <w:rPr>
          <w:rFonts w:eastAsia="Calibri"/>
        </w:rPr>
        <w:t xml:space="preserve">est en état haut l'esp8266 lit les données déposées dans le port série à travers le pin </w:t>
      </w:r>
      <w:r w:rsidRPr="6C470DB7">
        <w:rPr>
          <w:rFonts w:eastAsia="Calibri"/>
          <w:b/>
          <w:bCs/>
        </w:rPr>
        <w:t>Rx</w:t>
      </w:r>
      <w:r w:rsidRPr="6C470DB7">
        <w:rPr>
          <w:rFonts w:eastAsia="Calibri"/>
        </w:rPr>
        <w:t xml:space="preserve">, les interprète puis les redirige vers le cloud. </w:t>
      </w:r>
    </w:p>
    <w:p w:rsidR="6C470DB7" w:rsidP="0056512C" w:rsidRDefault="6C470DB7" w14:paraId="7925B9B3" w14:textId="6262325D">
      <w:pPr>
        <w:pStyle w:val="Style1"/>
        <w:ind w:firstLine="708"/>
        <w:rPr>
          <w:rFonts w:eastAsia="Calibri"/>
        </w:rPr>
      </w:pPr>
      <w:r w:rsidRPr="6C470DB7">
        <w:rPr>
          <w:rFonts w:eastAsia="Calibri"/>
        </w:rPr>
        <w:t>En fait la solution cloud choisit est “</w:t>
      </w:r>
      <w:r w:rsidRPr="6C470DB7">
        <w:rPr>
          <w:rFonts w:eastAsia="Calibri"/>
          <w:b/>
          <w:bCs/>
        </w:rPr>
        <w:t>Firebase Realtime Database</w:t>
      </w:r>
      <w:r w:rsidRPr="6C470DB7">
        <w:rPr>
          <w:rFonts w:eastAsia="Calibri"/>
        </w:rPr>
        <w:t>” elle est gratuite et efficace au moins pour nos besoins actuels. On pourrait migrer facilement vers GCP (Google Cloud Platform) pour garantir la disponibilité et la performance maximale puisque les services sont payants.</w:t>
      </w:r>
    </w:p>
    <w:p w:rsidR="6C470DB7" w:rsidP="0056512C" w:rsidRDefault="6C470DB7" w14:paraId="729B6535" w14:textId="4BF220C9">
      <w:pPr>
        <w:pStyle w:val="Style1"/>
        <w:ind w:firstLine="708"/>
        <w:rPr>
          <w:rFonts w:eastAsia="Calibri"/>
        </w:rPr>
      </w:pPr>
      <w:r w:rsidRPr="6C470DB7">
        <w:rPr>
          <w:rFonts w:eastAsia="Calibri"/>
        </w:rPr>
        <w:t xml:space="preserve">Pour gérer la communication entre Firebase et le module Wi-Fi, on utilise une bibliothèque open source disponible en </w:t>
      </w:r>
      <w:r w:rsidRPr="6C470DB7">
        <w:rPr>
          <w:rFonts w:eastAsia="Calibri"/>
          <w:b/>
          <w:bCs/>
        </w:rPr>
        <w:t>GitHub,</w:t>
      </w:r>
      <w:r w:rsidRPr="6C470DB7">
        <w:rPr>
          <w:rFonts w:eastAsia="Calibri"/>
        </w:rPr>
        <w:t xml:space="preserve"> développé par “</w:t>
      </w:r>
      <w:r w:rsidRPr="6C470DB7">
        <w:rPr>
          <w:rFonts w:eastAsia="Calibri"/>
          <w:b/>
          <w:bCs/>
        </w:rPr>
        <w:t>mobizt</w:t>
      </w:r>
      <w:r w:rsidRPr="6C470DB7">
        <w:rPr>
          <w:rFonts w:eastAsia="Calibri"/>
        </w:rPr>
        <w:t>”. Elle s’agit d’un ensemble des fonctions qui utilisent les requêtes HTTP (</w:t>
      </w:r>
      <w:r w:rsidRPr="6C470DB7">
        <w:rPr>
          <w:rFonts w:eastAsia="Calibri"/>
          <w:b/>
          <w:bCs/>
        </w:rPr>
        <w:t>GET – POST – DELETE</w:t>
      </w:r>
      <w:r w:rsidRPr="6C470DB7">
        <w:rPr>
          <w:rFonts w:eastAsia="Calibri"/>
        </w:rPr>
        <w:t xml:space="preserve"> …) pour déposer les données dans </w:t>
      </w:r>
      <w:r w:rsidRPr="6C470DB7">
        <w:rPr>
          <w:rFonts w:eastAsia="Calibri"/>
          <w:b/>
          <w:bCs/>
        </w:rPr>
        <w:t>RTDB.</w:t>
      </w:r>
      <w:r w:rsidRPr="6C470DB7">
        <w:rPr>
          <w:rFonts w:eastAsia="Calibri"/>
        </w:rPr>
        <w:t xml:space="preserve"> </w:t>
      </w:r>
    </w:p>
    <w:p w:rsidR="6C470DB7" w:rsidP="6C470DB7" w:rsidRDefault="6C470DB7" w14:paraId="13708076" w14:textId="6B99B2CA">
      <w:pPr>
        <w:ind w:left="708"/>
        <w:jc w:val="center"/>
        <w:rPr>
          <w:rFonts w:ascii="Calibri" w:hAnsi="Calibri" w:eastAsia="Calibri" w:cs="Calibri"/>
          <w:color w:val="000000" w:themeColor="text1"/>
        </w:rPr>
      </w:pPr>
      <w:r>
        <w:rPr>
          <w:noProof/>
          <w:lang w:eastAsia="fr-FR"/>
        </w:rPr>
        <w:drawing>
          <wp:anchor distT="0" distB="0" distL="114300" distR="114300" simplePos="0" relativeHeight="251773952" behindDoc="0" locked="0" layoutInCell="1" allowOverlap="1" wp14:anchorId="4E73874A" wp14:editId="01EFD18A">
            <wp:simplePos x="0" y="0"/>
            <wp:positionH relativeFrom="margin">
              <wp:align>center</wp:align>
            </wp:positionH>
            <wp:positionV relativeFrom="paragraph">
              <wp:posOffset>5080</wp:posOffset>
            </wp:positionV>
            <wp:extent cx="5336540" cy="209550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336540" cy="2095500"/>
                    </a:xfrm>
                    <a:prstGeom prst="rect">
                      <a:avLst/>
                    </a:prstGeom>
                  </pic:spPr>
                </pic:pic>
              </a:graphicData>
            </a:graphic>
            <wp14:sizeRelH relativeFrom="margin">
              <wp14:pctWidth>0</wp14:pctWidth>
            </wp14:sizeRelH>
            <wp14:sizeRelV relativeFrom="margin">
              <wp14:pctHeight>0</wp14:pctHeight>
            </wp14:sizeRelV>
          </wp:anchor>
        </w:drawing>
      </w:r>
    </w:p>
    <w:p w:rsidR="6C470DB7" w:rsidP="6C470DB7" w:rsidRDefault="6C470DB7" w14:paraId="68E307D8" w14:textId="55E28DFC">
      <w:pPr>
        <w:rPr>
          <w:rFonts w:ascii="Calibri" w:hAnsi="Calibri" w:eastAsia="Calibri" w:cs="Calibri"/>
          <w:color w:val="000000" w:themeColor="text1"/>
        </w:rPr>
      </w:pPr>
    </w:p>
    <w:p w:rsidR="0056512C" w:rsidP="6C470DB7" w:rsidRDefault="0056512C" w14:paraId="3F1D2F04" w14:textId="77777777">
      <w:pPr>
        <w:rPr>
          <w:rFonts w:ascii="Calibri" w:hAnsi="Calibri" w:eastAsia="Calibri" w:cs="Calibri"/>
          <w:color w:val="000000" w:themeColor="text1"/>
        </w:rPr>
      </w:pPr>
    </w:p>
    <w:p w:rsidR="0056512C" w:rsidP="6C470DB7" w:rsidRDefault="0056512C" w14:paraId="5DA1865E" w14:textId="77777777">
      <w:pPr>
        <w:rPr>
          <w:rFonts w:ascii="Calibri" w:hAnsi="Calibri" w:eastAsia="Calibri" w:cs="Calibri"/>
          <w:color w:val="000000" w:themeColor="text1"/>
        </w:rPr>
      </w:pPr>
    </w:p>
    <w:p w:rsidR="0056512C" w:rsidP="6C470DB7" w:rsidRDefault="0056512C" w14:paraId="18AC9CCB" w14:textId="77777777">
      <w:pPr>
        <w:rPr>
          <w:rFonts w:ascii="Calibri" w:hAnsi="Calibri" w:eastAsia="Calibri" w:cs="Calibri"/>
          <w:color w:val="000000" w:themeColor="text1"/>
        </w:rPr>
      </w:pPr>
    </w:p>
    <w:p w:rsidR="0056512C" w:rsidP="6C470DB7" w:rsidRDefault="0056512C" w14:paraId="3107C6A7" w14:textId="77777777">
      <w:pPr>
        <w:rPr>
          <w:rFonts w:ascii="Calibri" w:hAnsi="Calibri" w:eastAsia="Calibri" w:cs="Calibri"/>
          <w:color w:val="000000" w:themeColor="text1"/>
        </w:rPr>
      </w:pPr>
    </w:p>
    <w:p w:rsidR="0056512C" w:rsidP="6C470DB7" w:rsidRDefault="0056512C" w14:paraId="125CC345" w14:textId="77777777">
      <w:pPr>
        <w:rPr>
          <w:rFonts w:ascii="Calibri" w:hAnsi="Calibri" w:eastAsia="Calibri" w:cs="Calibri"/>
          <w:color w:val="000000" w:themeColor="text1"/>
        </w:rPr>
      </w:pPr>
    </w:p>
    <w:p w:rsidR="0056512C" w:rsidP="6C470DB7" w:rsidRDefault="0056512C" w14:paraId="0BBBF64D" w14:textId="77777777">
      <w:pPr>
        <w:rPr>
          <w:rFonts w:ascii="Calibri" w:hAnsi="Calibri" w:eastAsia="Calibri" w:cs="Calibri"/>
          <w:color w:val="000000" w:themeColor="text1"/>
        </w:rPr>
      </w:pPr>
    </w:p>
    <w:p w:rsidR="0056512C" w:rsidP="6C470DB7" w:rsidRDefault="0056512C" w14:paraId="44E49F58" w14:textId="77777777">
      <w:pPr>
        <w:rPr>
          <w:rFonts w:ascii="Calibri" w:hAnsi="Calibri" w:eastAsia="Calibri" w:cs="Calibri"/>
          <w:color w:val="000000" w:themeColor="text1"/>
        </w:rPr>
      </w:pPr>
    </w:p>
    <w:p w:rsidR="0056512C" w:rsidP="6C470DB7" w:rsidRDefault="0056512C" w14:paraId="11C1D5BA" w14:textId="77777777">
      <w:pPr>
        <w:rPr>
          <w:rFonts w:ascii="Calibri" w:hAnsi="Calibri" w:eastAsia="Calibri" w:cs="Calibri"/>
          <w:color w:val="000000" w:themeColor="text1"/>
        </w:rPr>
      </w:pPr>
    </w:p>
    <w:p w:rsidR="6C470DB7" w:rsidP="0056512C" w:rsidRDefault="6C470DB7" w14:paraId="2E55CDB0" w14:textId="6778AFC0">
      <w:pPr>
        <w:pStyle w:val="titre2"/>
      </w:pPr>
      <w:bookmarkStart w:name="_Toc104480474" w:id="90"/>
      <w:r w:rsidRPr="6C470DB7">
        <w:t>Taches en cours de développement</w:t>
      </w:r>
      <w:bookmarkEnd w:id="90"/>
      <w:r w:rsidRPr="6C470DB7">
        <w:t xml:space="preserve"> </w:t>
      </w:r>
    </w:p>
    <w:p w:rsidR="6C470DB7" w:rsidP="0056512C" w:rsidRDefault="6C470DB7" w14:paraId="42D3D891" w14:textId="28DD14CB">
      <w:pPr>
        <w:pStyle w:val="Style1"/>
        <w:ind w:firstLine="360"/>
        <w:rPr>
          <w:rFonts w:eastAsia="Calibri"/>
        </w:rPr>
      </w:pPr>
      <w:r w:rsidRPr="6C470DB7">
        <w:rPr>
          <w:rFonts w:eastAsia="Calibri"/>
        </w:rPr>
        <w:t xml:space="preserve">Plusieurs taches sont encore de développement, soit à cause de non disponibilité des composants matériels ou à des contraintes de temps. </w:t>
      </w:r>
    </w:p>
    <w:p w:rsidR="6C470DB7" w:rsidP="0056512C" w:rsidRDefault="6C470DB7" w14:paraId="314B6975" w14:textId="69226D5F">
      <w:pPr>
        <w:pStyle w:val="Style1"/>
        <w:numPr>
          <w:ilvl w:val="0"/>
          <w:numId w:val="82"/>
        </w:numPr>
      </w:pPr>
      <w:r w:rsidRPr="6C470DB7">
        <w:rPr>
          <w:rFonts w:eastAsia="Calibri"/>
        </w:rPr>
        <w:t>Gestion d’alimentation</w:t>
      </w:r>
    </w:p>
    <w:p w:rsidR="6C470DB7" w:rsidP="0056512C" w:rsidRDefault="6C470DB7" w14:paraId="461F3BEF" w14:textId="63DA953E">
      <w:pPr>
        <w:pStyle w:val="Style1"/>
        <w:numPr>
          <w:ilvl w:val="0"/>
          <w:numId w:val="82"/>
        </w:numPr>
      </w:pPr>
      <w:r w:rsidRPr="6C470DB7">
        <w:rPr>
          <w:rFonts w:eastAsia="Calibri"/>
        </w:rPr>
        <w:t>Stockage des données en local dans une carte SD</w:t>
      </w:r>
    </w:p>
    <w:p w:rsidR="6C470DB7" w:rsidP="0056512C" w:rsidRDefault="6C470DB7" w14:paraId="4872B11B" w14:textId="4787634D">
      <w:pPr>
        <w:pStyle w:val="Style1"/>
        <w:numPr>
          <w:ilvl w:val="0"/>
          <w:numId w:val="82"/>
        </w:numPr>
      </w:pPr>
      <w:r w:rsidRPr="6C470DB7">
        <w:rPr>
          <w:rFonts w:eastAsia="Calibri"/>
        </w:rPr>
        <w:t>Clavier à Membrane</w:t>
      </w:r>
    </w:p>
    <w:p w:rsidR="6C470DB7" w:rsidP="0056512C" w:rsidRDefault="6C470DB7" w14:paraId="58BC309A" w14:textId="0EA87FDB">
      <w:pPr>
        <w:pStyle w:val="Style1"/>
        <w:numPr>
          <w:ilvl w:val="0"/>
          <w:numId w:val="82"/>
        </w:numPr>
      </w:pPr>
      <w:r w:rsidRPr="6C470DB7">
        <w:rPr>
          <w:rFonts w:eastAsia="Calibri"/>
        </w:rPr>
        <w:t>Capteur de pression</w:t>
      </w:r>
    </w:p>
    <w:p w:rsidR="6C470DB7" w:rsidP="0056512C" w:rsidRDefault="6C470DB7" w14:paraId="413BEFF6" w14:textId="7845D5D8">
      <w:pPr>
        <w:pStyle w:val="Style1"/>
        <w:numPr>
          <w:ilvl w:val="0"/>
          <w:numId w:val="82"/>
        </w:numPr>
      </w:pPr>
      <w:r w:rsidRPr="6C470DB7">
        <w:rPr>
          <w:rFonts w:eastAsia="Calibri"/>
        </w:rPr>
        <w:t xml:space="preserve">Application mobile </w:t>
      </w:r>
    </w:p>
    <w:p w:rsidR="6C470DB7" w:rsidP="0056512C" w:rsidRDefault="6C470DB7" w14:paraId="2310DF73" w14:textId="3E545952">
      <w:pPr>
        <w:pStyle w:val="titre2"/>
      </w:pPr>
      <w:bookmarkStart w:name="_Toc104480475" w:id="91"/>
      <w:r w:rsidRPr="6C470DB7">
        <w:lastRenderedPageBreak/>
        <w:t>Conclusion</w:t>
      </w:r>
      <w:bookmarkEnd w:id="91"/>
      <w:r w:rsidRPr="6C470DB7">
        <w:t xml:space="preserve"> </w:t>
      </w:r>
    </w:p>
    <w:p w:rsidR="6C470DB7" w:rsidP="6C470DB7" w:rsidRDefault="6C470DB7" w14:paraId="0BB70AE2" w14:textId="33DAE936">
      <w:pPr>
        <w:rPr>
          <w:rFonts w:ascii="Microsoft JhengHei" w:hAnsi="Microsoft JhengHei" w:eastAsia="Microsoft JhengHei" w:cs="Microsoft JhengHei"/>
          <w:color w:val="000000" w:themeColor="text1"/>
        </w:rPr>
      </w:pPr>
      <w:r w:rsidRPr="6C470DB7">
        <w:rPr>
          <w:rFonts w:ascii="Microsoft JhengHei" w:hAnsi="Microsoft JhengHei" w:eastAsia="Microsoft JhengHei" w:cs="Microsoft JhengHei"/>
          <w:color w:val="000000" w:themeColor="text1"/>
        </w:rPr>
        <w:t>[place your ext here ]</w:t>
      </w:r>
    </w:p>
    <w:p w:rsidR="74FBCD6A" w:rsidP="74FBCD6A" w:rsidRDefault="74FBCD6A" w14:paraId="3CC01567" w14:textId="73D5D005">
      <w:pPr>
        <w:rPr>
          <w:rFonts w:ascii="Microsoft JhengHei" w:hAnsi="Microsoft JhengHei" w:eastAsia="Microsoft JhengHei" w:cs="Microsoft JhengHei"/>
          <w:color w:val="000000" w:themeColor="text1"/>
        </w:rPr>
      </w:pPr>
    </w:p>
    <w:p w:rsidR="74FBCD6A" w:rsidP="74FBCD6A" w:rsidRDefault="74FBCD6A" w14:paraId="3001E011" w14:textId="6CD8FFD6"/>
    <w:sectPr w:rsidR="74FBCD6A">
      <w:headerReference w:type="default" r:id="rId102"/>
      <w:footerReference w:type="default" r:id="rId103"/>
      <w:pgSz w:w="11906" w:h="16838" w:orient="portrait"/>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nitials="MR" w:author="Majdi Rhim" w:date="2022-05-23T19:18:00Z" w:id="79">
    <w:p w:rsidR="00C36EB8" w:rsidRDefault="00C36EB8" w14:paraId="1CDD9F15" w14:textId="69CA6625">
      <w:r>
        <w:t>interface keyboadnb</w:t>
      </w:r>
      <w:r>
        <w:annotationRef/>
      </w:r>
    </w:p>
  </w:comment>
  <w:comment w:initials="MR" w:author="Majdi Rhim" w:date="2022-05-23T19:21:00Z" w:id="80">
    <w:p w:rsidR="00C36EB8" w:rsidRDefault="00C36EB8" w14:paraId="12263F98" w14:textId="048B8444">
      <w:r>
        <w:t>mettre à jours les captures</w:t>
      </w:r>
      <w: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DD9F15" w15:done="0"/>
  <w15:commentEx w15:paraId="12263F98"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61D60D7" w16cex:dateUtc="2022-05-23T17:18:21.585Z"/>
  <w16cex:commentExtensible w16cex:durableId="37327591" w16cex:dateUtc="2022-05-23T17:21:06.497Z"/>
</w16cex:commentsExtensible>
</file>

<file path=word/commentsIds.xml><?xml version="1.0" encoding="utf-8"?>
<w16cid:commentsIds xmlns:mc="http://schemas.openxmlformats.org/markup-compatibility/2006" xmlns:w16cid="http://schemas.microsoft.com/office/word/2016/wordml/cid" mc:Ignorable="w16cid">
  <w16cid:commentId w16cid:paraId="1CDD9F15" w16cid:durableId="661D60D7"/>
  <w16cid:commentId w16cid:paraId="12263F98" w16cid:durableId="3732759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7A3" w:rsidP="00E9483B" w:rsidRDefault="004817A3" w14:paraId="289E3715" w14:textId="77777777">
      <w:pPr>
        <w:spacing w:after="0" w:line="240" w:lineRule="auto"/>
      </w:pPr>
      <w:r>
        <w:separator/>
      </w:r>
    </w:p>
  </w:endnote>
  <w:endnote w:type="continuationSeparator" w:id="0">
    <w:p w:rsidR="004817A3" w:rsidP="00E9483B" w:rsidRDefault="004817A3" w14:paraId="096C187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JhengHei UI">
    <w:panose1 w:val="020B0604030504040204"/>
    <w:charset w:val="88"/>
    <w:family w:val="swiss"/>
    <w:pitch w:val="variable"/>
    <w:sig w:usb0="000002A7" w:usb1="28CF4400" w:usb2="00000016" w:usb3="00000000" w:csb0="00100009" w:csb1="00000000"/>
  </w:font>
  <w:font w:name="Libre Franklin">
    <w:charset w:val="00"/>
    <w:family w:val="auto"/>
    <w:pitch w:val="variable"/>
    <w:sig w:usb0="A00000FF" w:usb1="4000205B" w:usb2="00000000" w:usb3="00000000" w:csb0="00000193"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00000001" w:usb1="5000205B" w:usb2="00000020" w:usb3="00000000" w:csb0="0000019F" w:csb1="00000000"/>
  </w:font>
  <w:font w:name="system-u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C36EB8" w:rsidTr="74FBCD6A" w14:paraId="1B5BED5E" w14:textId="77777777">
      <w:tc>
        <w:tcPr>
          <w:tcW w:w="3020" w:type="dxa"/>
        </w:tcPr>
        <w:p w:rsidR="00C36EB8" w:rsidP="74FBCD6A" w:rsidRDefault="00C36EB8" w14:paraId="206BF491" w14:textId="77777777">
          <w:pPr>
            <w:pStyle w:val="En-tte"/>
            <w:ind w:left="-115"/>
          </w:pPr>
        </w:p>
      </w:tc>
      <w:tc>
        <w:tcPr>
          <w:tcW w:w="3020" w:type="dxa"/>
        </w:tcPr>
        <w:p w:rsidR="00C36EB8" w:rsidP="74FBCD6A" w:rsidRDefault="00C36EB8" w14:paraId="689228DA" w14:textId="77777777">
          <w:pPr>
            <w:pStyle w:val="En-tte"/>
            <w:jc w:val="center"/>
          </w:pPr>
        </w:p>
      </w:tc>
      <w:tc>
        <w:tcPr>
          <w:tcW w:w="3020" w:type="dxa"/>
        </w:tcPr>
        <w:p w:rsidR="00C36EB8" w:rsidP="74FBCD6A" w:rsidRDefault="00C36EB8" w14:paraId="4A362CA7" w14:textId="77777777">
          <w:pPr>
            <w:pStyle w:val="En-tte"/>
            <w:ind w:right="-115"/>
            <w:jc w:val="right"/>
          </w:pPr>
        </w:p>
      </w:tc>
    </w:tr>
  </w:tbl>
  <w:p w:rsidR="00C36EB8" w:rsidP="74FBCD6A" w:rsidRDefault="00C36EB8" w14:paraId="30ADFBCD" w14:textId="7777777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C36EB8" w:rsidTr="74FBCD6A" w14:paraId="369998F8" w14:textId="77777777">
      <w:tc>
        <w:tcPr>
          <w:tcW w:w="3020" w:type="dxa"/>
        </w:tcPr>
        <w:p w:rsidR="00C36EB8" w:rsidP="74FBCD6A" w:rsidRDefault="00C36EB8" w14:paraId="662AE71E" w14:textId="77777777">
          <w:pPr>
            <w:pStyle w:val="En-tte"/>
            <w:ind w:left="-115"/>
          </w:pPr>
        </w:p>
      </w:tc>
      <w:tc>
        <w:tcPr>
          <w:tcW w:w="3020" w:type="dxa"/>
        </w:tcPr>
        <w:p w:rsidR="00C36EB8" w:rsidP="74FBCD6A" w:rsidRDefault="00C36EB8" w14:paraId="16F15C9E" w14:textId="77777777">
          <w:pPr>
            <w:pStyle w:val="En-tte"/>
            <w:jc w:val="center"/>
          </w:pPr>
        </w:p>
      </w:tc>
      <w:tc>
        <w:tcPr>
          <w:tcW w:w="3020" w:type="dxa"/>
        </w:tcPr>
        <w:p w:rsidR="00C36EB8" w:rsidP="74FBCD6A" w:rsidRDefault="00C36EB8" w14:paraId="447AD065" w14:textId="77777777">
          <w:pPr>
            <w:pStyle w:val="En-tte"/>
            <w:ind w:right="-115"/>
            <w:jc w:val="right"/>
          </w:pPr>
        </w:p>
      </w:tc>
    </w:tr>
  </w:tbl>
  <w:p w:rsidR="00C36EB8" w:rsidP="74FBCD6A" w:rsidRDefault="00C36EB8" w14:paraId="3D8E399C" w14:textId="77777777">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C36EB8" w:rsidTr="74FBCD6A" w14:paraId="35EDF9D6" w14:textId="77777777">
      <w:tc>
        <w:tcPr>
          <w:tcW w:w="3020" w:type="dxa"/>
        </w:tcPr>
        <w:p w:rsidR="00C36EB8" w:rsidP="74FBCD6A" w:rsidRDefault="00C36EB8" w14:paraId="7AED09D0" w14:textId="77777777">
          <w:pPr>
            <w:pStyle w:val="En-tte"/>
            <w:ind w:left="-115"/>
          </w:pPr>
        </w:p>
      </w:tc>
      <w:tc>
        <w:tcPr>
          <w:tcW w:w="3020" w:type="dxa"/>
        </w:tcPr>
        <w:p w:rsidR="00C36EB8" w:rsidP="74FBCD6A" w:rsidRDefault="00C36EB8" w14:paraId="729E715D" w14:textId="77777777">
          <w:pPr>
            <w:pStyle w:val="En-tte"/>
            <w:jc w:val="center"/>
          </w:pPr>
        </w:p>
      </w:tc>
      <w:tc>
        <w:tcPr>
          <w:tcW w:w="3020" w:type="dxa"/>
        </w:tcPr>
        <w:p w:rsidR="00C36EB8" w:rsidP="74FBCD6A" w:rsidRDefault="00C36EB8" w14:paraId="436FDFEA" w14:textId="77777777">
          <w:pPr>
            <w:pStyle w:val="En-tte"/>
            <w:ind w:right="-115"/>
            <w:jc w:val="right"/>
          </w:pPr>
        </w:p>
      </w:tc>
    </w:tr>
  </w:tbl>
  <w:p w:rsidR="00C36EB8" w:rsidP="74FBCD6A" w:rsidRDefault="00C36EB8" w14:paraId="05965AD1" w14:textId="77777777">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C36EB8" w:rsidTr="74FBCD6A" w14:paraId="284DD275" w14:textId="77777777">
      <w:tc>
        <w:tcPr>
          <w:tcW w:w="3020" w:type="dxa"/>
        </w:tcPr>
        <w:p w:rsidR="00C36EB8" w:rsidP="74FBCD6A" w:rsidRDefault="00C36EB8" w14:paraId="1DF71BB3" w14:textId="77777777">
          <w:pPr>
            <w:pStyle w:val="En-tte"/>
            <w:ind w:left="-115"/>
          </w:pPr>
        </w:p>
      </w:tc>
      <w:tc>
        <w:tcPr>
          <w:tcW w:w="3020" w:type="dxa"/>
        </w:tcPr>
        <w:p w:rsidR="00C36EB8" w:rsidP="74FBCD6A" w:rsidRDefault="00C36EB8" w14:paraId="2BEE74D3" w14:textId="77777777">
          <w:pPr>
            <w:pStyle w:val="En-tte"/>
            <w:jc w:val="center"/>
          </w:pPr>
        </w:p>
      </w:tc>
      <w:tc>
        <w:tcPr>
          <w:tcW w:w="3020" w:type="dxa"/>
        </w:tcPr>
        <w:p w:rsidR="00C36EB8" w:rsidP="74FBCD6A" w:rsidRDefault="00C36EB8" w14:paraId="76049179" w14:textId="77777777">
          <w:pPr>
            <w:pStyle w:val="En-tte"/>
            <w:ind w:right="-115"/>
            <w:jc w:val="right"/>
          </w:pPr>
        </w:p>
      </w:tc>
    </w:tr>
  </w:tbl>
  <w:p w:rsidR="00C36EB8" w:rsidP="74FBCD6A" w:rsidRDefault="00C36EB8" w14:paraId="4C8FA3F3" w14:textId="77777777">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C36EB8" w:rsidTr="74FBCD6A" w14:paraId="3418889F" w14:textId="77777777">
      <w:tc>
        <w:tcPr>
          <w:tcW w:w="3020" w:type="dxa"/>
        </w:tcPr>
        <w:p w:rsidR="00C36EB8" w:rsidP="74FBCD6A" w:rsidRDefault="00C36EB8" w14:paraId="397D1A8F" w14:textId="77777777">
          <w:pPr>
            <w:pStyle w:val="En-tte"/>
            <w:ind w:left="-115"/>
          </w:pPr>
        </w:p>
      </w:tc>
      <w:tc>
        <w:tcPr>
          <w:tcW w:w="3020" w:type="dxa"/>
        </w:tcPr>
        <w:p w:rsidR="00C36EB8" w:rsidP="74FBCD6A" w:rsidRDefault="00C36EB8" w14:paraId="0F70C4A8" w14:textId="77777777">
          <w:pPr>
            <w:pStyle w:val="En-tte"/>
            <w:jc w:val="center"/>
          </w:pPr>
        </w:p>
      </w:tc>
      <w:tc>
        <w:tcPr>
          <w:tcW w:w="3020" w:type="dxa"/>
        </w:tcPr>
        <w:p w:rsidR="00C36EB8" w:rsidP="74FBCD6A" w:rsidRDefault="00C36EB8" w14:paraId="7435194D" w14:textId="77777777">
          <w:pPr>
            <w:pStyle w:val="En-tte"/>
            <w:ind w:right="-115"/>
            <w:jc w:val="right"/>
          </w:pPr>
        </w:p>
      </w:tc>
    </w:tr>
  </w:tbl>
  <w:p w:rsidR="00C36EB8" w:rsidP="74FBCD6A" w:rsidRDefault="00C36EB8" w14:paraId="2C3E1A19" w14:textId="77777777">
    <w:pPr>
      <w:pStyle w:val="Pieddepag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C36EB8" w:rsidTr="74FBCD6A" w14:paraId="3C6A609E" w14:textId="77777777">
      <w:tc>
        <w:tcPr>
          <w:tcW w:w="3020" w:type="dxa"/>
        </w:tcPr>
        <w:p w:rsidR="00C36EB8" w:rsidP="74FBCD6A" w:rsidRDefault="00C36EB8" w14:paraId="67AF6E3F" w14:textId="77777777">
          <w:pPr>
            <w:pStyle w:val="En-tte"/>
            <w:ind w:left="-115"/>
          </w:pPr>
        </w:p>
      </w:tc>
      <w:tc>
        <w:tcPr>
          <w:tcW w:w="3020" w:type="dxa"/>
        </w:tcPr>
        <w:p w:rsidR="00C36EB8" w:rsidP="74FBCD6A" w:rsidRDefault="00C36EB8" w14:paraId="5025424C" w14:textId="77777777">
          <w:pPr>
            <w:pStyle w:val="En-tte"/>
            <w:jc w:val="center"/>
          </w:pPr>
        </w:p>
      </w:tc>
      <w:tc>
        <w:tcPr>
          <w:tcW w:w="3020" w:type="dxa"/>
        </w:tcPr>
        <w:p w:rsidR="00C36EB8" w:rsidP="74FBCD6A" w:rsidRDefault="00C36EB8" w14:paraId="406D4E87" w14:textId="77777777">
          <w:pPr>
            <w:pStyle w:val="En-tte"/>
            <w:ind w:right="-115"/>
            <w:jc w:val="right"/>
          </w:pPr>
        </w:p>
      </w:tc>
    </w:tr>
  </w:tbl>
  <w:p w:rsidR="00C36EB8" w:rsidP="74FBCD6A" w:rsidRDefault="00C36EB8" w14:paraId="5809637D" w14:textId="77777777">
    <w:pPr>
      <w:pStyle w:val="Pieddepage"/>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C36EB8" w:rsidTr="74FBCD6A" w14:paraId="608CFA1A" w14:textId="77777777">
      <w:tc>
        <w:tcPr>
          <w:tcW w:w="3020" w:type="dxa"/>
        </w:tcPr>
        <w:p w:rsidR="00C36EB8" w:rsidP="74FBCD6A" w:rsidRDefault="00C36EB8" w14:paraId="08868ACE" w14:textId="77777777">
          <w:pPr>
            <w:pStyle w:val="En-tte"/>
            <w:ind w:left="-115"/>
          </w:pPr>
        </w:p>
      </w:tc>
      <w:tc>
        <w:tcPr>
          <w:tcW w:w="3020" w:type="dxa"/>
        </w:tcPr>
        <w:p w:rsidR="00C36EB8" w:rsidP="74FBCD6A" w:rsidRDefault="00C36EB8" w14:paraId="2C87C5D9" w14:textId="77777777">
          <w:pPr>
            <w:pStyle w:val="En-tte"/>
            <w:jc w:val="center"/>
          </w:pPr>
        </w:p>
      </w:tc>
      <w:tc>
        <w:tcPr>
          <w:tcW w:w="3020" w:type="dxa"/>
        </w:tcPr>
        <w:p w:rsidR="00C36EB8" w:rsidP="74FBCD6A" w:rsidRDefault="00C36EB8" w14:paraId="6FBDD478" w14:textId="77777777">
          <w:pPr>
            <w:pStyle w:val="En-tte"/>
            <w:ind w:right="-115"/>
            <w:jc w:val="right"/>
          </w:pPr>
        </w:p>
      </w:tc>
    </w:tr>
  </w:tbl>
  <w:p w:rsidR="00C36EB8" w:rsidP="74FBCD6A" w:rsidRDefault="00C36EB8" w14:paraId="1B6390B0" w14:textId="77777777">
    <w:pPr>
      <w:pStyle w:val="Pieddepage"/>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C36EB8" w:rsidTr="74FBCD6A" w14:paraId="6434A92D" w14:textId="77777777">
      <w:tc>
        <w:tcPr>
          <w:tcW w:w="3020" w:type="dxa"/>
        </w:tcPr>
        <w:p w:rsidR="00C36EB8" w:rsidP="74FBCD6A" w:rsidRDefault="00C36EB8" w14:paraId="1D4560BC" w14:textId="77777777">
          <w:pPr>
            <w:pStyle w:val="En-tte"/>
            <w:ind w:left="-115"/>
          </w:pPr>
        </w:p>
      </w:tc>
      <w:tc>
        <w:tcPr>
          <w:tcW w:w="3020" w:type="dxa"/>
        </w:tcPr>
        <w:p w:rsidR="00C36EB8" w:rsidP="74FBCD6A" w:rsidRDefault="00C36EB8" w14:paraId="099CD9ED" w14:textId="77777777">
          <w:pPr>
            <w:pStyle w:val="En-tte"/>
            <w:jc w:val="center"/>
          </w:pPr>
        </w:p>
      </w:tc>
      <w:tc>
        <w:tcPr>
          <w:tcW w:w="3020" w:type="dxa"/>
        </w:tcPr>
        <w:p w:rsidR="00C36EB8" w:rsidP="74FBCD6A" w:rsidRDefault="00C36EB8" w14:paraId="61611377" w14:textId="77777777">
          <w:pPr>
            <w:pStyle w:val="En-tte"/>
            <w:ind w:right="-115"/>
            <w:jc w:val="right"/>
          </w:pPr>
        </w:p>
      </w:tc>
    </w:tr>
  </w:tbl>
  <w:p w:rsidR="00C36EB8" w:rsidP="74FBCD6A" w:rsidRDefault="00C36EB8" w14:paraId="534B013B" w14:textId="7777777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7A3" w:rsidP="00E9483B" w:rsidRDefault="004817A3" w14:paraId="0006DA1E" w14:textId="77777777">
      <w:pPr>
        <w:spacing w:after="0" w:line="240" w:lineRule="auto"/>
      </w:pPr>
      <w:r>
        <w:separator/>
      </w:r>
    </w:p>
  </w:footnote>
  <w:footnote w:type="continuationSeparator" w:id="0">
    <w:p w:rsidR="004817A3" w:rsidP="00E9483B" w:rsidRDefault="004817A3" w14:paraId="370E3494" w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C36EB8" w:rsidTr="74FBCD6A" w14:paraId="60058738" w14:textId="77777777">
      <w:tc>
        <w:tcPr>
          <w:tcW w:w="3020" w:type="dxa"/>
        </w:tcPr>
        <w:p w:rsidR="00C36EB8" w:rsidP="74FBCD6A" w:rsidRDefault="00C36EB8" w14:paraId="5C7B9887" w14:textId="77777777">
          <w:pPr>
            <w:pStyle w:val="En-tte"/>
            <w:ind w:left="-115"/>
          </w:pPr>
        </w:p>
      </w:tc>
      <w:tc>
        <w:tcPr>
          <w:tcW w:w="3020" w:type="dxa"/>
        </w:tcPr>
        <w:p w:rsidR="00C36EB8" w:rsidP="74FBCD6A" w:rsidRDefault="00C36EB8" w14:paraId="0C974DC9" w14:textId="77777777">
          <w:pPr>
            <w:pStyle w:val="En-tte"/>
            <w:jc w:val="center"/>
          </w:pPr>
        </w:p>
      </w:tc>
      <w:tc>
        <w:tcPr>
          <w:tcW w:w="3020" w:type="dxa"/>
        </w:tcPr>
        <w:p w:rsidR="00C36EB8" w:rsidP="74FBCD6A" w:rsidRDefault="00C36EB8" w14:paraId="238FD5B0" w14:textId="77777777">
          <w:pPr>
            <w:pStyle w:val="En-tte"/>
            <w:ind w:right="-115"/>
            <w:jc w:val="right"/>
          </w:pPr>
        </w:p>
      </w:tc>
    </w:tr>
  </w:tbl>
  <w:p w:rsidR="00C36EB8" w:rsidP="74FBCD6A" w:rsidRDefault="00C36EB8" w14:paraId="4F2157B8" w14:textId="77777777">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C36EB8" w:rsidTr="74FBCD6A" w14:paraId="4FBC13B1" w14:textId="77777777">
      <w:tc>
        <w:tcPr>
          <w:tcW w:w="3020" w:type="dxa"/>
        </w:tcPr>
        <w:p w:rsidR="00C36EB8" w:rsidP="74FBCD6A" w:rsidRDefault="00C36EB8" w14:paraId="607697C3" w14:textId="77777777">
          <w:pPr>
            <w:pStyle w:val="En-tte"/>
            <w:ind w:left="-115"/>
          </w:pPr>
        </w:p>
      </w:tc>
      <w:tc>
        <w:tcPr>
          <w:tcW w:w="3020" w:type="dxa"/>
        </w:tcPr>
        <w:p w:rsidR="00C36EB8" w:rsidP="74FBCD6A" w:rsidRDefault="00C36EB8" w14:paraId="40A8ECDB" w14:textId="77777777">
          <w:pPr>
            <w:pStyle w:val="En-tte"/>
            <w:jc w:val="center"/>
          </w:pPr>
        </w:p>
      </w:tc>
      <w:tc>
        <w:tcPr>
          <w:tcW w:w="3020" w:type="dxa"/>
        </w:tcPr>
        <w:p w:rsidR="00C36EB8" w:rsidP="74FBCD6A" w:rsidRDefault="00C36EB8" w14:paraId="2B935F4F" w14:textId="77777777">
          <w:pPr>
            <w:pStyle w:val="En-tte"/>
            <w:ind w:right="-115"/>
            <w:jc w:val="right"/>
          </w:pPr>
        </w:p>
      </w:tc>
    </w:tr>
  </w:tbl>
  <w:p w:rsidR="00C36EB8" w:rsidP="74FBCD6A" w:rsidRDefault="00C36EB8" w14:paraId="7D4C5DC4" w14:textId="77777777">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C36EB8" w:rsidTr="74FBCD6A" w14:paraId="751CDB2A" w14:textId="77777777">
      <w:tc>
        <w:tcPr>
          <w:tcW w:w="3020" w:type="dxa"/>
        </w:tcPr>
        <w:p w:rsidR="00C36EB8" w:rsidP="74FBCD6A" w:rsidRDefault="00C36EB8" w14:paraId="348B3BEB" w14:textId="77777777">
          <w:pPr>
            <w:pStyle w:val="En-tte"/>
            <w:ind w:left="-115"/>
          </w:pPr>
        </w:p>
      </w:tc>
      <w:tc>
        <w:tcPr>
          <w:tcW w:w="3020" w:type="dxa"/>
        </w:tcPr>
        <w:p w:rsidR="00C36EB8" w:rsidP="74FBCD6A" w:rsidRDefault="00C36EB8" w14:paraId="5C8668FB" w14:textId="77777777">
          <w:pPr>
            <w:pStyle w:val="En-tte"/>
            <w:jc w:val="center"/>
          </w:pPr>
        </w:p>
      </w:tc>
      <w:tc>
        <w:tcPr>
          <w:tcW w:w="3020" w:type="dxa"/>
        </w:tcPr>
        <w:p w:rsidR="00C36EB8" w:rsidP="74FBCD6A" w:rsidRDefault="00C36EB8" w14:paraId="2B765162" w14:textId="77777777">
          <w:pPr>
            <w:pStyle w:val="En-tte"/>
            <w:ind w:right="-115"/>
            <w:jc w:val="right"/>
          </w:pPr>
        </w:p>
      </w:tc>
    </w:tr>
  </w:tbl>
  <w:p w:rsidR="00C36EB8" w:rsidP="74FBCD6A" w:rsidRDefault="00C36EB8" w14:paraId="6F10CDCB" w14:textId="77777777">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C36EB8" w:rsidTr="74FBCD6A" w14:paraId="2C04AB27" w14:textId="77777777">
      <w:tc>
        <w:tcPr>
          <w:tcW w:w="3020" w:type="dxa"/>
        </w:tcPr>
        <w:p w:rsidR="00C36EB8" w:rsidP="74FBCD6A" w:rsidRDefault="00C36EB8" w14:paraId="0B318949" w14:textId="77777777">
          <w:pPr>
            <w:pStyle w:val="En-tte"/>
            <w:ind w:left="-115"/>
          </w:pPr>
        </w:p>
      </w:tc>
      <w:tc>
        <w:tcPr>
          <w:tcW w:w="3020" w:type="dxa"/>
        </w:tcPr>
        <w:p w:rsidR="00C36EB8" w:rsidP="74FBCD6A" w:rsidRDefault="00C36EB8" w14:paraId="066C66E7" w14:textId="77777777">
          <w:pPr>
            <w:pStyle w:val="En-tte"/>
            <w:jc w:val="center"/>
          </w:pPr>
        </w:p>
      </w:tc>
      <w:tc>
        <w:tcPr>
          <w:tcW w:w="3020" w:type="dxa"/>
        </w:tcPr>
        <w:p w:rsidR="00C36EB8" w:rsidP="74FBCD6A" w:rsidRDefault="00C36EB8" w14:paraId="07B453EF" w14:textId="77777777">
          <w:pPr>
            <w:pStyle w:val="En-tte"/>
            <w:ind w:right="-115"/>
            <w:jc w:val="right"/>
          </w:pPr>
        </w:p>
      </w:tc>
    </w:tr>
  </w:tbl>
  <w:p w:rsidR="00C36EB8" w:rsidP="74FBCD6A" w:rsidRDefault="00C36EB8" w14:paraId="4A26BAE7" w14:textId="77777777">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C36EB8" w:rsidTr="74FBCD6A" w14:paraId="1001DCF5" w14:textId="77777777">
      <w:tc>
        <w:tcPr>
          <w:tcW w:w="3020" w:type="dxa"/>
        </w:tcPr>
        <w:p w:rsidR="00C36EB8" w:rsidP="74FBCD6A" w:rsidRDefault="00C36EB8" w14:paraId="13B98237" w14:textId="77777777">
          <w:pPr>
            <w:pStyle w:val="En-tte"/>
            <w:ind w:left="-115"/>
          </w:pPr>
        </w:p>
      </w:tc>
      <w:tc>
        <w:tcPr>
          <w:tcW w:w="3020" w:type="dxa"/>
        </w:tcPr>
        <w:p w:rsidR="00C36EB8" w:rsidP="74FBCD6A" w:rsidRDefault="00C36EB8" w14:paraId="4EC5429C" w14:textId="77777777">
          <w:pPr>
            <w:pStyle w:val="En-tte"/>
            <w:jc w:val="center"/>
          </w:pPr>
        </w:p>
      </w:tc>
      <w:tc>
        <w:tcPr>
          <w:tcW w:w="3020" w:type="dxa"/>
        </w:tcPr>
        <w:p w:rsidR="00C36EB8" w:rsidP="74FBCD6A" w:rsidRDefault="00C36EB8" w14:paraId="00993138" w14:textId="77777777">
          <w:pPr>
            <w:pStyle w:val="En-tte"/>
            <w:ind w:right="-115"/>
            <w:jc w:val="right"/>
          </w:pPr>
        </w:p>
      </w:tc>
    </w:tr>
  </w:tbl>
  <w:p w:rsidR="00C36EB8" w:rsidP="74FBCD6A" w:rsidRDefault="00C36EB8" w14:paraId="32864B8B" w14:textId="77777777">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C36EB8" w:rsidTr="74FBCD6A" w14:paraId="2B56BAF7" w14:textId="77777777">
      <w:tc>
        <w:tcPr>
          <w:tcW w:w="3020" w:type="dxa"/>
        </w:tcPr>
        <w:p w:rsidR="00C36EB8" w:rsidP="74FBCD6A" w:rsidRDefault="00C36EB8" w14:paraId="60ED063A" w14:textId="77777777">
          <w:pPr>
            <w:pStyle w:val="En-tte"/>
            <w:ind w:left="-115"/>
          </w:pPr>
        </w:p>
      </w:tc>
      <w:tc>
        <w:tcPr>
          <w:tcW w:w="3020" w:type="dxa"/>
        </w:tcPr>
        <w:p w:rsidR="00C36EB8" w:rsidP="74FBCD6A" w:rsidRDefault="00C36EB8" w14:paraId="0014C3C7" w14:textId="77777777">
          <w:pPr>
            <w:pStyle w:val="En-tte"/>
            <w:jc w:val="center"/>
          </w:pPr>
        </w:p>
      </w:tc>
      <w:tc>
        <w:tcPr>
          <w:tcW w:w="3020" w:type="dxa"/>
        </w:tcPr>
        <w:p w:rsidR="00C36EB8" w:rsidP="74FBCD6A" w:rsidRDefault="00C36EB8" w14:paraId="37A76191" w14:textId="77777777">
          <w:pPr>
            <w:pStyle w:val="En-tte"/>
            <w:ind w:right="-115"/>
            <w:jc w:val="right"/>
          </w:pPr>
        </w:p>
      </w:tc>
    </w:tr>
  </w:tbl>
  <w:p w:rsidR="00C36EB8" w:rsidP="74FBCD6A" w:rsidRDefault="00C36EB8" w14:paraId="394F5B31" w14:textId="77777777">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C36EB8" w:rsidTr="74FBCD6A" w14:paraId="38A4AD0C" w14:textId="77777777">
      <w:tc>
        <w:tcPr>
          <w:tcW w:w="3020" w:type="dxa"/>
        </w:tcPr>
        <w:p w:rsidR="00C36EB8" w:rsidP="74FBCD6A" w:rsidRDefault="00C36EB8" w14:paraId="1430F63D" w14:textId="77777777">
          <w:pPr>
            <w:pStyle w:val="En-tte"/>
            <w:ind w:left="-115"/>
          </w:pPr>
        </w:p>
      </w:tc>
      <w:tc>
        <w:tcPr>
          <w:tcW w:w="3020" w:type="dxa"/>
        </w:tcPr>
        <w:p w:rsidR="00C36EB8" w:rsidP="74FBCD6A" w:rsidRDefault="00C36EB8" w14:paraId="35633DBB" w14:textId="77777777">
          <w:pPr>
            <w:pStyle w:val="En-tte"/>
            <w:jc w:val="center"/>
          </w:pPr>
        </w:p>
      </w:tc>
      <w:tc>
        <w:tcPr>
          <w:tcW w:w="3020" w:type="dxa"/>
        </w:tcPr>
        <w:p w:rsidR="00C36EB8" w:rsidP="74FBCD6A" w:rsidRDefault="00C36EB8" w14:paraId="3B43F1EC" w14:textId="77777777">
          <w:pPr>
            <w:pStyle w:val="En-tte"/>
            <w:ind w:right="-115"/>
            <w:jc w:val="right"/>
          </w:pPr>
        </w:p>
      </w:tc>
    </w:tr>
  </w:tbl>
  <w:p w:rsidR="00C36EB8" w:rsidP="74FBCD6A" w:rsidRDefault="00C36EB8" w14:paraId="208F75AF" w14:textId="77777777">
    <w:pPr>
      <w:pStyle w:val="En-tt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C36EB8" w:rsidTr="74FBCD6A" w14:paraId="5CA6FA55" w14:textId="77777777">
      <w:tc>
        <w:tcPr>
          <w:tcW w:w="3020" w:type="dxa"/>
        </w:tcPr>
        <w:p w:rsidR="00C36EB8" w:rsidP="74FBCD6A" w:rsidRDefault="00C36EB8" w14:paraId="39883511" w14:textId="77777777">
          <w:pPr>
            <w:pStyle w:val="En-tte"/>
            <w:ind w:left="-115"/>
          </w:pPr>
        </w:p>
      </w:tc>
      <w:tc>
        <w:tcPr>
          <w:tcW w:w="3020" w:type="dxa"/>
        </w:tcPr>
        <w:p w:rsidR="00C36EB8" w:rsidP="74FBCD6A" w:rsidRDefault="00C36EB8" w14:paraId="39689868" w14:textId="77777777">
          <w:pPr>
            <w:pStyle w:val="En-tte"/>
            <w:jc w:val="center"/>
          </w:pPr>
        </w:p>
      </w:tc>
      <w:tc>
        <w:tcPr>
          <w:tcW w:w="3020" w:type="dxa"/>
        </w:tcPr>
        <w:p w:rsidR="00C36EB8" w:rsidP="74FBCD6A" w:rsidRDefault="00C36EB8" w14:paraId="7CAB8F57" w14:textId="77777777">
          <w:pPr>
            <w:pStyle w:val="En-tte"/>
            <w:ind w:right="-115"/>
            <w:jc w:val="right"/>
          </w:pPr>
        </w:p>
      </w:tc>
    </w:tr>
  </w:tbl>
  <w:p w:rsidR="00C36EB8" w:rsidP="74FBCD6A" w:rsidRDefault="00C36EB8" w14:paraId="0CDE874B" w14:textId="77777777">
    <w:pPr>
      <w:pStyle w:val="En-tte"/>
    </w:pPr>
  </w:p>
</w:hdr>
</file>

<file path=word/intelligence2.xml><?xml version="1.0" encoding="utf-8"?>
<int2:intelligence xmlns:int2="http://schemas.microsoft.com/office/intelligence/2020/intelligence">
  <int2:observations>
    <int2:textHash int2:hashCode="dLF2i0LS/mvOAE" int2:id="cZR2LPaS">
      <int2:state int2:type="LegacyProofing" int2:value="Rejected"/>
    </int2:textHash>
    <int2:textHash int2:hashCode="+a6PNrmK/ud9a4" int2:id="vadFJh8T">
      <int2:state int2:type="LegacyProofing" int2:value="Rejected"/>
    </int2:textHash>
    <int2:textHash int2:hashCode="WxWxI4IwgERfS9" int2:id="LNtGiPiM">
      <int2:state int2:type="LegacyProofing" int2:value="Rejected"/>
    </int2:textHash>
    <int2:textHash int2:hashCode="eoAkgqWrmgY3UG" int2:id="Cg5yVcbZ">
      <int2:state int2:type="LegacyProofing" int2:value="Rejected"/>
    </int2:textHash>
    <int2:textHash int2:hashCode="64vf0JIKjltiV0" int2:id="qE1d4pRa">
      <int2:state int2:type="LegacyProofing" int2:value="Rejected"/>
    </int2:textHash>
    <int2:textHash int2:hashCode="UQoySWv+VmXhX7" int2:id="55WRzpen">
      <int2:state int2:type="LegacyProofing" int2:value="Rejected"/>
    </int2:textHash>
    <int2:textHash int2:hashCode="WvyFBO7MlQn00t" int2:id="csEdYWvY">
      <int2:state int2:type="LegacyProofing" int2:value="Rejected"/>
    </int2:textHash>
    <int2:textHash int2:hashCode="CZaNOEeoMClSnB" int2:id="3Snkshdg">
      <int2:state int2:type="LegacyProofing" int2:value="Rejected"/>
    </int2:textHash>
    <int2:textHash int2:hashCode="KILggwUDR/6JsB" int2:id="3QYvgDAs">
      <int2:state int2:type="LegacyProofing" int2:value="Rejected"/>
    </int2:textHash>
    <int2:textHash int2:hashCode="bWE6HuAe7EwPjK" int2:id="LBWVQfbq">
      <int2:state int2:type="LegacyProofing" int2:value="Rejected"/>
    </int2:textHash>
    <int2:textHash int2:hashCode="kcRi7d/T2Ft679" int2:id="3gbnMsXx">
      <int2:state int2:type="LegacyProofing" int2:value="Rejected"/>
    </int2:textHash>
    <int2:textHash int2:hashCode="kvXo3189suq3A4" int2:id="by5eQYt7">
      <int2:state int2:type="LegacyProofing" int2:value="Rejected"/>
    </int2:textHash>
    <int2:textHash int2:hashCode="qE/bD1YbohimE9" int2:id="L7XwAWxb">
      <int2:state int2:type="LegacyProofing" int2:value="Rejected"/>
    </int2:textHash>
    <int2:textHash int2:hashCode="ZGwjgTEy2iRkzj" int2:id="548a3jVN">
      <int2:state int2:type="LegacyProofing" int2:value="Rejected"/>
    </int2:textHash>
    <int2:textHash int2:hashCode="BtKwSkEG+uy94E" int2:id="sARTdypn">
      <int2:state int2:type="LegacyProofing" int2:value="Rejected"/>
    </int2:textHash>
    <int2:textHash int2:hashCode="3eP9rmLTBZBW10" int2:id="bJu9qkg0">
      <int2:state int2:type="LegacyProofing" int2:value="Rejected"/>
    </int2:textHash>
    <int2:textHash int2:hashCode="tC8/b3lvo8/Lax" int2:id="x9OJzAHA">
      <int2:state int2:type="LegacyProofing" int2:value="Rejected"/>
    </int2:textHash>
    <int2:textHash int2:hashCode="KOdhdpIzTf5+X6" int2:id="4BqYSFGm">
      <int2:state int2:type="LegacyProofing" int2:value="Rejected"/>
    </int2:textHash>
    <int2:textHash int2:hashCode="J9At54mEDLdpvZ" int2:id="IoX0C7PW">
      <int2:state int2:type="LegacyProofing" int2:value="Rejected"/>
    </int2:textHash>
    <int2:textHash int2:hashCode="bluUCe+bBKnqgY" int2:id="a6Gxi9Ms">
      <int2:state int2:type="LegacyProofing" int2:value="Rejected"/>
    </int2:textHash>
    <int2:textHash int2:hashCode="BwTZEbDoHsH2+0" int2:id="k4dNYfpC">
      <int2:state int2:type="LegacyProofing" int2:value="Rejected"/>
    </int2:textHash>
    <int2:textHash int2:hashCode="AHXHHdl3pz/pLX" int2:id="YAx2EFCb">
      <int2:state int2:type="LegacyProofing" int2:value="Rejected"/>
    </int2:textHash>
    <int2:textHash int2:hashCode="mmu8kIuRSrjSTU" int2:id="17VAtsXl">
      <int2:state int2:type="LegacyProofing" int2:value="Rejected"/>
    </int2:textHash>
    <int2:textHash int2:hashCode="g2VaVWDvHEOBcP" int2:id="6AWlEMqa">
      <int2:state int2:type="LegacyProofing" int2:value="Rejected"/>
    </int2:textHash>
    <int2:textHash int2:hashCode="jzoHVDmI5Gc9yu" int2:id="Rp5wE9Sb">
      <int2:state int2:type="LegacyProofing" int2:value="Rejected"/>
    </int2:textHash>
    <int2:textHash int2:hashCode="qaFiEBhF3Akj+5" int2:id="OJl1URzw">
      <int2:state int2:type="LegacyProofing" int2:value="Rejected"/>
    </int2:textHash>
    <int2:textHash int2:hashCode="aI3pA4bMD+lvve" int2:id="Ok2ZlkU4">
      <int2:state int2:type="LegacyProofing" int2:value="Rejected"/>
    </int2:textHash>
    <int2:textHash int2:hashCode="lMgZfowtAdgqNz" int2:id="OZNLZvLu">
      <int2:state int2:type="LegacyProofing" int2:value="Rejected"/>
    </int2:textHash>
    <int2:textHash int2:hashCode="rYzuZxOOcwCdTi" int2:id="fBjCwqBL">
      <int2:state int2:type="LegacyProofing" int2:value="Rejected"/>
    </int2:textHash>
    <int2:textHash int2:hashCode="5uIKWUx3DkYc3p" int2:id="VKNaZAHN">
      <int2:state int2:type="LegacyProofing" int2:value="Rejected"/>
    </int2:textHash>
    <int2:textHash int2:hashCode="GrGim0FTjsWKJQ" int2:id="wpjkfomF">
      <int2:state int2:type="LegacyProofing" int2:value="Rejected"/>
    </int2:textHash>
    <int2:textHash int2:hashCode="t/sQn7Soflk4oU" int2:id="SJBKFTMo">
      <int2:state int2:type="LegacyProofing" int2:value="Rejected"/>
    </int2:textHash>
    <int2:textHash int2:hashCode="ygFumL7V2OBJHd" int2:id="YwbJxjuF">
      <int2:state int2:type="LegacyProofing" int2:value="Rejected"/>
    </int2:textHash>
    <int2:textHash int2:hashCode="0UrhkcoptYwO7a" int2:id="SCerQABE">
      <int2:state int2:type="LegacyProofing" int2:value="Rejected"/>
    </int2:textHash>
    <int2:textHash int2:hashCode="E/90v/bXiUEPX6" int2:id="4LCz11qt">
      <int2:state int2:type="LegacyProofing" int2:value="Rejected"/>
    </int2:textHash>
    <int2:textHash int2:hashCode="lt6jri5XaseZpN" int2:id="YNrgrS8R">
      <int2:state int2:type="LegacyProofing" int2:value="Rejected"/>
    </int2:textHash>
    <int2:textHash int2:hashCode="1G0+UuiOzRbOgI" int2:id="lDSAyXYh">
      <int2:state int2:type="LegacyProofing" int2:value="Rejected"/>
    </int2:textHash>
    <int2:textHash int2:hashCode="3ocn2nhmSYbPue" int2:id="gUIY5hd3">
      <int2:state int2:type="LegacyProofing" int2:value="Rejected"/>
    </int2:textHash>
    <int2:textHash int2:hashCode="0OFxezH7Di0dhd" int2:id="ZGPaxbu5">
      <int2:state int2:type="LegacyProofing" int2:value="Rejected"/>
    </int2:textHash>
    <int2:textHash int2:hashCode="bIPu38tm2oBLyr" int2:id="MrCMm3GC">
      <int2:state int2:type="LegacyProofing" int2:value="Rejected"/>
    </int2:textHash>
    <int2:textHash int2:hashCode="GoCTd+ZRlwE6Op" int2:id="qiJXdfiK">
      <int2:state int2:type="LegacyProofing" int2:value="Rejected"/>
    </int2:textHash>
    <int2:textHash int2:hashCode="vkI/DAJ7NiKPfX" int2:id="69vGEM59">
      <int2:state int2:type="LegacyProofing" int2:value="Rejected"/>
    </int2:textHash>
    <int2:textHash int2:hashCode="9Bk+amm8tdaTtU" int2:id="NAG2figg">
      <int2:state int2:type="LegacyProofing" int2:value="Rejected"/>
    </int2:textHash>
    <int2:textHash int2:hashCode="7AhShQyRFmZbXp" int2:id="XHga0Inq">
      <int2:state int2:type="LegacyProofing" int2:value="Rejected"/>
    </int2:textHash>
    <int2:textHash int2:hashCode="EflXjQXm97tYo8" int2:id="SVyZ9C14">
      <int2:state int2:type="LegacyProofing" int2:value="Rejected"/>
    </int2:textHash>
    <int2:textHash int2:hashCode="T4bCm2evcAvpDs" int2:id="z7e6cNFy">
      <int2:state int2:type="LegacyProofing" int2:value="Rejected"/>
    </int2:textHash>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111" style="width:11.25pt;height:11.25pt" o:bullet="t" type="#_x0000_t75">
        <v:imagedata o:title="mso3F05" r:id="rId1"/>
      </v:shape>
    </w:pict>
  </w:numPicBullet>
  <w:abstractNum w:abstractNumId="0" w15:restartNumberingAfterBreak="0">
    <w:nsid w:val="05861FC5"/>
    <w:multiLevelType w:val="hybridMultilevel"/>
    <w:tmpl w:val="2618D410"/>
    <w:lvl w:ilvl="0" w:tplc="040C0007">
      <w:start w:val="1"/>
      <w:numFmt w:val="bullet"/>
      <w:lvlText w:val=""/>
      <w:lvlPicBulletId w:val="0"/>
      <w:lvlJc w:val="left"/>
      <w:pPr>
        <w:ind w:left="785"/>
      </w:pPr>
      <w:rPr>
        <w:rFonts w:hint="default" w:ascii="Symbol" w:hAnsi="Symbol"/>
        <w:b w:val="0"/>
        <w:i w:val="0"/>
        <w:strike w:val="0"/>
        <w:dstrike w:val="0"/>
        <w:color w:val="000000"/>
        <w:sz w:val="24"/>
        <w:szCs w:val="24"/>
        <w:u w:val="none" w:color="000000"/>
        <w:bdr w:val="none" w:color="auto" w:sz="0" w:space="0"/>
        <w:shd w:val="clear" w:color="auto" w:fill="auto"/>
        <w:vertAlign w:val="baseline"/>
      </w:rPr>
    </w:lvl>
    <w:lvl w:ilvl="1" w:tplc="9B5ED9B8">
      <w:start w:val="1"/>
      <w:numFmt w:val="bullet"/>
      <w:lvlText w:val="o"/>
      <w:lvlJc w:val="left"/>
      <w:pPr>
        <w:ind w:left="128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FDB24A5E">
      <w:start w:val="1"/>
      <w:numFmt w:val="bullet"/>
      <w:lvlText w:val="▪"/>
      <w:lvlJc w:val="left"/>
      <w:pPr>
        <w:ind w:left="200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6EC890B8">
      <w:start w:val="1"/>
      <w:numFmt w:val="bullet"/>
      <w:lvlText w:val="•"/>
      <w:lvlJc w:val="left"/>
      <w:pPr>
        <w:ind w:left="272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62D0259E">
      <w:start w:val="1"/>
      <w:numFmt w:val="bullet"/>
      <w:lvlText w:val="o"/>
      <w:lvlJc w:val="left"/>
      <w:pPr>
        <w:ind w:left="344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85161078">
      <w:start w:val="1"/>
      <w:numFmt w:val="bullet"/>
      <w:lvlText w:val="▪"/>
      <w:lvlJc w:val="left"/>
      <w:pPr>
        <w:ind w:left="416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16341A66">
      <w:start w:val="1"/>
      <w:numFmt w:val="bullet"/>
      <w:lvlText w:val="•"/>
      <w:lvlJc w:val="left"/>
      <w:pPr>
        <w:ind w:left="488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3E884076">
      <w:start w:val="1"/>
      <w:numFmt w:val="bullet"/>
      <w:lvlText w:val="o"/>
      <w:lvlJc w:val="left"/>
      <w:pPr>
        <w:ind w:left="560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76F87ACE">
      <w:start w:val="1"/>
      <w:numFmt w:val="bullet"/>
      <w:lvlText w:val="▪"/>
      <w:lvlJc w:val="left"/>
      <w:pPr>
        <w:ind w:left="632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1" w15:restartNumberingAfterBreak="0">
    <w:nsid w:val="0BB84588"/>
    <w:multiLevelType w:val="hybridMultilevel"/>
    <w:tmpl w:val="7616BCDE"/>
    <w:lvl w:ilvl="0" w:tplc="040C0007">
      <w:start w:val="1"/>
      <w:numFmt w:val="bullet"/>
      <w:lvlText w:val=""/>
      <w:lvlPicBulletId w:val="0"/>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 w15:restartNumberingAfterBreak="0">
    <w:nsid w:val="0D13364C"/>
    <w:multiLevelType w:val="hybridMultilevel"/>
    <w:tmpl w:val="87904A2A"/>
    <w:lvl w:ilvl="0" w:tplc="040C000B">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 w15:restartNumberingAfterBreak="0">
    <w:nsid w:val="0FBC648D"/>
    <w:multiLevelType w:val="hybridMultilevel"/>
    <w:tmpl w:val="62663DD4"/>
    <w:lvl w:ilvl="0" w:tplc="F4A294EE">
      <w:start w:val="1"/>
      <w:numFmt w:val="bullet"/>
      <w:lvlText w:val=""/>
      <w:lvlJc w:val="left"/>
      <w:pPr>
        <w:ind w:left="1494" w:hanging="360"/>
      </w:pPr>
      <w:rPr>
        <w:rFonts w:hint="default" w:ascii="Wingdings" w:hAnsi="Wingdings"/>
      </w:rPr>
    </w:lvl>
    <w:lvl w:ilvl="1" w:tplc="040C0003" w:tentative="1">
      <w:start w:val="1"/>
      <w:numFmt w:val="bullet"/>
      <w:lvlText w:val="o"/>
      <w:lvlJc w:val="left"/>
      <w:pPr>
        <w:ind w:left="2214" w:hanging="360"/>
      </w:pPr>
      <w:rPr>
        <w:rFonts w:hint="default" w:ascii="Courier New" w:hAnsi="Courier New" w:cs="Courier New"/>
      </w:rPr>
    </w:lvl>
    <w:lvl w:ilvl="2" w:tplc="040C0005" w:tentative="1">
      <w:start w:val="1"/>
      <w:numFmt w:val="bullet"/>
      <w:lvlText w:val=""/>
      <w:lvlJc w:val="left"/>
      <w:pPr>
        <w:ind w:left="2934" w:hanging="360"/>
      </w:pPr>
      <w:rPr>
        <w:rFonts w:hint="default" w:ascii="Wingdings" w:hAnsi="Wingdings"/>
      </w:rPr>
    </w:lvl>
    <w:lvl w:ilvl="3" w:tplc="040C0001" w:tentative="1">
      <w:start w:val="1"/>
      <w:numFmt w:val="bullet"/>
      <w:lvlText w:val=""/>
      <w:lvlJc w:val="left"/>
      <w:pPr>
        <w:ind w:left="3654" w:hanging="360"/>
      </w:pPr>
      <w:rPr>
        <w:rFonts w:hint="default" w:ascii="Symbol" w:hAnsi="Symbol"/>
      </w:rPr>
    </w:lvl>
    <w:lvl w:ilvl="4" w:tplc="040C0003" w:tentative="1">
      <w:start w:val="1"/>
      <w:numFmt w:val="bullet"/>
      <w:lvlText w:val="o"/>
      <w:lvlJc w:val="left"/>
      <w:pPr>
        <w:ind w:left="4374" w:hanging="360"/>
      </w:pPr>
      <w:rPr>
        <w:rFonts w:hint="default" w:ascii="Courier New" w:hAnsi="Courier New" w:cs="Courier New"/>
      </w:rPr>
    </w:lvl>
    <w:lvl w:ilvl="5" w:tplc="040C0005" w:tentative="1">
      <w:start w:val="1"/>
      <w:numFmt w:val="bullet"/>
      <w:lvlText w:val=""/>
      <w:lvlJc w:val="left"/>
      <w:pPr>
        <w:ind w:left="5094" w:hanging="360"/>
      </w:pPr>
      <w:rPr>
        <w:rFonts w:hint="default" w:ascii="Wingdings" w:hAnsi="Wingdings"/>
      </w:rPr>
    </w:lvl>
    <w:lvl w:ilvl="6" w:tplc="040C0001" w:tentative="1">
      <w:start w:val="1"/>
      <w:numFmt w:val="bullet"/>
      <w:lvlText w:val=""/>
      <w:lvlJc w:val="left"/>
      <w:pPr>
        <w:ind w:left="5814" w:hanging="360"/>
      </w:pPr>
      <w:rPr>
        <w:rFonts w:hint="default" w:ascii="Symbol" w:hAnsi="Symbol"/>
      </w:rPr>
    </w:lvl>
    <w:lvl w:ilvl="7" w:tplc="040C0003" w:tentative="1">
      <w:start w:val="1"/>
      <w:numFmt w:val="bullet"/>
      <w:lvlText w:val="o"/>
      <w:lvlJc w:val="left"/>
      <w:pPr>
        <w:ind w:left="6534" w:hanging="360"/>
      </w:pPr>
      <w:rPr>
        <w:rFonts w:hint="default" w:ascii="Courier New" w:hAnsi="Courier New" w:cs="Courier New"/>
      </w:rPr>
    </w:lvl>
    <w:lvl w:ilvl="8" w:tplc="040C0005" w:tentative="1">
      <w:start w:val="1"/>
      <w:numFmt w:val="bullet"/>
      <w:lvlText w:val=""/>
      <w:lvlJc w:val="left"/>
      <w:pPr>
        <w:ind w:left="7254" w:hanging="360"/>
      </w:pPr>
      <w:rPr>
        <w:rFonts w:hint="default" w:ascii="Wingdings" w:hAnsi="Wingdings"/>
      </w:rPr>
    </w:lvl>
  </w:abstractNum>
  <w:abstractNum w:abstractNumId="4" w15:restartNumberingAfterBreak="0">
    <w:nsid w:val="10EA19A9"/>
    <w:multiLevelType w:val="hybridMultilevel"/>
    <w:tmpl w:val="AE4C1A7E"/>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26853D6"/>
    <w:multiLevelType w:val="hybridMultilevel"/>
    <w:tmpl w:val="58E4A620"/>
    <w:lvl w:ilvl="0" w:tplc="040C000D">
      <w:start w:val="1"/>
      <w:numFmt w:val="bullet"/>
      <w:lvlText w:val=""/>
      <w:lvlJc w:val="left"/>
      <w:pPr>
        <w:ind w:left="1140" w:hanging="360"/>
      </w:pPr>
      <w:rPr>
        <w:rFonts w:hint="default" w:ascii="Wingdings" w:hAnsi="Wingdings"/>
      </w:rPr>
    </w:lvl>
    <w:lvl w:ilvl="1" w:tplc="040C0003" w:tentative="1">
      <w:start w:val="1"/>
      <w:numFmt w:val="bullet"/>
      <w:lvlText w:val="o"/>
      <w:lvlJc w:val="left"/>
      <w:pPr>
        <w:ind w:left="1860" w:hanging="360"/>
      </w:pPr>
      <w:rPr>
        <w:rFonts w:hint="default" w:ascii="Courier New" w:hAnsi="Courier New" w:cs="Courier New"/>
      </w:rPr>
    </w:lvl>
    <w:lvl w:ilvl="2" w:tplc="040C0005" w:tentative="1">
      <w:start w:val="1"/>
      <w:numFmt w:val="bullet"/>
      <w:lvlText w:val=""/>
      <w:lvlJc w:val="left"/>
      <w:pPr>
        <w:ind w:left="2580" w:hanging="360"/>
      </w:pPr>
      <w:rPr>
        <w:rFonts w:hint="default" w:ascii="Wingdings" w:hAnsi="Wingdings"/>
      </w:rPr>
    </w:lvl>
    <w:lvl w:ilvl="3" w:tplc="040C0001" w:tentative="1">
      <w:start w:val="1"/>
      <w:numFmt w:val="bullet"/>
      <w:lvlText w:val=""/>
      <w:lvlJc w:val="left"/>
      <w:pPr>
        <w:ind w:left="3300" w:hanging="360"/>
      </w:pPr>
      <w:rPr>
        <w:rFonts w:hint="default" w:ascii="Symbol" w:hAnsi="Symbol"/>
      </w:rPr>
    </w:lvl>
    <w:lvl w:ilvl="4" w:tplc="040C0003" w:tentative="1">
      <w:start w:val="1"/>
      <w:numFmt w:val="bullet"/>
      <w:lvlText w:val="o"/>
      <w:lvlJc w:val="left"/>
      <w:pPr>
        <w:ind w:left="4020" w:hanging="360"/>
      </w:pPr>
      <w:rPr>
        <w:rFonts w:hint="default" w:ascii="Courier New" w:hAnsi="Courier New" w:cs="Courier New"/>
      </w:rPr>
    </w:lvl>
    <w:lvl w:ilvl="5" w:tplc="040C0005" w:tentative="1">
      <w:start w:val="1"/>
      <w:numFmt w:val="bullet"/>
      <w:lvlText w:val=""/>
      <w:lvlJc w:val="left"/>
      <w:pPr>
        <w:ind w:left="4740" w:hanging="360"/>
      </w:pPr>
      <w:rPr>
        <w:rFonts w:hint="default" w:ascii="Wingdings" w:hAnsi="Wingdings"/>
      </w:rPr>
    </w:lvl>
    <w:lvl w:ilvl="6" w:tplc="040C0001" w:tentative="1">
      <w:start w:val="1"/>
      <w:numFmt w:val="bullet"/>
      <w:lvlText w:val=""/>
      <w:lvlJc w:val="left"/>
      <w:pPr>
        <w:ind w:left="5460" w:hanging="360"/>
      </w:pPr>
      <w:rPr>
        <w:rFonts w:hint="default" w:ascii="Symbol" w:hAnsi="Symbol"/>
      </w:rPr>
    </w:lvl>
    <w:lvl w:ilvl="7" w:tplc="040C0003" w:tentative="1">
      <w:start w:val="1"/>
      <w:numFmt w:val="bullet"/>
      <w:lvlText w:val="o"/>
      <w:lvlJc w:val="left"/>
      <w:pPr>
        <w:ind w:left="6180" w:hanging="360"/>
      </w:pPr>
      <w:rPr>
        <w:rFonts w:hint="default" w:ascii="Courier New" w:hAnsi="Courier New" w:cs="Courier New"/>
      </w:rPr>
    </w:lvl>
    <w:lvl w:ilvl="8" w:tplc="040C0005" w:tentative="1">
      <w:start w:val="1"/>
      <w:numFmt w:val="bullet"/>
      <w:lvlText w:val=""/>
      <w:lvlJc w:val="left"/>
      <w:pPr>
        <w:ind w:left="6900" w:hanging="360"/>
      </w:pPr>
      <w:rPr>
        <w:rFonts w:hint="default" w:ascii="Wingdings" w:hAnsi="Wingdings"/>
      </w:rPr>
    </w:lvl>
  </w:abstractNum>
  <w:abstractNum w:abstractNumId="6" w15:restartNumberingAfterBreak="0">
    <w:nsid w:val="13DA3620"/>
    <w:multiLevelType w:val="hybridMultilevel"/>
    <w:tmpl w:val="B068397A"/>
    <w:lvl w:ilvl="0" w:tplc="040C0009">
      <w:start w:val="1"/>
      <w:numFmt w:val="bullet"/>
      <w:lvlText w:val=""/>
      <w:lvlJc w:val="left"/>
      <w:pPr>
        <w:ind w:left="720" w:hanging="360"/>
      </w:pPr>
      <w:rPr>
        <w:rFonts w:hint="default" w:ascii="Wingdings" w:hAnsi="Wingdings"/>
      </w:rPr>
    </w:lvl>
    <w:lvl w:ilvl="1" w:tplc="040C0003">
      <w:start w:val="1"/>
      <w:numFmt w:val="bullet"/>
      <w:lvlText w:val="o"/>
      <w:lvlJc w:val="left"/>
      <w:pPr>
        <w:ind w:left="1440" w:hanging="360"/>
      </w:pPr>
      <w:rPr>
        <w:rFonts w:hint="default" w:ascii="Courier New" w:hAnsi="Courier New" w:cs="Courier New"/>
      </w:rPr>
    </w:lvl>
    <w:lvl w:ilvl="2" w:tplc="040C0005">
      <w:start w:val="1"/>
      <w:numFmt w:val="bullet"/>
      <w:lvlText w:val=""/>
      <w:lvlJc w:val="left"/>
      <w:pPr>
        <w:ind w:left="2160" w:hanging="360"/>
      </w:pPr>
      <w:rPr>
        <w:rFonts w:hint="default" w:ascii="Wingdings" w:hAnsi="Wingdings"/>
      </w:rPr>
    </w:lvl>
    <w:lvl w:ilvl="3" w:tplc="040C0001">
      <w:start w:val="1"/>
      <w:numFmt w:val="bullet"/>
      <w:lvlText w:val=""/>
      <w:lvlJc w:val="left"/>
      <w:pPr>
        <w:ind w:left="2880" w:hanging="360"/>
      </w:pPr>
      <w:rPr>
        <w:rFonts w:hint="default" w:ascii="Symbol" w:hAnsi="Symbol"/>
      </w:rPr>
    </w:lvl>
    <w:lvl w:ilvl="4" w:tplc="040C0003">
      <w:start w:val="1"/>
      <w:numFmt w:val="bullet"/>
      <w:lvlText w:val="o"/>
      <w:lvlJc w:val="left"/>
      <w:pPr>
        <w:ind w:left="3600" w:hanging="360"/>
      </w:pPr>
      <w:rPr>
        <w:rFonts w:hint="default" w:ascii="Courier New" w:hAnsi="Courier New" w:cs="Courier New"/>
      </w:rPr>
    </w:lvl>
    <w:lvl w:ilvl="5" w:tplc="040C0005">
      <w:start w:val="1"/>
      <w:numFmt w:val="bullet"/>
      <w:lvlText w:val=""/>
      <w:lvlJc w:val="left"/>
      <w:pPr>
        <w:ind w:left="4320" w:hanging="360"/>
      </w:pPr>
      <w:rPr>
        <w:rFonts w:hint="default" w:ascii="Wingdings" w:hAnsi="Wingdings"/>
      </w:rPr>
    </w:lvl>
    <w:lvl w:ilvl="6" w:tplc="040C0001">
      <w:start w:val="1"/>
      <w:numFmt w:val="bullet"/>
      <w:lvlText w:val=""/>
      <w:lvlJc w:val="left"/>
      <w:pPr>
        <w:ind w:left="5040" w:hanging="360"/>
      </w:pPr>
      <w:rPr>
        <w:rFonts w:hint="default" w:ascii="Symbol" w:hAnsi="Symbol"/>
      </w:rPr>
    </w:lvl>
    <w:lvl w:ilvl="7" w:tplc="040C0003">
      <w:start w:val="1"/>
      <w:numFmt w:val="bullet"/>
      <w:lvlText w:val="o"/>
      <w:lvlJc w:val="left"/>
      <w:pPr>
        <w:ind w:left="5760" w:hanging="360"/>
      </w:pPr>
      <w:rPr>
        <w:rFonts w:hint="default" w:ascii="Courier New" w:hAnsi="Courier New" w:cs="Courier New"/>
      </w:rPr>
    </w:lvl>
    <w:lvl w:ilvl="8" w:tplc="040C0005">
      <w:start w:val="1"/>
      <w:numFmt w:val="bullet"/>
      <w:lvlText w:val=""/>
      <w:lvlJc w:val="left"/>
      <w:pPr>
        <w:ind w:left="6480" w:hanging="360"/>
      </w:pPr>
      <w:rPr>
        <w:rFonts w:hint="default" w:ascii="Wingdings" w:hAnsi="Wingdings"/>
      </w:rPr>
    </w:lvl>
  </w:abstractNum>
  <w:abstractNum w:abstractNumId="7" w15:restartNumberingAfterBreak="0">
    <w:nsid w:val="14E953B4"/>
    <w:multiLevelType w:val="hybridMultilevel"/>
    <w:tmpl w:val="F1C4B01C"/>
    <w:lvl w:ilvl="0" w:tplc="9AD2060C">
      <w:start w:val="1"/>
      <w:numFmt w:val="bullet"/>
      <w:lvlText w:val=""/>
      <w:lvlJc w:val="left"/>
      <w:pPr>
        <w:ind w:left="720" w:hanging="360"/>
      </w:pPr>
      <w:rPr>
        <w:rFonts w:hint="default" w:ascii="Wingdings" w:hAnsi="Wingdings"/>
      </w:rPr>
    </w:lvl>
    <w:lvl w:ilvl="1" w:tplc="5A7E0E40">
      <w:start w:val="1"/>
      <w:numFmt w:val="bullet"/>
      <w:lvlText w:val="o"/>
      <w:lvlJc w:val="left"/>
      <w:pPr>
        <w:ind w:left="1440" w:hanging="360"/>
      </w:pPr>
      <w:rPr>
        <w:rFonts w:hint="default" w:ascii="Courier New" w:hAnsi="Courier New"/>
      </w:rPr>
    </w:lvl>
    <w:lvl w:ilvl="2" w:tplc="F4388E04">
      <w:start w:val="1"/>
      <w:numFmt w:val="bullet"/>
      <w:lvlText w:val=""/>
      <w:lvlJc w:val="left"/>
      <w:pPr>
        <w:ind w:left="2160" w:hanging="360"/>
      </w:pPr>
      <w:rPr>
        <w:rFonts w:hint="default" w:ascii="Wingdings" w:hAnsi="Wingdings"/>
      </w:rPr>
    </w:lvl>
    <w:lvl w:ilvl="3" w:tplc="A0EC2816">
      <w:start w:val="1"/>
      <w:numFmt w:val="bullet"/>
      <w:lvlText w:val=""/>
      <w:lvlJc w:val="left"/>
      <w:pPr>
        <w:ind w:left="2880" w:hanging="360"/>
      </w:pPr>
      <w:rPr>
        <w:rFonts w:hint="default" w:ascii="Symbol" w:hAnsi="Symbol"/>
      </w:rPr>
    </w:lvl>
    <w:lvl w:ilvl="4" w:tplc="16528996">
      <w:start w:val="1"/>
      <w:numFmt w:val="bullet"/>
      <w:lvlText w:val="o"/>
      <w:lvlJc w:val="left"/>
      <w:pPr>
        <w:ind w:left="3600" w:hanging="360"/>
      </w:pPr>
      <w:rPr>
        <w:rFonts w:hint="default" w:ascii="Courier New" w:hAnsi="Courier New"/>
      </w:rPr>
    </w:lvl>
    <w:lvl w:ilvl="5" w:tplc="BBF0964A">
      <w:start w:val="1"/>
      <w:numFmt w:val="bullet"/>
      <w:lvlText w:val=""/>
      <w:lvlJc w:val="left"/>
      <w:pPr>
        <w:ind w:left="4320" w:hanging="360"/>
      </w:pPr>
      <w:rPr>
        <w:rFonts w:hint="default" w:ascii="Wingdings" w:hAnsi="Wingdings"/>
      </w:rPr>
    </w:lvl>
    <w:lvl w:ilvl="6" w:tplc="3E8E5008">
      <w:start w:val="1"/>
      <w:numFmt w:val="bullet"/>
      <w:lvlText w:val=""/>
      <w:lvlJc w:val="left"/>
      <w:pPr>
        <w:ind w:left="5040" w:hanging="360"/>
      </w:pPr>
      <w:rPr>
        <w:rFonts w:hint="default" w:ascii="Symbol" w:hAnsi="Symbol"/>
      </w:rPr>
    </w:lvl>
    <w:lvl w:ilvl="7" w:tplc="9F1C87AC">
      <w:start w:val="1"/>
      <w:numFmt w:val="bullet"/>
      <w:lvlText w:val="o"/>
      <w:lvlJc w:val="left"/>
      <w:pPr>
        <w:ind w:left="5760" w:hanging="360"/>
      </w:pPr>
      <w:rPr>
        <w:rFonts w:hint="default" w:ascii="Courier New" w:hAnsi="Courier New"/>
      </w:rPr>
    </w:lvl>
    <w:lvl w:ilvl="8" w:tplc="49300C6A">
      <w:start w:val="1"/>
      <w:numFmt w:val="bullet"/>
      <w:lvlText w:val=""/>
      <w:lvlJc w:val="left"/>
      <w:pPr>
        <w:ind w:left="6480" w:hanging="360"/>
      </w:pPr>
      <w:rPr>
        <w:rFonts w:hint="default" w:ascii="Wingdings" w:hAnsi="Wingdings"/>
      </w:rPr>
    </w:lvl>
  </w:abstractNum>
  <w:abstractNum w:abstractNumId="8" w15:restartNumberingAfterBreak="0">
    <w:nsid w:val="15045F66"/>
    <w:multiLevelType w:val="hybridMultilevel"/>
    <w:tmpl w:val="0B449910"/>
    <w:lvl w:ilvl="0" w:tplc="C70499D6">
      <w:start w:val="1"/>
      <w:numFmt w:val="bullet"/>
      <w:lvlText w:val=""/>
      <w:lvlJc w:val="left"/>
      <w:pPr>
        <w:ind w:left="502" w:hanging="360"/>
      </w:pPr>
      <w:rPr>
        <w:rFonts w:hint="default" w:ascii="Wingdings" w:hAnsi="Wingdings"/>
      </w:rPr>
    </w:lvl>
    <w:lvl w:ilvl="1" w:tplc="040C0003" w:tentative="1">
      <w:start w:val="1"/>
      <w:numFmt w:val="bullet"/>
      <w:lvlText w:val="o"/>
      <w:lvlJc w:val="left"/>
      <w:pPr>
        <w:ind w:left="1222" w:hanging="360"/>
      </w:pPr>
      <w:rPr>
        <w:rFonts w:hint="default" w:ascii="Courier New" w:hAnsi="Courier New" w:cs="Courier New"/>
      </w:rPr>
    </w:lvl>
    <w:lvl w:ilvl="2" w:tplc="040C0005" w:tentative="1">
      <w:start w:val="1"/>
      <w:numFmt w:val="bullet"/>
      <w:lvlText w:val=""/>
      <w:lvlJc w:val="left"/>
      <w:pPr>
        <w:ind w:left="1942" w:hanging="360"/>
      </w:pPr>
      <w:rPr>
        <w:rFonts w:hint="default" w:ascii="Wingdings" w:hAnsi="Wingdings"/>
      </w:rPr>
    </w:lvl>
    <w:lvl w:ilvl="3" w:tplc="040C0001" w:tentative="1">
      <w:start w:val="1"/>
      <w:numFmt w:val="bullet"/>
      <w:lvlText w:val=""/>
      <w:lvlJc w:val="left"/>
      <w:pPr>
        <w:ind w:left="2662" w:hanging="360"/>
      </w:pPr>
      <w:rPr>
        <w:rFonts w:hint="default" w:ascii="Symbol" w:hAnsi="Symbol"/>
      </w:rPr>
    </w:lvl>
    <w:lvl w:ilvl="4" w:tplc="040C0003" w:tentative="1">
      <w:start w:val="1"/>
      <w:numFmt w:val="bullet"/>
      <w:lvlText w:val="o"/>
      <w:lvlJc w:val="left"/>
      <w:pPr>
        <w:ind w:left="3382" w:hanging="360"/>
      </w:pPr>
      <w:rPr>
        <w:rFonts w:hint="default" w:ascii="Courier New" w:hAnsi="Courier New" w:cs="Courier New"/>
      </w:rPr>
    </w:lvl>
    <w:lvl w:ilvl="5" w:tplc="040C0005" w:tentative="1">
      <w:start w:val="1"/>
      <w:numFmt w:val="bullet"/>
      <w:lvlText w:val=""/>
      <w:lvlJc w:val="left"/>
      <w:pPr>
        <w:ind w:left="4102" w:hanging="360"/>
      </w:pPr>
      <w:rPr>
        <w:rFonts w:hint="default" w:ascii="Wingdings" w:hAnsi="Wingdings"/>
      </w:rPr>
    </w:lvl>
    <w:lvl w:ilvl="6" w:tplc="040C0001" w:tentative="1">
      <w:start w:val="1"/>
      <w:numFmt w:val="bullet"/>
      <w:lvlText w:val=""/>
      <w:lvlJc w:val="left"/>
      <w:pPr>
        <w:ind w:left="4822" w:hanging="360"/>
      </w:pPr>
      <w:rPr>
        <w:rFonts w:hint="default" w:ascii="Symbol" w:hAnsi="Symbol"/>
      </w:rPr>
    </w:lvl>
    <w:lvl w:ilvl="7" w:tplc="040C0003" w:tentative="1">
      <w:start w:val="1"/>
      <w:numFmt w:val="bullet"/>
      <w:lvlText w:val="o"/>
      <w:lvlJc w:val="left"/>
      <w:pPr>
        <w:ind w:left="5542" w:hanging="360"/>
      </w:pPr>
      <w:rPr>
        <w:rFonts w:hint="default" w:ascii="Courier New" w:hAnsi="Courier New" w:cs="Courier New"/>
      </w:rPr>
    </w:lvl>
    <w:lvl w:ilvl="8" w:tplc="040C0005" w:tentative="1">
      <w:start w:val="1"/>
      <w:numFmt w:val="bullet"/>
      <w:lvlText w:val=""/>
      <w:lvlJc w:val="left"/>
      <w:pPr>
        <w:ind w:left="6262" w:hanging="360"/>
      </w:pPr>
      <w:rPr>
        <w:rFonts w:hint="default" w:ascii="Wingdings" w:hAnsi="Wingdings"/>
      </w:rPr>
    </w:lvl>
  </w:abstractNum>
  <w:abstractNum w:abstractNumId="9" w15:restartNumberingAfterBreak="0">
    <w:nsid w:val="15D70359"/>
    <w:multiLevelType w:val="multilevel"/>
    <w:tmpl w:val="CB34214A"/>
    <w:lvl w:ilvl="0">
      <w:start w:val="1"/>
      <w:numFmt w:val="bullet"/>
      <w:lvlText w:val=""/>
      <w:lvlJc w:val="left"/>
      <w:pPr>
        <w:tabs>
          <w:tab w:val="num" w:pos="502"/>
        </w:tabs>
        <w:ind w:left="502"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033904"/>
    <w:multiLevelType w:val="hybridMultilevel"/>
    <w:tmpl w:val="AC921132"/>
    <w:lvl w:ilvl="0" w:tplc="040C0007">
      <w:start w:val="1"/>
      <w:numFmt w:val="bullet"/>
      <w:lvlText w:val=""/>
      <w:lvlPicBulletId w:val="0"/>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1" w15:restartNumberingAfterBreak="0">
    <w:nsid w:val="19A87720"/>
    <w:multiLevelType w:val="hybridMultilevel"/>
    <w:tmpl w:val="BCB4D568"/>
    <w:lvl w:ilvl="0" w:tplc="040C0007">
      <w:start w:val="1"/>
      <w:numFmt w:val="bullet"/>
      <w:lvlText w:val=""/>
      <w:lvlPicBulletId w:val="0"/>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2" w15:restartNumberingAfterBreak="0">
    <w:nsid w:val="19AE6042"/>
    <w:multiLevelType w:val="hybridMultilevel"/>
    <w:tmpl w:val="2B50E2CA"/>
    <w:lvl w:ilvl="0" w:tplc="040C0007">
      <w:start w:val="1"/>
      <w:numFmt w:val="bullet"/>
      <w:lvlText w:val=""/>
      <w:lvlPicBulletId w:val="0"/>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3" w15:restartNumberingAfterBreak="0">
    <w:nsid w:val="1CCD2531"/>
    <w:multiLevelType w:val="hybridMultilevel"/>
    <w:tmpl w:val="061E17A0"/>
    <w:lvl w:ilvl="0" w:tplc="040C0009">
      <w:start w:val="1"/>
      <w:numFmt w:val="bullet"/>
      <w:lvlText w:val=""/>
      <w:lvlJc w:val="left"/>
      <w:pPr>
        <w:ind w:left="644" w:hanging="360"/>
      </w:pPr>
      <w:rPr>
        <w:rFonts w:hint="default" w:ascii="Wingdings" w:hAnsi="Wingdings"/>
      </w:rPr>
    </w:lvl>
    <w:lvl w:ilvl="1" w:tplc="9B1038F2">
      <w:numFmt w:val="bullet"/>
      <w:lvlText w:val="–"/>
      <w:lvlJc w:val="left"/>
      <w:pPr>
        <w:ind w:left="1440" w:hanging="360"/>
      </w:pPr>
      <w:rPr>
        <w:rFonts w:hint="eastAsia" w:ascii="Microsoft JhengHei" w:hAnsi="Microsoft JhengHei" w:eastAsia="Microsoft JhengHei" w:cstheme="majorBidi"/>
      </w:rPr>
    </w:lvl>
    <w:lvl w:ilvl="2" w:tplc="F85EC87C">
      <w:numFmt w:val="bullet"/>
      <w:lvlText w:val="•"/>
      <w:lvlJc w:val="left"/>
      <w:pPr>
        <w:ind w:left="2160" w:hanging="360"/>
      </w:pPr>
      <w:rPr>
        <w:rFonts w:hint="eastAsia" w:ascii="Microsoft JhengHei" w:hAnsi="Microsoft JhengHei" w:eastAsia="Microsoft JhengHei" w:cstheme="majorBidi"/>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4" w15:restartNumberingAfterBreak="0">
    <w:nsid w:val="1EE31851"/>
    <w:multiLevelType w:val="hybridMultilevel"/>
    <w:tmpl w:val="17CC746A"/>
    <w:lvl w:ilvl="0" w:tplc="040C0007">
      <w:start w:val="1"/>
      <w:numFmt w:val="bullet"/>
      <w:lvlText w:val=""/>
      <w:lvlPicBulletId w:val="0"/>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5" w15:restartNumberingAfterBreak="0">
    <w:nsid w:val="234D0738"/>
    <w:multiLevelType w:val="hybridMultilevel"/>
    <w:tmpl w:val="2A36A8A0"/>
    <w:lvl w:ilvl="0" w:tplc="F4A294EE">
      <w:start w:val="1"/>
      <w:numFmt w:val="bullet"/>
      <w:lvlText w:val=""/>
      <w:lvlJc w:val="left"/>
      <w:pPr>
        <w:ind w:left="2203" w:hanging="360"/>
      </w:pPr>
      <w:rPr>
        <w:rFonts w:hint="default" w:ascii="Wingdings" w:hAnsi="Wingdings"/>
      </w:rPr>
    </w:lvl>
    <w:lvl w:ilvl="1" w:tplc="040C0003" w:tentative="1">
      <w:start w:val="1"/>
      <w:numFmt w:val="bullet"/>
      <w:lvlText w:val="o"/>
      <w:lvlJc w:val="left"/>
      <w:pPr>
        <w:ind w:left="2923" w:hanging="360"/>
      </w:pPr>
      <w:rPr>
        <w:rFonts w:hint="default" w:ascii="Courier New" w:hAnsi="Courier New" w:cs="Courier New"/>
      </w:rPr>
    </w:lvl>
    <w:lvl w:ilvl="2" w:tplc="040C0005" w:tentative="1">
      <w:start w:val="1"/>
      <w:numFmt w:val="bullet"/>
      <w:lvlText w:val=""/>
      <w:lvlJc w:val="left"/>
      <w:pPr>
        <w:ind w:left="3643" w:hanging="360"/>
      </w:pPr>
      <w:rPr>
        <w:rFonts w:hint="default" w:ascii="Wingdings" w:hAnsi="Wingdings"/>
      </w:rPr>
    </w:lvl>
    <w:lvl w:ilvl="3" w:tplc="040C0001" w:tentative="1">
      <w:start w:val="1"/>
      <w:numFmt w:val="bullet"/>
      <w:lvlText w:val=""/>
      <w:lvlJc w:val="left"/>
      <w:pPr>
        <w:ind w:left="4363" w:hanging="360"/>
      </w:pPr>
      <w:rPr>
        <w:rFonts w:hint="default" w:ascii="Symbol" w:hAnsi="Symbol"/>
      </w:rPr>
    </w:lvl>
    <w:lvl w:ilvl="4" w:tplc="040C0003" w:tentative="1">
      <w:start w:val="1"/>
      <w:numFmt w:val="bullet"/>
      <w:lvlText w:val="o"/>
      <w:lvlJc w:val="left"/>
      <w:pPr>
        <w:ind w:left="5083" w:hanging="360"/>
      </w:pPr>
      <w:rPr>
        <w:rFonts w:hint="default" w:ascii="Courier New" w:hAnsi="Courier New" w:cs="Courier New"/>
      </w:rPr>
    </w:lvl>
    <w:lvl w:ilvl="5" w:tplc="040C0005" w:tentative="1">
      <w:start w:val="1"/>
      <w:numFmt w:val="bullet"/>
      <w:lvlText w:val=""/>
      <w:lvlJc w:val="left"/>
      <w:pPr>
        <w:ind w:left="5803" w:hanging="360"/>
      </w:pPr>
      <w:rPr>
        <w:rFonts w:hint="default" w:ascii="Wingdings" w:hAnsi="Wingdings"/>
      </w:rPr>
    </w:lvl>
    <w:lvl w:ilvl="6" w:tplc="040C0001" w:tentative="1">
      <w:start w:val="1"/>
      <w:numFmt w:val="bullet"/>
      <w:lvlText w:val=""/>
      <w:lvlJc w:val="left"/>
      <w:pPr>
        <w:ind w:left="6523" w:hanging="360"/>
      </w:pPr>
      <w:rPr>
        <w:rFonts w:hint="default" w:ascii="Symbol" w:hAnsi="Symbol"/>
      </w:rPr>
    </w:lvl>
    <w:lvl w:ilvl="7" w:tplc="040C0003" w:tentative="1">
      <w:start w:val="1"/>
      <w:numFmt w:val="bullet"/>
      <w:lvlText w:val="o"/>
      <w:lvlJc w:val="left"/>
      <w:pPr>
        <w:ind w:left="7243" w:hanging="360"/>
      </w:pPr>
      <w:rPr>
        <w:rFonts w:hint="default" w:ascii="Courier New" w:hAnsi="Courier New" w:cs="Courier New"/>
      </w:rPr>
    </w:lvl>
    <w:lvl w:ilvl="8" w:tplc="040C0005" w:tentative="1">
      <w:start w:val="1"/>
      <w:numFmt w:val="bullet"/>
      <w:lvlText w:val=""/>
      <w:lvlJc w:val="left"/>
      <w:pPr>
        <w:ind w:left="7963" w:hanging="360"/>
      </w:pPr>
      <w:rPr>
        <w:rFonts w:hint="default" w:ascii="Wingdings" w:hAnsi="Wingdings"/>
      </w:rPr>
    </w:lvl>
  </w:abstractNum>
  <w:abstractNum w:abstractNumId="16" w15:restartNumberingAfterBreak="0">
    <w:nsid w:val="24DE0860"/>
    <w:multiLevelType w:val="hybridMultilevel"/>
    <w:tmpl w:val="FAC05CE4"/>
    <w:lvl w:ilvl="0" w:tplc="F4A294EE">
      <w:start w:val="1"/>
      <w:numFmt w:val="bullet"/>
      <w:lvlText w:val=""/>
      <w:lvlJc w:val="left"/>
      <w:pPr>
        <w:ind w:left="1919" w:hanging="360"/>
      </w:pPr>
      <w:rPr>
        <w:rFonts w:hint="default" w:ascii="Wingdings" w:hAnsi="Wingdings"/>
      </w:rPr>
    </w:lvl>
    <w:lvl w:ilvl="1" w:tplc="040C0003" w:tentative="1">
      <w:start w:val="1"/>
      <w:numFmt w:val="bullet"/>
      <w:lvlText w:val="o"/>
      <w:lvlJc w:val="left"/>
      <w:pPr>
        <w:ind w:left="2639" w:hanging="360"/>
      </w:pPr>
      <w:rPr>
        <w:rFonts w:hint="default" w:ascii="Courier New" w:hAnsi="Courier New" w:cs="Courier New"/>
      </w:rPr>
    </w:lvl>
    <w:lvl w:ilvl="2" w:tplc="040C0005" w:tentative="1">
      <w:start w:val="1"/>
      <w:numFmt w:val="bullet"/>
      <w:lvlText w:val=""/>
      <w:lvlJc w:val="left"/>
      <w:pPr>
        <w:ind w:left="3359" w:hanging="360"/>
      </w:pPr>
      <w:rPr>
        <w:rFonts w:hint="default" w:ascii="Wingdings" w:hAnsi="Wingdings"/>
      </w:rPr>
    </w:lvl>
    <w:lvl w:ilvl="3" w:tplc="040C0001" w:tentative="1">
      <w:start w:val="1"/>
      <w:numFmt w:val="bullet"/>
      <w:lvlText w:val=""/>
      <w:lvlJc w:val="left"/>
      <w:pPr>
        <w:ind w:left="4079" w:hanging="360"/>
      </w:pPr>
      <w:rPr>
        <w:rFonts w:hint="default" w:ascii="Symbol" w:hAnsi="Symbol"/>
      </w:rPr>
    </w:lvl>
    <w:lvl w:ilvl="4" w:tplc="040C0003" w:tentative="1">
      <w:start w:val="1"/>
      <w:numFmt w:val="bullet"/>
      <w:lvlText w:val="o"/>
      <w:lvlJc w:val="left"/>
      <w:pPr>
        <w:ind w:left="4799" w:hanging="360"/>
      </w:pPr>
      <w:rPr>
        <w:rFonts w:hint="default" w:ascii="Courier New" w:hAnsi="Courier New" w:cs="Courier New"/>
      </w:rPr>
    </w:lvl>
    <w:lvl w:ilvl="5" w:tplc="040C0005" w:tentative="1">
      <w:start w:val="1"/>
      <w:numFmt w:val="bullet"/>
      <w:lvlText w:val=""/>
      <w:lvlJc w:val="left"/>
      <w:pPr>
        <w:ind w:left="5519" w:hanging="360"/>
      </w:pPr>
      <w:rPr>
        <w:rFonts w:hint="default" w:ascii="Wingdings" w:hAnsi="Wingdings"/>
      </w:rPr>
    </w:lvl>
    <w:lvl w:ilvl="6" w:tplc="040C0001" w:tentative="1">
      <w:start w:val="1"/>
      <w:numFmt w:val="bullet"/>
      <w:lvlText w:val=""/>
      <w:lvlJc w:val="left"/>
      <w:pPr>
        <w:ind w:left="6239" w:hanging="360"/>
      </w:pPr>
      <w:rPr>
        <w:rFonts w:hint="default" w:ascii="Symbol" w:hAnsi="Symbol"/>
      </w:rPr>
    </w:lvl>
    <w:lvl w:ilvl="7" w:tplc="040C0003" w:tentative="1">
      <w:start w:val="1"/>
      <w:numFmt w:val="bullet"/>
      <w:lvlText w:val="o"/>
      <w:lvlJc w:val="left"/>
      <w:pPr>
        <w:ind w:left="6959" w:hanging="360"/>
      </w:pPr>
      <w:rPr>
        <w:rFonts w:hint="default" w:ascii="Courier New" w:hAnsi="Courier New" w:cs="Courier New"/>
      </w:rPr>
    </w:lvl>
    <w:lvl w:ilvl="8" w:tplc="040C0005" w:tentative="1">
      <w:start w:val="1"/>
      <w:numFmt w:val="bullet"/>
      <w:lvlText w:val=""/>
      <w:lvlJc w:val="left"/>
      <w:pPr>
        <w:ind w:left="7679" w:hanging="360"/>
      </w:pPr>
      <w:rPr>
        <w:rFonts w:hint="default" w:ascii="Wingdings" w:hAnsi="Wingdings"/>
      </w:rPr>
    </w:lvl>
  </w:abstractNum>
  <w:abstractNum w:abstractNumId="17" w15:restartNumberingAfterBreak="0">
    <w:nsid w:val="29874D96"/>
    <w:multiLevelType w:val="hybridMultilevel"/>
    <w:tmpl w:val="7EA60716"/>
    <w:lvl w:ilvl="0" w:tplc="040C0007">
      <w:start w:val="1"/>
      <w:numFmt w:val="bullet"/>
      <w:lvlText w:val=""/>
      <w:lvlPicBulletId w:val="0"/>
      <w:lvlJc w:val="left"/>
      <w:pPr>
        <w:ind w:left="780" w:hanging="360"/>
      </w:pPr>
      <w:rPr>
        <w:rFonts w:hint="default" w:ascii="Symbol" w:hAnsi="Symbol"/>
      </w:rPr>
    </w:lvl>
    <w:lvl w:ilvl="1" w:tplc="040C0003" w:tentative="1">
      <w:start w:val="1"/>
      <w:numFmt w:val="bullet"/>
      <w:lvlText w:val="o"/>
      <w:lvlJc w:val="left"/>
      <w:pPr>
        <w:ind w:left="1500" w:hanging="360"/>
      </w:pPr>
      <w:rPr>
        <w:rFonts w:hint="default" w:ascii="Courier New" w:hAnsi="Courier New" w:cs="Courier New"/>
      </w:rPr>
    </w:lvl>
    <w:lvl w:ilvl="2" w:tplc="040C0005" w:tentative="1">
      <w:start w:val="1"/>
      <w:numFmt w:val="bullet"/>
      <w:lvlText w:val=""/>
      <w:lvlJc w:val="left"/>
      <w:pPr>
        <w:ind w:left="2220" w:hanging="360"/>
      </w:pPr>
      <w:rPr>
        <w:rFonts w:hint="default" w:ascii="Wingdings" w:hAnsi="Wingdings"/>
      </w:rPr>
    </w:lvl>
    <w:lvl w:ilvl="3" w:tplc="040C0001" w:tentative="1">
      <w:start w:val="1"/>
      <w:numFmt w:val="bullet"/>
      <w:lvlText w:val=""/>
      <w:lvlJc w:val="left"/>
      <w:pPr>
        <w:ind w:left="2940" w:hanging="360"/>
      </w:pPr>
      <w:rPr>
        <w:rFonts w:hint="default" w:ascii="Symbol" w:hAnsi="Symbol"/>
      </w:rPr>
    </w:lvl>
    <w:lvl w:ilvl="4" w:tplc="040C0003" w:tentative="1">
      <w:start w:val="1"/>
      <w:numFmt w:val="bullet"/>
      <w:lvlText w:val="o"/>
      <w:lvlJc w:val="left"/>
      <w:pPr>
        <w:ind w:left="3660" w:hanging="360"/>
      </w:pPr>
      <w:rPr>
        <w:rFonts w:hint="default" w:ascii="Courier New" w:hAnsi="Courier New" w:cs="Courier New"/>
      </w:rPr>
    </w:lvl>
    <w:lvl w:ilvl="5" w:tplc="040C0005" w:tentative="1">
      <w:start w:val="1"/>
      <w:numFmt w:val="bullet"/>
      <w:lvlText w:val=""/>
      <w:lvlJc w:val="left"/>
      <w:pPr>
        <w:ind w:left="4380" w:hanging="360"/>
      </w:pPr>
      <w:rPr>
        <w:rFonts w:hint="default" w:ascii="Wingdings" w:hAnsi="Wingdings"/>
      </w:rPr>
    </w:lvl>
    <w:lvl w:ilvl="6" w:tplc="040C0001" w:tentative="1">
      <w:start w:val="1"/>
      <w:numFmt w:val="bullet"/>
      <w:lvlText w:val=""/>
      <w:lvlJc w:val="left"/>
      <w:pPr>
        <w:ind w:left="5100" w:hanging="360"/>
      </w:pPr>
      <w:rPr>
        <w:rFonts w:hint="default" w:ascii="Symbol" w:hAnsi="Symbol"/>
      </w:rPr>
    </w:lvl>
    <w:lvl w:ilvl="7" w:tplc="040C0003" w:tentative="1">
      <w:start w:val="1"/>
      <w:numFmt w:val="bullet"/>
      <w:lvlText w:val="o"/>
      <w:lvlJc w:val="left"/>
      <w:pPr>
        <w:ind w:left="5820" w:hanging="360"/>
      </w:pPr>
      <w:rPr>
        <w:rFonts w:hint="default" w:ascii="Courier New" w:hAnsi="Courier New" w:cs="Courier New"/>
      </w:rPr>
    </w:lvl>
    <w:lvl w:ilvl="8" w:tplc="040C0005" w:tentative="1">
      <w:start w:val="1"/>
      <w:numFmt w:val="bullet"/>
      <w:lvlText w:val=""/>
      <w:lvlJc w:val="left"/>
      <w:pPr>
        <w:ind w:left="6540" w:hanging="360"/>
      </w:pPr>
      <w:rPr>
        <w:rFonts w:hint="default" w:ascii="Wingdings" w:hAnsi="Wingdings"/>
      </w:rPr>
    </w:lvl>
  </w:abstractNum>
  <w:abstractNum w:abstractNumId="18" w15:restartNumberingAfterBreak="0">
    <w:nsid w:val="2A721FC9"/>
    <w:multiLevelType w:val="hybridMultilevel"/>
    <w:tmpl w:val="4A96C6CC"/>
    <w:lvl w:ilvl="0" w:tplc="040C000D">
      <w:start w:val="1"/>
      <w:numFmt w:val="bullet"/>
      <w:lvlText w:val=""/>
      <w:lvlJc w:val="left"/>
      <w:pPr>
        <w:ind w:left="36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9" w15:restartNumberingAfterBreak="0">
    <w:nsid w:val="2B2B5BD7"/>
    <w:multiLevelType w:val="hybridMultilevel"/>
    <w:tmpl w:val="52CA6604"/>
    <w:lvl w:ilvl="0" w:tplc="4B008F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B7C0259"/>
    <w:multiLevelType w:val="hybridMultilevel"/>
    <w:tmpl w:val="58F07C02"/>
    <w:lvl w:ilvl="0" w:tplc="040C000D">
      <w:start w:val="1"/>
      <w:numFmt w:val="bullet"/>
      <w:lvlText w:val=""/>
      <w:lvlJc w:val="left"/>
      <w:pPr>
        <w:ind w:left="360" w:hanging="360"/>
      </w:pPr>
      <w:rPr>
        <w:rFonts w:hint="default" w:ascii="Wingdings" w:hAnsi="Wingdings"/>
      </w:rPr>
    </w:lvl>
    <w:lvl w:ilvl="1" w:tplc="040C0003" w:tentative="1">
      <w:start w:val="1"/>
      <w:numFmt w:val="bullet"/>
      <w:lvlText w:val="o"/>
      <w:lvlJc w:val="left"/>
      <w:pPr>
        <w:ind w:left="1298" w:hanging="360"/>
      </w:pPr>
      <w:rPr>
        <w:rFonts w:hint="default" w:ascii="Courier New" w:hAnsi="Courier New" w:cs="Courier New"/>
      </w:rPr>
    </w:lvl>
    <w:lvl w:ilvl="2" w:tplc="040C0005" w:tentative="1">
      <w:start w:val="1"/>
      <w:numFmt w:val="bullet"/>
      <w:lvlText w:val=""/>
      <w:lvlJc w:val="left"/>
      <w:pPr>
        <w:ind w:left="2018" w:hanging="360"/>
      </w:pPr>
      <w:rPr>
        <w:rFonts w:hint="default" w:ascii="Wingdings" w:hAnsi="Wingdings"/>
      </w:rPr>
    </w:lvl>
    <w:lvl w:ilvl="3" w:tplc="040C0001" w:tentative="1">
      <w:start w:val="1"/>
      <w:numFmt w:val="bullet"/>
      <w:lvlText w:val=""/>
      <w:lvlJc w:val="left"/>
      <w:pPr>
        <w:ind w:left="2738" w:hanging="360"/>
      </w:pPr>
      <w:rPr>
        <w:rFonts w:hint="default" w:ascii="Symbol" w:hAnsi="Symbol"/>
      </w:rPr>
    </w:lvl>
    <w:lvl w:ilvl="4" w:tplc="040C0003" w:tentative="1">
      <w:start w:val="1"/>
      <w:numFmt w:val="bullet"/>
      <w:lvlText w:val="o"/>
      <w:lvlJc w:val="left"/>
      <w:pPr>
        <w:ind w:left="3458" w:hanging="360"/>
      </w:pPr>
      <w:rPr>
        <w:rFonts w:hint="default" w:ascii="Courier New" w:hAnsi="Courier New" w:cs="Courier New"/>
      </w:rPr>
    </w:lvl>
    <w:lvl w:ilvl="5" w:tplc="040C0005" w:tentative="1">
      <w:start w:val="1"/>
      <w:numFmt w:val="bullet"/>
      <w:lvlText w:val=""/>
      <w:lvlJc w:val="left"/>
      <w:pPr>
        <w:ind w:left="4178" w:hanging="360"/>
      </w:pPr>
      <w:rPr>
        <w:rFonts w:hint="default" w:ascii="Wingdings" w:hAnsi="Wingdings"/>
      </w:rPr>
    </w:lvl>
    <w:lvl w:ilvl="6" w:tplc="040C0001" w:tentative="1">
      <w:start w:val="1"/>
      <w:numFmt w:val="bullet"/>
      <w:lvlText w:val=""/>
      <w:lvlJc w:val="left"/>
      <w:pPr>
        <w:ind w:left="4898" w:hanging="360"/>
      </w:pPr>
      <w:rPr>
        <w:rFonts w:hint="default" w:ascii="Symbol" w:hAnsi="Symbol"/>
      </w:rPr>
    </w:lvl>
    <w:lvl w:ilvl="7" w:tplc="040C0003" w:tentative="1">
      <w:start w:val="1"/>
      <w:numFmt w:val="bullet"/>
      <w:lvlText w:val="o"/>
      <w:lvlJc w:val="left"/>
      <w:pPr>
        <w:ind w:left="5618" w:hanging="360"/>
      </w:pPr>
      <w:rPr>
        <w:rFonts w:hint="default" w:ascii="Courier New" w:hAnsi="Courier New" w:cs="Courier New"/>
      </w:rPr>
    </w:lvl>
    <w:lvl w:ilvl="8" w:tplc="040C0005" w:tentative="1">
      <w:start w:val="1"/>
      <w:numFmt w:val="bullet"/>
      <w:lvlText w:val=""/>
      <w:lvlJc w:val="left"/>
      <w:pPr>
        <w:ind w:left="6338" w:hanging="360"/>
      </w:pPr>
      <w:rPr>
        <w:rFonts w:hint="default" w:ascii="Wingdings" w:hAnsi="Wingdings"/>
      </w:rPr>
    </w:lvl>
  </w:abstractNum>
  <w:abstractNum w:abstractNumId="21" w15:restartNumberingAfterBreak="0">
    <w:nsid w:val="2E140297"/>
    <w:multiLevelType w:val="hybridMultilevel"/>
    <w:tmpl w:val="07D23D14"/>
    <w:lvl w:ilvl="0" w:tplc="F4A294EE">
      <w:start w:val="1"/>
      <w:numFmt w:val="bullet"/>
      <w:lvlText w:val=""/>
      <w:lvlJc w:val="left"/>
      <w:pPr>
        <w:ind w:left="1494" w:hanging="360"/>
      </w:pPr>
      <w:rPr>
        <w:rFonts w:hint="default" w:ascii="Wingdings" w:hAnsi="Wingdings"/>
      </w:rPr>
    </w:lvl>
    <w:lvl w:ilvl="1" w:tplc="040C0003" w:tentative="1">
      <w:start w:val="1"/>
      <w:numFmt w:val="bullet"/>
      <w:lvlText w:val="o"/>
      <w:lvlJc w:val="left"/>
      <w:pPr>
        <w:ind w:left="2214" w:hanging="360"/>
      </w:pPr>
      <w:rPr>
        <w:rFonts w:hint="default" w:ascii="Courier New" w:hAnsi="Courier New" w:cs="Courier New"/>
      </w:rPr>
    </w:lvl>
    <w:lvl w:ilvl="2" w:tplc="040C0005" w:tentative="1">
      <w:start w:val="1"/>
      <w:numFmt w:val="bullet"/>
      <w:lvlText w:val=""/>
      <w:lvlJc w:val="left"/>
      <w:pPr>
        <w:ind w:left="2934" w:hanging="360"/>
      </w:pPr>
      <w:rPr>
        <w:rFonts w:hint="default" w:ascii="Wingdings" w:hAnsi="Wingdings"/>
      </w:rPr>
    </w:lvl>
    <w:lvl w:ilvl="3" w:tplc="040C0001" w:tentative="1">
      <w:start w:val="1"/>
      <w:numFmt w:val="bullet"/>
      <w:lvlText w:val=""/>
      <w:lvlJc w:val="left"/>
      <w:pPr>
        <w:ind w:left="3654" w:hanging="360"/>
      </w:pPr>
      <w:rPr>
        <w:rFonts w:hint="default" w:ascii="Symbol" w:hAnsi="Symbol"/>
      </w:rPr>
    </w:lvl>
    <w:lvl w:ilvl="4" w:tplc="040C0003" w:tentative="1">
      <w:start w:val="1"/>
      <w:numFmt w:val="bullet"/>
      <w:lvlText w:val="o"/>
      <w:lvlJc w:val="left"/>
      <w:pPr>
        <w:ind w:left="4374" w:hanging="360"/>
      </w:pPr>
      <w:rPr>
        <w:rFonts w:hint="default" w:ascii="Courier New" w:hAnsi="Courier New" w:cs="Courier New"/>
      </w:rPr>
    </w:lvl>
    <w:lvl w:ilvl="5" w:tplc="040C0005" w:tentative="1">
      <w:start w:val="1"/>
      <w:numFmt w:val="bullet"/>
      <w:lvlText w:val=""/>
      <w:lvlJc w:val="left"/>
      <w:pPr>
        <w:ind w:left="5094" w:hanging="360"/>
      </w:pPr>
      <w:rPr>
        <w:rFonts w:hint="default" w:ascii="Wingdings" w:hAnsi="Wingdings"/>
      </w:rPr>
    </w:lvl>
    <w:lvl w:ilvl="6" w:tplc="040C0001" w:tentative="1">
      <w:start w:val="1"/>
      <w:numFmt w:val="bullet"/>
      <w:lvlText w:val=""/>
      <w:lvlJc w:val="left"/>
      <w:pPr>
        <w:ind w:left="5814" w:hanging="360"/>
      </w:pPr>
      <w:rPr>
        <w:rFonts w:hint="default" w:ascii="Symbol" w:hAnsi="Symbol"/>
      </w:rPr>
    </w:lvl>
    <w:lvl w:ilvl="7" w:tplc="040C0003" w:tentative="1">
      <w:start w:val="1"/>
      <w:numFmt w:val="bullet"/>
      <w:lvlText w:val="o"/>
      <w:lvlJc w:val="left"/>
      <w:pPr>
        <w:ind w:left="6534" w:hanging="360"/>
      </w:pPr>
      <w:rPr>
        <w:rFonts w:hint="default" w:ascii="Courier New" w:hAnsi="Courier New" w:cs="Courier New"/>
      </w:rPr>
    </w:lvl>
    <w:lvl w:ilvl="8" w:tplc="040C0005" w:tentative="1">
      <w:start w:val="1"/>
      <w:numFmt w:val="bullet"/>
      <w:lvlText w:val=""/>
      <w:lvlJc w:val="left"/>
      <w:pPr>
        <w:ind w:left="7254" w:hanging="360"/>
      </w:pPr>
      <w:rPr>
        <w:rFonts w:hint="default" w:ascii="Wingdings" w:hAnsi="Wingdings"/>
      </w:rPr>
    </w:lvl>
  </w:abstractNum>
  <w:abstractNum w:abstractNumId="22" w15:restartNumberingAfterBreak="0">
    <w:nsid w:val="30903433"/>
    <w:multiLevelType w:val="hybridMultilevel"/>
    <w:tmpl w:val="AE021FA2"/>
    <w:lvl w:ilvl="0" w:tplc="040C0001">
      <w:start w:val="1"/>
      <w:numFmt w:val="bullet"/>
      <w:lvlText w:val=""/>
      <w:lvlJc w:val="left"/>
      <w:pPr>
        <w:ind w:left="780" w:hanging="360"/>
      </w:pPr>
      <w:rPr>
        <w:rFonts w:hint="default" w:ascii="Symbol" w:hAnsi="Symbol"/>
      </w:rPr>
    </w:lvl>
    <w:lvl w:ilvl="1" w:tplc="040C0003" w:tentative="1">
      <w:start w:val="1"/>
      <w:numFmt w:val="bullet"/>
      <w:lvlText w:val="o"/>
      <w:lvlJc w:val="left"/>
      <w:pPr>
        <w:ind w:left="1500" w:hanging="360"/>
      </w:pPr>
      <w:rPr>
        <w:rFonts w:hint="default" w:ascii="Courier New" w:hAnsi="Courier New" w:cs="Courier New"/>
      </w:rPr>
    </w:lvl>
    <w:lvl w:ilvl="2" w:tplc="040C0005" w:tentative="1">
      <w:start w:val="1"/>
      <w:numFmt w:val="bullet"/>
      <w:lvlText w:val=""/>
      <w:lvlJc w:val="left"/>
      <w:pPr>
        <w:ind w:left="2220" w:hanging="360"/>
      </w:pPr>
      <w:rPr>
        <w:rFonts w:hint="default" w:ascii="Wingdings" w:hAnsi="Wingdings"/>
      </w:rPr>
    </w:lvl>
    <w:lvl w:ilvl="3" w:tplc="040C000D">
      <w:start w:val="1"/>
      <w:numFmt w:val="bullet"/>
      <w:lvlText w:val=""/>
      <w:lvlJc w:val="left"/>
      <w:pPr>
        <w:ind w:left="1211" w:hanging="360"/>
      </w:pPr>
      <w:rPr>
        <w:rFonts w:hint="default" w:ascii="Wingdings" w:hAnsi="Wingdings"/>
      </w:rPr>
    </w:lvl>
    <w:lvl w:ilvl="4" w:tplc="040C0003" w:tentative="1">
      <w:start w:val="1"/>
      <w:numFmt w:val="bullet"/>
      <w:lvlText w:val="o"/>
      <w:lvlJc w:val="left"/>
      <w:pPr>
        <w:ind w:left="3660" w:hanging="360"/>
      </w:pPr>
      <w:rPr>
        <w:rFonts w:hint="default" w:ascii="Courier New" w:hAnsi="Courier New" w:cs="Courier New"/>
      </w:rPr>
    </w:lvl>
    <w:lvl w:ilvl="5" w:tplc="040C0005" w:tentative="1">
      <w:start w:val="1"/>
      <w:numFmt w:val="bullet"/>
      <w:lvlText w:val=""/>
      <w:lvlJc w:val="left"/>
      <w:pPr>
        <w:ind w:left="4380" w:hanging="360"/>
      </w:pPr>
      <w:rPr>
        <w:rFonts w:hint="default" w:ascii="Wingdings" w:hAnsi="Wingdings"/>
      </w:rPr>
    </w:lvl>
    <w:lvl w:ilvl="6" w:tplc="040C0001" w:tentative="1">
      <w:start w:val="1"/>
      <w:numFmt w:val="bullet"/>
      <w:lvlText w:val=""/>
      <w:lvlJc w:val="left"/>
      <w:pPr>
        <w:ind w:left="5100" w:hanging="360"/>
      </w:pPr>
      <w:rPr>
        <w:rFonts w:hint="default" w:ascii="Symbol" w:hAnsi="Symbol"/>
      </w:rPr>
    </w:lvl>
    <w:lvl w:ilvl="7" w:tplc="040C0003" w:tentative="1">
      <w:start w:val="1"/>
      <w:numFmt w:val="bullet"/>
      <w:lvlText w:val="o"/>
      <w:lvlJc w:val="left"/>
      <w:pPr>
        <w:ind w:left="5820" w:hanging="360"/>
      </w:pPr>
      <w:rPr>
        <w:rFonts w:hint="default" w:ascii="Courier New" w:hAnsi="Courier New" w:cs="Courier New"/>
      </w:rPr>
    </w:lvl>
    <w:lvl w:ilvl="8" w:tplc="040C0005" w:tentative="1">
      <w:start w:val="1"/>
      <w:numFmt w:val="bullet"/>
      <w:lvlText w:val=""/>
      <w:lvlJc w:val="left"/>
      <w:pPr>
        <w:ind w:left="6540" w:hanging="360"/>
      </w:pPr>
      <w:rPr>
        <w:rFonts w:hint="default" w:ascii="Wingdings" w:hAnsi="Wingdings"/>
      </w:rPr>
    </w:lvl>
  </w:abstractNum>
  <w:abstractNum w:abstractNumId="23" w15:restartNumberingAfterBreak="0">
    <w:nsid w:val="30C24962"/>
    <w:multiLevelType w:val="hybridMultilevel"/>
    <w:tmpl w:val="00A4FD5C"/>
    <w:lvl w:ilvl="0" w:tplc="040C0009">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4" w15:restartNumberingAfterBreak="0">
    <w:nsid w:val="314E49BE"/>
    <w:multiLevelType w:val="hybridMultilevel"/>
    <w:tmpl w:val="826E40E8"/>
    <w:lvl w:ilvl="0" w:tplc="B830A230">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5" w15:restartNumberingAfterBreak="0">
    <w:nsid w:val="317932AB"/>
    <w:multiLevelType w:val="hybridMultilevel"/>
    <w:tmpl w:val="E224097A"/>
    <w:lvl w:ilvl="0" w:tplc="040C0009">
      <w:start w:val="1"/>
      <w:numFmt w:val="bullet"/>
      <w:lvlText w:val=""/>
      <w:lvlJc w:val="left"/>
      <w:pPr>
        <w:ind w:left="720" w:hanging="360"/>
      </w:pPr>
      <w:rPr>
        <w:rFonts w:hint="default" w:ascii="Wingdings" w:hAnsi="Wingdings"/>
      </w:rPr>
    </w:lvl>
    <w:lvl w:ilvl="1" w:tplc="F0BC1982">
      <w:start w:val="1"/>
      <w:numFmt w:val="bullet"/>
      <w:lvlText w:val="o"/>
      <w:lvlJc w:val="left"/>
      <w:pPr>
        <w:ind w:left="1440" w:hanging="360"/>
      </w:pPr>
      <w:rPr>
        <w:rFonts w:hint="default" w:ascii="Courier New" w:hAnsi="Courier New"/>
      </w:rPr>
    </w:lvl>
    <w:lvl w:ilvl="2" w:tplc="1324CBC8">
      <w:start w:val="1"/>
      <w:numFmt w:val="bullet"/>
      <w:lvlText w:val=""/>
      <w:lvlJc w:val="left"/>
      <w:pPr>
        <w:ind w:left="2160" w:hanging="360"/>
      </w:pPr>
      <w:rPr>
        <w:rFonts w:hint="default" w:ascii="Wingdings" w:hAnsi="Wingdings"/>
      </w:rPr>
    </w:lvl>
    <w:lvl w:ilvl="3" w:tplc="71CAF518">
      <w:start w:val="1"/>
      <w:numFmt w:val="bullet"/>
      <w:lvlText w:val=""/>
      <w:lvlJc w:val="left"/>
      <w:pPr>
        <w:ind w:left="2880" w:hanging="360"/>
      </w:pPr>
      <w:rPr>
        <w:rFonts w:hint="default" w:ascii="Symbol" w:hAnsi="Symbol"/>
      </w:rPr>
    </w:lvl>
    <w:lvl w:ilvl="4" w:tplc="374A77CE">
      <w:start w:val="1"/>
      <w:numFmt w:val="bullet"/>
      <w:lvlText w:val="o"/>
      <w:lvlJc w:val="left"/>
      <w:pPr>
        <w:ind w:left="3600" w:hanging="360"/>
      </w:pPr>
      <w:rPr>
        <w:rFonts w:hint="default" w:ascii="Courier New" w:hAnsi="Courier New"/>
      </w:rPr>
    </w:lvl>
    <w:lvl w:ilvl="5" w:tplc="860C165C">
      <w:start w:val="1"/>
      <w:numFmt w:val="bullet"/>
      <w:lvlText w:val=""/>
      <w:lvlJc w:val="left"/>
      <w:pPr>
        <w:ind w:left="4320" w:hanging="360"/>
      </w:pPr>
      <w:rPr>
        <w:rFonts w:hint="default" w:ascii="Wingdings" w:hAnsi="Wingdings"/>
      </w:rPr>
    </w:lvl>
    <w:lvl w:ilvl="6" w:tplc="2034AE7A">
      <w:start w:val="1"/>
      <w:numFmt w:val="bullet"/>
      <w:lvlText w:val=""/>
      <w:lvlJc w:val="left"/>
      <w:pPr>
        <w:ind w:left="5040" w:hanging="360"/>
      </w:pPr>
      <w:rPr>
        <w:rFonts w:hint="default" w:ascii="Symbol" w:hAnsi="Symbol"/>
      </w:rPr>
    </w:lvl>
    <w:lvl w:ilvl="7" w:tplc="ED488D8A">
      <w:start w:val="1"/>
      <w:numFmt w:val="bullet"/>
      <w:lvlText w:val="o"/>
      <w:lvlJc w:val="left"/>
      <w:pPr>
        <w:ind w:left="5760" w:hanging="360"/>
      </w:pPr>
      <w:rPr>
        <w:rFonts w:hint="default" w:ascii="Courier New" w:hAnsi="Courier New"/>
      </w:rPr>
    </w:lvl>
    <w:lvl w:ilvl="8" w:tplc="6FF0CFF2">
      <w:start w:val="1"/>
      <w:numFmt w:val="bullet"/>
      <w:lvlText w:val=""/>
      <w:lvlJc w:val="left"/>
      <w:pPr>
        <w:ind w:left="6480" w:hanging="360"/>
      </w:pPr>
      <w:rPr>
        <w:rFonts w:hint="default" w:ascii="Wingdings" w:hAnsi="Wingdings"/>
      </w:rPr>
    </w:lvl>
  </w:abstractNum>
  <w:abstractNum w:abstractNumId="26" w15:restartNumberingAfterBreak="0">
    <w:nsid w:val="33CA0421"/>
    <w:multiLevelType w:val="hybridMultilevel"/>
    <w:tmpl w:val="5F8AA21A"/>
    <w:lvl w:ilvl="0" w:tplc="040C000B">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7" w15:restartNumberingAfterBreak="0">
    <w:nsid w:val="33E76DA4"/>
    <w:multiLevelType w:val="hybridMultilevel"/>
    <w:tmpl w:val="FC889228"/>
    <w:lvl w:ilvl="0" w:tplc="040C0007">
      <w:start w:val="1"/>
      <w:numFmt w:val="bullet"/>
      <w:lvlText w:val=""/>
      <w:lvlPicBulletId w:val="0"/>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8" w15:restartNumberingAfterBreak="0">
    <w:nsid w:val="35B944E9"/>
    <w:multiLevelType w:val="hybridMultilevel"/>
    <w:tmpl w:val="B470D486"/>
    <w:lvl w:ilvl="0" w:tplc="F4A294EE">
      <w:start w:val="1"/>
      <w:numFmt w:val="bullet"/>
      <w:lvlText w:val=""/>
      <w:lvlJc w:val="left"/>
      <w:pPr>
        <w:ind w:left="1494"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9" w15:restartNumberingAfterBreak="0">
    <w:nsid w:val="360C277F"/>
    <w:multiLevelType w:val="hybridMultilevel"/>
    <w:tmpl w:val="D626FE5A"/>
    <w:lvl w:ilvl="0" w:tplc="040C0009">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0" w15:restartNumberingAfterBreak="0">
    <w:nsid w:val="364B06DE"/>
    <w:multiLevelType w:val="hybridMultilevel"/>
    <w:tmpl w:val="4D56510A"/>
    <w:lvl w:ilvl="0" w:tplc="040C0001">
      <w:start w:val="1"/>
      <w:numFmt w:val="bullet"/>
      <w:lvlText w:val=""/>
      <w:lvlJc w:val="left"/>
      <w:pPr>
        <w:ind w:left="1778" w:hanging="360"/>
      </w:pPr>
      <w:rPr>
        <w:rFonts w:hint="default" w:ascii="Symbol" w:hAnsi="Symbol"/>
      </w:rPr>
    </w:lvl>
    <w:lvl w:ilvl="1" w:tplc="040C0003" w:tentative="1">
      <w:start w:val="1"/>
      <w:numFmt w:val="bullet"/>
      <w:lvlText w:val="o"/>
      <w:lvlJc w:val="left"/>
      <w:pPr>
        <w:ind w:left="2498" w:hanging="360"/>
      </w:pPr>
      <w:rPr>
        <w:rFonts w:hint="default" w:ascii="Courier New" w:hAnsi="Courier New" w:cs="Courier New"/>
      </w:rPr>
    </w:lvl>
    <w:lvl w:ilvl="2" w:tplc="040C0005" w:tentative="1">
      <w:start w:val="1"/>
      <w:numFmt w:val="bullet"/>
      <w:lvlText w:val=""/>
      <w:lvlJc w:val="left"/>
      <w:pPr>
        <w:ind w:left="3218" w:hanging="360"/>
      </w:pPr>
      <w:rPr>
        <w:rFonts w:hint="default" w:ascii="Wingdings" w:hAnsi="Wingdings"/>
      </w:rPr>
    </w:lvl>
    <w:lvl w:ilvl="3" w:tplc="040C0001" w:tentative="1">
      <w:start w:val="1"/>
      <w:numFmt w:val="bullet"/>
      <w:lvlText w:val=""/>
      <w:lvlJc w:val="left"/>
      <w:pPr>
        <w:ind w:left="3938" w:hanging="360"/>
      </w:pPr>
      <w:rPr>
        <w:rFonts w:hint="default" w:ascii="Symbol" w:hAnsi="Symbol"/>
      </w:rPr>
    </w:lvl>
    <w:lvl w:ilvl="4" w:tplc="040C0003" w:tentative="1">
      <w:start w:val="1"/>
      <w:numFmt w:val="bullet"/>
      <w:lvlText w:val="o"/>
      <w:lvlJc w:val="left"/>
      <w:pPr>
        <w:ind w:left="4658" w:hanging="360"/>
      </w:pPr>
      <w:rPr>
        <w:rFonts w:hint="default" w:ascii="Courier New" w:hAnsi="Courier New" w:cs="Courier New"/>
      </w:rPr>
    </w:lvl>
    <w:lvl w:ilvl="5" w:tplc="040C0005" w:tentative="1">
      <w:start w:val="1"/>
      <w:numFmt w:val="bullet"/>
      <w:lvlText w:val=""/>
      <w:lvlJc w:val="left"/>
      <w:pPr>
        <w:ind w:left="5378" w:hanging="360"/>
      </w:pPr>
      <w:rPr>
        <w:rFonts w:hint="default" w:ascii="Wingdings" w:hAnsi="Wingdings"/>
      </w:rPr>
    </w:lvl>
    <w:lvl w:ilvl="6" w:tplc="040C0001" w:tentative="1">
      <w:start w:val="1"/>
      <w:numFmt w:val="bullet"/>
      <w:lvlText w:val=""/>
      <w:lvlJc w:val="left"/>
      <w:pPr>
        <w:ind w:left="6098" w:hanging="360"/>
      </w:pPr>
      <w:rPr>
        <w:rFonts w:hint="default" w:ascii="Symbol" w:hAnsi="Symbol"/>
      </w:rPr>
    </w:lvl>
    <w:lvl w:ilvl="7" w:tplc="040C0003" w:tentative="1">
      <w:start w:val="1"/>
      <w:numFmt w:val="bullet"/>
      <w:lvlText w:val="o"/>
      <w:lvlJc w:val="left"/>
      <w:pPr>
        <w:ind w:left="6818" w:hanging="360"/>
      </w:pPr>
      <w:rPr>
        <w:rFonts w:hint="default" w:ascii="Courier New" w:hAnsi="Courier New" w:cs="Courier New"/>
      </w:rPr>
    </w:lvl>
    <w:lvl w:ilvl="8" w:tplc="040C0005" w:tentative="1">
      <w:start w:val="1"/>
      <w:numFmt w:val="bullet"/>
      <w:lvlText w:val=""/>
      <w:lvlJc w:val="left"/>
      <w:pPr>
        <w:ind w:left="7538" w:hanging="360"/>
      </w:pPr>
      <w:rPr>
        <w:rFonts w:hint="default" w:ascii="Wingdings" w:hAnsi="Wingdings"/>
      </w:rPr>
    </w:lvl>
  </w:abstractNum>
  <w:abstractNum w:abstractNumId="31" w15:restartNumberingAfterBreak="0">
    <w:nsid w:val="376554FD"/>
    <w:multiLevelType w:val="hybridMultilevel"/>
    <w:tmpl w:val="5ED8F10E"/>
    <w:lvl w:ilvl="0" w:tplc="6EC890B8">
      <w:start w:val="1"/>
      <w:numFmt w:val="bullet"/>
      <w:lvlText w:val="•"/>
      <w:lvlJc w:val="left"/>
      <w:pPr>
        <w:ind w:left="720" w:hanging="36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2" w15:restartNumberingAfterBreak="0">
    <w:nsid w:val="3B6A0C87"/>
    <w:multiLevelType w:val="hybridMultilevel"/>
    <w:tmpl w:val="6DEA2130"/>
    <w:lvl w:ilvl="0" w:tplc="F4A294EE">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3" w15:restartNumberingAfterBreak="0">
    <w:nsid w:val="3C611905"/>
    <w:multiLevelType w:val="hybridMultilevel"/>
    <w:tmpl w:val="E6B09D4E"/>
    <w:lvl w:ilvl="0" w:tplc="040C000D">
      <w:start w:val="1"/>
      <w:numFmt w:val="bullet"/>
      <w:lvlText w:val=""/>
      <w:lvlJc w:val="left"/>
      <w:pPr>
        <w:ind w:left="36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4" w15:restartNumberingAfterBreak="0">
    <w:nsid w:val="3CA41F9A"/>
    <w:multiLevelType w:val="hybridMultilevel"/>
    <w:tmpl w:val="34E244BA"/>
    <w:lvl w:ilvl="0" w:tplc="E1842A78">
      <w:start w:val="1"/>
      <w:numFmt w:val="decimal"/>
      <w:lvlText w:val="%1-"/>
      <w:lvlJc w:val="left"/>
      <w:pPr>
        <w:ind w:left="720" w:hanging="360"/>
      </w:pPr>
    </w:lvl>
    <w:lvl w:ilvl="1" w:tplc="99922642">
      <w:start w:val="1"/>
      <w:numFmt w:val="lowerLetter"/>
      <w:lvlText w:val="%2."/>
      <w:lvlJc w:val="left"/>
      <w:pPr>
        <w:ind w:left="1440" w:hanging="360"/>
      </w:pPr>
    </w:lvl>
    <w:lvl w:ilvl="2" w:tplc="341092C4">
      <w:start w:val="1"/>
      <w:numFmt w:val="lowerRoman"/>
      <w:lvlText w:val="%3."/>
      <w:lvlJc w:val="right"/>
      <w:pPr>
        <w:ind w:left="2160" w:hanging="180"/>
      </w:pPr>
    </w:lvl>
    <w:lvl w:ilvl="3" w:tplc="D1CC3D66">
      <w:start w:val="1"/>
      <w:numFmt w:val="decimal"/>
      <w:lvlText w:val="%4."/>
      <w:lvlJc w:val="left"/>
      <w:pPr>
        <w:ind w:left="2880" w:hanging="360"/>
      </w:pPr>
    </w:lvl>
    <w:lvl w:ilvl="4" w:tplc="DD328314">
      <w:start w:val="1"/>
      <w:numFmt w:val="lowerLetter"/>
      <w:lvlText w:val="%5."/>
      <w:lvlJc w:val="left"/>
      <w:pPr>
        <w:ind w:left="3600" w:hanging="360"/>
      </w:pPr>
    </w:lvl>
    <w:lvl w:ilvl="5" w:tplc="0B4E3038">
      <w:start w:val="1"/>
      <w:numFmt w:val="lowerRoman"/>
      <w:lvlText w:val="%6."/>
      <w:lvlJc w:val="right"/>
      <w:pPr>
        <w:ind w:left="4320" w:hanging="180"/>
      </w:pPr>
    </w:lvl>
    <w:lvl w:ilvl="6" w:tplc="48C2C5A4">
      <w:start w:val="1"/>
      <w:numFmt w:val="decimal"/>
      <w:lvlText w:val="%7."/>
      <w:lvlJc w:val="left"/>
      <w:pPr>
        <w:ind w:left="5040" w:hanging="360"/>
      </w:pPr>
    </w:lvl>
    <w:lvl w:ilvl="7" w:tplc="C6E4BB98">
      <w:start w:val="1"/>
      <w:numFmt w:val="lowerLetter"/>
      <w:lvlText w:val="%8."/>
      <w:lvlJc w:val="left"/>
      <w:pPr>
        <w:ind w:left="5760" w:hanging="360"/>
      </w:pPr>
    </w:lvl>
    <w:lvl w:ilvl="8" w:tplc="5846F3AC">
      <w:start w:val="1"/>
      <w:numFmt w:val="lowerRoman"/>
      <w:lvlText w:val="%9."/>
      <w:lvlJc w:val="right"/>
      <w:pPr>
        <w:ind w:left="6480" w:hanging="180"/>
      </w:pPr>
    </w:lvl>
  </w:abstractNum>
  <w:abstractNum w:abstractNumId="35" w15:restartNumberingAfterBreak="0">
    <w:nsid w:val="3CD755FC"/>
    <w:multiLevelType w:val="hybridMultilevel"/>
    <w:tmpl w:val="DF206EF0"/>
    <w:lvl w:ilvl="0" w:tplc="040C000D">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6" w15:restartNumberingAfterBreak="0">
    <w:nsid w:val="41B212B2"/>
    <w:multiLevelType w:val="hybridMultilevel"/>
    <w:tmpl w:val="FA30D0AE"/>
    <w:lvl w:ilvl="0" w:tplc="F4A294EE">
      <w:start w:val="1"/>
      <w:numFmt w:val="bullet"/>
      <w:lvlText w:val=""/>
      <w:lvlJc w:val="left"/>
      <w:pPr>
        <w:ind w:left="2203" w:hanging="360"/>
      </w:pPr>
      <w:rPr>
        <w:rFonts w:hint="default" w:ascii="Wingdings" w:hAnsi="Wingdings"/>
      </w:rPr>
    </w:lvl>
    <w:lvl w:ilvl="1" w:tplc="040C0003" w:tentative="1">
      <w:start w:val="1"/>
      <w:numFmt w:val="bullet"/>
      <w:lvlText w:val="o"/>
      <w:lvlJc w:val="left"/>
      <w:pPr>
        <w:ind w:left="3065" w:hanging="360"/>
      </w:pPr>
      <w:rPr>
        <w:rFonts w:hint="default" w:ascii="Courier New" w:hAnsi="Courier New" w:cs="Courier New"/>
      </w:rPr>
    </w:lvl>
    <w:lvl w:ilvl="2" w:tplc="040C0005" w:tentative="1">
      <w:start w:val="1"/>
      <w:numFmt w:val="bullet"/>
      <w:lvlText w:val=""/>
      <w:lvlJc w:val="left"/>
      <w:pPr>
        <w:ind w:left="3785" w:hanging="360"/>
      </w:pPr>
      <w:rPr>
        <w:rFonts w:hint="default" w:ascii="Wingdings" w:hAnsi="Wingdings"/>
      </w:rPr>
    </w:lvl>
    <w:lvl w:ilvl="3" w:tplc="040C0001" w:tentative="1">
      <w:start w:val="1"/>
      <w:numFmt w:val="bullet"/>
      <w:lvlText w:val=""/>
      <w:lvlJc w:val="left"/>
      <w:pPr>
        <w:ind w:left="4505" w:hanging="360"/>
      </w:pPr>
      <w:rPr>
        <w:rFonts w:hint="default" w:ascii="Symbol" w:hAnsi="Symbol"/>
      </w:rPr>
    </w:lvl>
    <w:lvl w:ilvl="4" w:tplc="040C0003" w:tentative="1">
      <w:start w:val="1"/>
      <w:numFmt w:val="bullet"/>
      <w:lvlText w:val="o"/>
      <w:lvlJc w:val="left"/>
      <w:pPr>
        <w:ind w:left="5225" w:hanging="360"/>
      </w:pPr>
      <w:rPr>
        <w:rFonts w:hint="default" w:ascii="Courier New" w:hAnsi="Courier New" w:cs="Courier New"/>
      </w:rPr>
    </w:lvl>
    <w:lvl w:ilvl="5" w:tplc="040C0005" w:tentative="1">
      <w:start w:val="1"/>
      <w:numFmt w:val="bullet"/>
      <w:lvlText w:val=""/>
      <w:lvlJc w:val="left"/>
      <w:pPr>
        <w:ind w:left="5945" w:hanging="360"/>
      </w:pPr>
      <w:rPr>
        <w:rFonts w:hint="default" w:ascii="Wingdings" w:hAnsi="Wingdings"/>
      </w:rPr>
    </w:lvl>
    <w:lvl w:ilvl="6" w:tplc="040C0001" w:tentative="1">
      <w:start w:val="1"/>
      <w:numFmt w:val="bullet"/>
      <w:lvlText w:val=""/>
      <w:lvlJc w:val="left"/>
      <w:pPr>
        <w:ind w:left="6665" w:hanging="360"/>
      </w:pPr>
      <w:rPr>
        <w:rFonts w:hint="default" w:ascii="Symbol" w:hAnsi="Symbol"/>
      </w:rPr>
    </w:lvl>
    <w:lvl w:ilvl="7" w:tplc="040C0003" w:tentative="1">
      <w:start w:val="1"/>
      <w:numFmt w:val="bullet"/>
      <w:lvlText w:val="o"/>
      <w:lvlJc w:val="left"/>
      <w:pPr>
        <w:ind w:left="7385" w:hanging="360"/>
      </w:pPr>
      <w:rPr>
        <w:rFonts w:hint="default" w:ascii="Courier New" w:hAnsi="Courier New" w:cs="Courier New"/>
      </w:rPr>
    </w:lvl>
    <w:lvl w:ilvl="8" w:tplc="040C0005" w:tentative="1">
      <w:start w:val="1"/>
      <w:numFmt w:val="bullet"/>
      <w:lvlText w:val=""/>
      <w:lvlJc w:val="left"/>
      <w:pPr>
        <w:ind w:left="8105" w:hanging="360"/>
      </w:pPr>
      <w:rPr>
        <w:rFonts w:hint="default" w:ascii="Wingdings" w:hAnsi="Wingdings"/>
      </w:rPr>
    </w:lvl>
  </w:abstractNum>
  <w:abstractNum w:abstractNumId="37" w15:restartNumberingAfterBreak="0">
    <w:nsid w:val="43BF3107"/>
    <w:multiLevelType w:val="hybridMultilevel"/>
    <w:tmpl w:val="3D9AC340"/>
    <w:lvl w:ilvl="0" w:tplc="040C0009">
      <w:start w:val="1"/>
      <w:numFmt w:val="bullet"/>
      <w:lvlText w:val=""/>
      <w:lvlJc w:val="left"/>
      <w:pPr>
        <w:ind w:left="780" w:hanging="360"/>
      </w:pPr>
      <w:rPr>
        <w:rFonts w:hint="default" w:ascii="Wingdings" w:hAnsi="Wingdings"/>
        <w:sz w:val="28"/>
        <w:szCs w:val="28"/>
      </w:rPr>
    </w:lvl>
    <w:lvl w:ilvl="1" w:tplc="040C0003" w:tentative="1">
      <w:start w:val="1"/>
      <w:numFmt w:val="bullet"/>
      <w:lvlText w:val="o"/>
      <w:lvlJc w:val="left"/>
      <w:pPr>
        <w:ind w:left="1500" w:hanging="360"/>
      </w:pPr>
      <w:rPr>
        <w:rFonts w:hint="default" w:ascii="Courier New" w:hAnsi="Courier New" w:cs="Courier New"/>
      </w:rPr>
    </w:lvl>
    <w:lvl w:ilvl="2" w:tplc="040C0005" w:tentative="1">
      <w:start w:val="1"/>
      <w:numFmt w:val="bullet"/>
      <w:lvlText w:val=""/>
      <w:lvlJc w:val="left"/>
      <w:pPr>
        <w:ind w:left="2220" w:hanging="360"/>
      </w:pPr>
      <w:rPr>
        <w:rFonts w:hint="default" w:ascii="Wingdings" w:hAnsi="Wingdings"/>
      </w:rPr>
    </w:lvl>
    <w:lvl w:ilvl="3" w:tplc="040C0001" w:tentative="1">
      <w:start w:val="1"/>
      <w:numFmt w:val="bullet"/>
      <w:lvlText w:val=""/>
      <w:lvlJc w:val="left"/>
      <w:pPr>
        <w:ind w:left="2940" w:hanging="360"/>
      </w:pPr>
      <w:rPr>
        <w:rFonts w:hint="default" w:ascii="Symbol" w:hAnsi="Symbol"/>
      </w:rPr>
    </w:lvl>
    <w:lvl w:ilvl="4" w:tplc="040C0003" w:tentative="1">
      <w:start w:val="1"/>
      <w:numFmt w:val="bullet"/>
      <w:lvlText w:val="o"/>
      <w:lvlJc w:val="left"/>
      <w:pPr>
        <w:ind w:left="3660" w:hanging="360"/>
      </w:pPr>
      <w:rPr>
        <w:rFonts w:hint="default" w:ascii="Courier New" w:hAnsi="Courier New" w:cs="Courier New"/>
      </w:rPr>
    </w:lvl>
    <w:lvl w:ilvl="5" w:tplc="040C0005" w:tentative="1">
      <w:start w:val="1"/>
      <w:numFmt w:val="bullet"/>
      <w:lvlText w:val=""/>
      <w:lvlJc w:val="left"/>
      <w:pPr>
        <w:ind w:left="4380" w:hanging="360"/>
      </w:pPr>
      <w:rPr>
        <w:rFonts w:hint="default" w:ascii="Wingdings" w:hAnsi="Wingdings"/>
      </w:rPr>
    </w:lvl>
    <w:lvl w:ilvl="6" w:tplc="040C0001" w:tentative="1">
      <w:start w:val="1"/>
      <w:numFmt w:val="bullet"/>
      <w:lvlText w:val=""/>
      <w:lvlJc w:val="left"/>
      <w:pPr>
        <w:ind w:left="5100" w:hanging="360"/>
      </w:pPr>
      <w:rPr>
        <w:rFonts w:hint="default" w:ascii="Symbol" w:hAnsi="Symbol"/>
      </w:rPr>
    </w:lvl>
    <w:lvl w:ilvl="7" w:tplc="040C0003" w:tentative="1">
      <w:start w:val="1"/>
      <w:numFmt w:val="bullet"/>
      <w:lvlText w:val="o"/>
      <w:lvlJc w:val="left"/>
      <w:pPr>
        <w:ind w:left="5820" w:hanging="360"/>
      </w:pPr>
      <w:rPr>
        <w:rFonts w:hint="default" w:ascii="Courier New" w:hAnsi="Courier New" w:cs="Courier New"/>
      </w:rPr>
    </w:lvl>
    <w:lvl w:ilvl="8" w:tplc="040C0005" w:tentative="1">
      <w:start w:val="1"/>
      <w:numFmt w:val="bullet"/>
      <w:lvlText w:val=""/>
      <w:lvlJc w:val="left"/>
      <w:pPr>
        <w:ind w:left="6540" w:hanging="360"/>
      </w:pPr>
      <w:rPr>
        <w:rFonts w:hint="default" w:ascii="Wingdings" w:hAnsi="Wingdings"/>
      </w:rPr>
    </w:lvl>
  </w:abstractNum>
  <w:abstractNum w:abstractNumId="38" w15:restartNumberingAfterBreak="0">
    <w:nsid w:val="44D5571D"/>
    <w:multiLevelType w:val="hybridMultilevel"/>
    <w:tmpl w:val="70F0166E"/>
    <w:lvl w:ilvl="0" w:tplc="8108B348">
      <w:start w:val="1"/>
      <w:numFmt w:val="bullet"/>
      <w:lvlText w:val=""/>
      <w:lvlJc w:val="left"/>
      <w:pPr>
        <w:ind w:left="1353" w:hanging="360"/>
      </w:pPr>
      <w:rPr>
        <w:rFonts w:hint="default" w:ascii="Wingdings" w:hAnsi="Wingdings"/>
        <w:sz w:val="24"/>
        <w:szCs w:val="24"/>
      </w:rPr>
    </w:lvl>
    <w:lvl w:ilvl="1" w:tplc="040C0003" w:tentative="1">
      <w:start w:val="1"/>
      <w:numFmt w:val="bullet"/>
      <w:lvlText w:val="o"/>
      <w:lvlJc w:val="left"/>
      <w:pPr>
        <w:ind w:left="2073" w:hanging="360"/>
      </w:pPr>
      <w:rPr>
        <w:rFonts w:hint="default" w:ascii="Courier New" w:hAnsi="Courier New" w:cs="Courier New"/>
      </w:rPr>
    </w:lvl>
    <w:lvl w:ilvl="2" w:tplc="040C0005" w:tentative="1">
      <w:start w:val="1"/>
      <w:numFmt w:val="bullet"/>
      <w:lvlText w:val=""/>
      <w:lvlJc w:val="left"/>
      <w:pPr>
        <w:ind w:left="2793" w:hanging="360"/>
      </w:pPr>
      <w:rPr>
        <w:rFonts w:hint="default" w:ascii="Wingdings" w:hAnsi="Wingdings"/>
      </w:rPr>
    </w:lvl>
    <w:lvl w:ilvl="3" w:tplc="040C0001" w:tentative="1">
      <w:start w:val="1"/>
      <w:numFmt w:val="bullet"/>
      <w:lvlText w:val=""/>
      <w:lvlJc w:val="left"/>
      <w:pPr>
        <w:ind w:left="3513" w:hanging="360"/>
      </w:pPr>
      <w:rPr>
        <w:rFonts w:hint="default" w:ascii="Symbol" w:hAnsi="Symbol"/>
      </w:rPr>
    </w:lvl>
    <w:lvl w:ilvl="4" w:tplc="040C0003" w:tentative="1">
      <w:start w:val="1"/>
      <w:numFmt w:val="bullet"/>
      <w:lvlText w:val="o"/>
      <w:lvlJc w:val="left"/>
      <w:pPr>
        <w:ind w:left="4233" w:hanging="360"/>
      </w:pPr>
      <w:rPr>
        <w:rFonts w:hint="default" w:ascii="Courier New" w:hAnsi="Courier New" w:cs="Courier New"/>
      </w:rPr>
    </w:lvl>
    <w:lvl w:ilvl="5" w:tplc="040C0005" w:tentative="1">
      <w:start w:val="1"/>
      <w:numFmt w:val="bullet"/>
      <w:lvlText w:val=""/>
      <w:lvlJc w:val="left"/>
      <w:pPr>
        <w:ind w:left="4953" w:hanging="360"/>
      </w:pPr>
      <w:rPr>
        <w:rFonts w:hint="default" w:ascii="Wingdings" w:hAnsi="Wingdings"/>
      </w:rPr>
    </w:lvl>
    <w:lvl w:ilvl="6" w:tplc="040C0001" w:tentative="1">
      <w:start w:val="1"/>
      <w:numFmt w:val="bullet"/>
      <w:lvlText w:val=""/>
      <w:lvlJc w:val="left"/>
      <w:pPr>
        <w:ind w:left="5673" w:hanging="360"/>
      </w:pPr>
      <w:rPr>
        <w:rFonts w:hint="default" w:ascii="Symbol" w:hAnsi="Symbol"/>
      </w:rPr>
    </w:lvl>
    <w:lvl w:ilvl="7" w:tplc="040C0003" w:tentative="1">
      <w:start w:val="1"/>
      <w:numFmt w:val="bullet"/>
      <w:lvlText w:val="o"/>
      <w:lvlJc w:val="left"/>
      <w:pPr>
        <w:ind w:left="6393" w:hanging="360"/>
      </w:pPr>
      <w:rPr>
        <w:rFonts w:hint="default" w:ascii="Courier New" w:hAnsi="Courier New" w:cs="Courier New"/>
      </w:rPr>
    </w:lvl>
    <w:lvl w:ilvl="8" w:tplc="040C0005" w:tentative="1">
      <w:start w:val="1"/>
      <w:numFmt w:val="bullet"/>
      <w:lvlText w:val=""/>
      <w:lvlJc w:val="left"/>
      <w:pPr>
        <w:ind w:left="7113" w:hanging="360"/>
      </w:pPr>
      <w:rPr>
        <w:rFonts w:hint="default" w:ascii="Wingdings" w:hAnsi="Wingdings"/>
      </w:rPr>
    </w:lvl>
  </w:abstractNum>
  <w:abstractNum w:abstractNumId="39" w15:restartNumberingAfterBreak="0">
    <w:nsid w:val="44E7241C"/>
    <w:multiLevelType w:val="hybridMultilevel"/>
    <w:tmpl w:val="1E7A6F5E"/>
    <w:lvl w:ilvl="0" w:tplc="8108B348">
      <w:start w:val="1"/>
      <w:numFmt w:val="bullet"/>
      <w:lvlText w:val=""/>
      <w:lvlJc w:val="left"/>
      <w:pPr>
        <w:ind w:left="720" w:hanging="360"/>
      </w:pPr>
      <w:rPr>
        <w:rFonts w:hint="default" w:ascii="Wingdings" w:hAnsi="Wingdings"/>
        <w:sz w:val="24"/>
        <w:szCs w:val="24"/>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0" w15:restartNumberingAfterBreak="0">
    <w:nsid w:val="45093CE0"/>
    <w:multiLevelType w:val="hybridMultilevel"/>
    <w:tmpl w:val="52AE5134"/>
    <w:lvl w:ilvl="0" w:tplc="F4A294EE">
      <w:start w:val="1"/>
      <w:numFmt w:val="bullet"/>
      <w:lvlText w:val=""/>
      <w:lvlJc w:val="left"/>
      <w:pPr>
        <w:ind w:left="1494" w:hanging="360"/>
      </w:pPr>
      <w:rPr>
        <w:rFonts w:hint="default" w:ascii="Wingdings" w:hAnsi="Wingdings"/>
      </w:rPr>
    </w:lvl>
    <w:lvl w:ilvl="1" w:tplc="040C0003" w:tentative="1">
      <w:start w:val="1"/>
      <w:numFmt w:val="bullet"/>
      <w:lvlText w:val="o"/>
      <w:lvlJc w:val="left"/>
      <w:pPr>
        <w:ind w:left="2214" w:hanging="360"/>
      </w:pPr>
      <w:rPr>
        <w:rFonts w:hint="default" w:ascii="Courier New" w:hAnsi="Courier New" w:cs="Courier New"/>
      </w:rPr>
    </w:lvl>
    <w:lvl w:ilvl="2" w:tplc="040C0005" w:tentative="1">
      <w:start w:val="1"/>
      <w:numFmt w:val="bullet"/>
      <w:lvlText w:val=""/>
      <w:lvlJc w:val="left"/>
      <w:pPr>
        <w:ind w:left="2934" w:hanging="360"/>
      </w:pPr>
      <w:rPr>
        <w:rFonts w:hint="default" w:ascii="Wingdings" w:hAnsi="Wingdings"/>
      </w:rPr>
    </w:lvl>
    <w:lvl w:ilvl="3" w:tplc="040C0001" w:tentative="1">
      <w:start w:val="1"/>
      <w:numFmt w:val="bullet"/>
      <w:lvlText w:val=""/>
      <w:lvlJc w:val="left"/>
      <w:pPr>
        <w:ind w:left="3654" w:hanging="360"/>
      </w:pPr>
      <w:rPr>
        <w:rFonts w:hint="default" w:ascii="Symbol" w:hAnsi="Symbol"/>
      </w:rPr>
    </w:lvl>
    <w:lvl w:ilvl="4" w:tplc="040C0003" w:tentative="1">
      <w:start w:val="1"/>
      <w:numFmt w:val="bullet"/>
      <w:lvlText w:val="o"/>
      <w:lvlJc w:val="left"/>
      <w:pPr>
        <w:ind w:left="4374" w:hanging="360"/>
      </w:pPr>
      <w:rPr>
        <w:rFonts w:hint="default" w:ascii="Courier New" w:hAnsi="Courier New" w:cs="Courier New"/>
      </w:rPr>
    </w:lvl>
    <w:lvl w:ilvl="5" w:tplc="040C0005" w:tentative="1">
      <w:start w:val="1"/>
      <w:numFmt w:val="bullet"/>
      <w:lvlText w:val=""/>
      <w:lvlJc w:val="left"/>
      <w:pPr>
        <w:ind w:left="5094" w:hanging="360"/>
      </w:pPr>
      <w:rPr>
        <w:rFonts w:hint="default" w:ascii="Wingdings" w:hAnsi="Wingdings"/>
      </w:rPr>
    </w:lvl>
    <w:lvl w:ilvl="6" w:tplc="040C0001" w:tentative="1">
      <w:start w:val="1"/>
      <w:numFmt w:val="bullet"/>
      <w:lvlText w:val=""/>
      <w:lvlJc w:val="left"/>
      <w:pPr>
        <w:ind w:left="5814" w:hanging="360"/>
      </w:pPr>
      <w:rPr>
        <w:rFonts w:hint="default" w:ascii="Symbol" w:hAnsi="Symbol"/>
      </w:rPr>
    </w:lvl>
    <w:lvl w:ilvl="7" w:tplc="040C0003" w:tentative="1">
      <w:start w:val="1"/>
      <w:numFmt w:val="bullet"/>
      <w:lvlText w:val="o"/>
      <w:lvlJc w:val="left"/>
      <w:pPr>
        <w:ind w:left="6534" w:hanging="360"/>
      </w:pPr>
      <w:rPr>
        <w:rFonts w:hint="default" w:ascii="Courier New" w:hAnsi="Courier New" w:cs="Courier New"/>
      </w:rPr>
    </w:lvl>
    <w:lvl w:ilvl="8" w:tplc="040C0005" w:tentative="1">
      <w:start w:val="1"/>
      <w:numFmt w:val="bullet"/>
      <w:lvlText w:val=""/>
      <w:lvlJc w:val="left"/>
      <w:pPr>
        <w:ind w:left="7254" w:hanging="360"/>
      </w:pPr>
      <w:rPr>
        <w:rFonts w:hint="default" w:ascii="Wingdings" w:hAnsi="Wingdings"/>
      </w:rPr>
    </w:lvl>
  </w:abstractNum>
  <w:abstractNum w:abstractNumId="41" w15:restartNumberingAfterBreak="0">
    <w:nsid w:val="45260F5F"/>
    <w:multiLevelType w:val="hybridMultilevel"/>
    <w:tmpl w:val="EFDC64E8"/>
    <w:lvl w:ilvl="0" w:tplc="040C0001">
      <w:start w:val="1"/>
      <w:numFmt w:val="bullet"/>
      <w:lvlText w:val=""/>
      <w:lvlJc w:val="left"/>
      <w:pPr>
        <w:ind w:left="1211" w:hanging="360"/>
      </w:pPr>
      <w:rPr>
        <w:rFonts w:hint="default" w:ascii="Symbol" w:hAnsi="Symbol"/>
      </w:rPr>
    </w:lvl>
    <w:lvl w:ilvl="1" w:tplc="040C0003" w:tentative="1">
      <w:start w:val="1"/>
      <w:numFmt w:val="bullet"/>
      <w:lvlText w:val="o"/>
      <w:lvlJc w:val="left"/>
      <w:pPr>
        <w:ind w:left="2498" w:hanging="360"/>
      </w:pPr>
      <w:rPr>
        <w:rFonts w:hint="default" w:ascii="Courier New" w:hAnsi="Courier New" w:cs="Courier New"/>
      </w:rPr>
    </w:lvl>
    <w:lvl w:ilvl="2" w:tplc="040C0005" w:tentative="1">
      <w:start w:val="1"/>
      <w:numFmt w:val="bullet"/>
      <w:lvlText w:val=""/>
      <w:lvlJc w:val="left"/>
      <w:pPr>
        <w:ind w:left="3218" w:hanging="360"/>
      </w:pPr>
      <w:rPr>
        <w:rFonts w:hint="default" w:ascii="Wingdings" w:hAnsi="Wingdings"/>
      </w:rPr>
    </w:lvl>
    <w:lvl w:ilvl="3" w:tplc="040C0001" w:tentative="1">
      <w:start w:val="1"/>
      <w:numFmt w:val="bullet"/>
      <w:lvlText w:val=""/>
      <w:lvlJc w:val="left"/>
      <w:pPr>
        <w:ind w:left="3938" w:hanging="360"/>
      </w:pPr>
      <w:rPr>
        <w:rFonts w:hint="default" w:ascii="Symbol" w:hAnsi="Symbol"/>
      </w:rPr>
    </w:lvl>
    <w:lvl w:ilvl="4" w:tplc="040C0003" w:tentative="1">
      <w:start w:val="1"/>
      <w:numFmt w:val="bullet"/>
      <w:lvlText w:val="o"/>
      <w:lvlJc w:val="left"/>
      <w:pPr>
        <w:ind w:left="4658" w:hanging="360"/>
      </w:pPr>
      <w:rPr>
        <w:rFonts w:hint="default" w:ascii="Courier New" w:hAnsi="Courier New" w:cs="Courier New"/>
      </w:rPr>
    </w:lvl>
    <w:lvl w:ilvl="5" w:tplc="040C0005" w:tentative="1">
      <w:start w:val="1"/>
      <w:numFmt w:val="bullet"/>
      <w:lvlText w:val=""/>
      <w:lvlJc w:val="left"/>
      <w:pPr>
        <w:ind w:left="5378" w:hanging="360"/>
      </w:pPr>
      <w:rPr>
        <w:rFonts w:hint="default" w:ascii="Wingdings" w:hAnsi="Wingdings"/>
      </w:rPr>
    </w:lvl>
    <w:lvl w:ilvl="6" w:tplc="040C0001" w:tentative="1">
      <w:start w:val="1"/>
      <w:numFmt w:val="bullet"/>
      <w:lvlText w:val=""/>
      <w:lvlJc w:val="left"/>
      <w:pPr>
        <w:ind w:left="6098" w:hanging="360"/>
      </w:pPr>
      <w:rPr>
        <w:rFonts w:hint="default" w:ascii="Symbol" w:hAnsi="Symbol"/>
      </w:rPr>
    </w:lvl>
    <w:lvl w:ilvl="7" w:tplc="040C0003" w:tentative="1">
      <w:start w:val="1"/>
      <w:numFmt w:val="bullet"/>
      <w:lvlText w:val="o"/>
      <w:lvlJc w:val="left"/>
      <w:pPr>
        <w:ind w:left="6818" w:hanging="360"/>
      </w:pPr>
      <w:rPr>
        <w:rFonts w:hint="default" w:ascii="Courier New" w:hAnsi="Courier New" w:cs="Courier New"/>
      </w:rPr>
    </w:lvl>
    <w:lvl w:ilvl="8" w:tplc="040C0005" w:tentative="1">
      <w:start w:val="1"/>
      <w:numFmt w:val="bullet"/>
      <w:lvlText w:val=""/>
      <w:lvlJc w:val="left"/>
      <w:pPr>
        <w:ind w:left="7538" w:hanging="360"/>
      </w:pPr>
      <w:rPr>
        <w:rFonts w:hint="default" w:ascii="Wingdings" w:hAnsi="Wingdings"/>
      </w:rPr>
    </w:lvl>
  </w:abstractNum>
  <w:abstractNum w:abstractNumId="42" w15:restartNumberingAfterBreak="0">
    <w:nsid w:val="4604479C"/>
    <w:multiLevelType w:val="multilevel"/>
    <w:tmpl w:val="BEE28EE6"/>
    <w:lvl w:ilvl="0">
      <w:start w:val="2"/>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7595AB4"/>
    <w:multiLevelType w:val="hybridMultilevel"/>
    <w:tmpl w:val="C9D0E86C"/>
    <w:lvl w:ilvl="0" w:tplc="8108B348">
      <w:start w:val="1"/>
      <w:numFmt w:val="bullet"/>
      <w:lvlText w:val=""/>
      <w:lvlJc w:val="left"/>
      <w:pPr>
        <w:ind w:left="720" w:hanging="360"/>
      </w:pPr>
      <w:rPr>
        <w:rFonts w:hint="default" w:ascii="Wingdings" w:hAnsi="Wingdings"/>
        <w:sz w:val="24"/>
        <w:szCs w:val="24"/>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4" w15:restartNumberingAfterBreak="0">
    <w:nsid w:val="48F22E67"/>
    <w:multiLevelType w:val="hybridMultilevel"/>
    <w:tmpl w:val="BB949786"/>
    <w:lvl w:ilvl="0" w:tplc="040C000B">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5" w15:restartNumberingAfterBreak="0">
    <w:nsid w:val="49020CAA"/>
    <w:multiLevelType w:val="hybridMultilevel"/>
    <w:tmpl w:val="EB8293EE"/>
    <w:lvl w:ilvl="0" w:tplc="040C0007">
      <w:start w:val="1"/>
      <w:numFmt w:val="bullet"/>
      <w:lvlText w:val=""/>
      <w:lvlPicBulletId w:val="0"/>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6" w15:restartNumberingAfterBreak="0">
    <w:nsid w:val="4C7F66C0"/>
    <w:multiLevelType w:val="hybridMultilevel"/>
    <w:tmpl w:val="13143638"/>
    <w:lvl w:ilvl="0" w:tplc="040C0009">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7" w15:restartNumberingAfterBreak="0">
    <w:nsid w:val="4CFD512F"/>
    <w:multiLevelType w:val="multilevel"/>
    <w:tmpl w:val="6248C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BA725E"/>
    <w:multiLevelType w:val="hybridMultilevel"/>
    <w:tmpl w:val="282C91A8"/>
    <w:lvl w:ilvl="0" w:tplc="533690C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1F62080"/>
    <w:multiLevelType w:val="multilevel"/>
    <w:tmpl w:val="307C5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2B10BFB"/>
    <w:multiLevelType w:val="hybridMultilevel"/>
    <w:tmpl w:val="1B365DEA"/>
    <w:lvl w:ilvl="0" w:tplc="F4A294EE">
      <w:start w:val="1"/>
      <w:numFmt w:val="bullet"/>
      <w:lvlText w:val=""/>
      <w:lvlJc w:val="left"/>
      <w:pPr>
        <w:ind w:left="1494"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51" w15:restartNumberingAfterBreak="0">
    <w:nsid w:val="53774E20"/>
    <w:multiLevelType w:val="hybridMultilevel"/>
    <w:tmpl w:val="B278305E"/>
    <w:lvl w:ilvl="0" w:tplc="040C0007">
      <w:start w:val="1"/>
      <w:numFmt w:val="bullet"/>
      <w:lvlText w:val=""/>
      <w:lvlPicBulletId w:val="0"/>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52" w15:restartNumberingAfterBreak="0">
    <w:nsid w:val="54004EC5"/>
    <w:multiLevelType w:val="hybridMultilevel"/>
    <w:tmpl w:val="3904C98A"/>
    <w:lvl w:ilvl="0" w:tplc="F4A294EE">
      <w:start w:val="1"/>
      <w:numFmt w:val="bullet"/>
      <w:lvlText w:val=""/>
      <w:lvlJc w:val="left"/>
      <w:pPr>
        <w:ind w:left="1494" w:hanging="360"/>
      </w:pPr>
      <w:rPr>
        <w:rFonts w:hint="default" w:ascii="Wingdings" w:hAnsi="Wingdings"/>
      </w:rPr>
    </w:lvl>
    <w:lvl w:ilvl="1" w:tplc="040C0003" w:tentative="1">
      <w:start w:val="1"/>
      <w:numFmt w:val="bullet"/>
      <w:lvlText w:val="o"/>
      <w:lvlJc w:val="left"/>
      <w:pPr>
        <w:ind w:left="2214" w:hanging="360"/>
      </w:pPr>
      <w:rPr>
        <w:rFonts w:hint="default" w:ascii="Courier New" w:hAnsi="Courier New" w:cs="Courier New"/>
      </w:rPr>
    </w:lvl>
    <w:lvl w:ilvl="2" w:tplc="040C0005" w:tentative="1">
      <w:start w:val="1"/>
      <w:numFmt w:val="bullet"/>
      <w:lvlText w:val=""/>
      <w:lvlJc w:val="left"/>
      <w:pPr>
        <w:ind w:left="2934" w:hanging="360"/>
      </w:pPr>
      <w:rPr>
        <w:rFonts w:hint="default" w:ascii="Wingdings" w:hAnsi="Wingdings"/>
      </w:rPr>
    </w:lvl>
    <w:lvl w:ilvl="3" w:tplc="040C0001" w:tentative="1">
      <w:start w:val="1"/>
      <w:numFmt w:val="bullet"/>
      <w:lvlText w:val=""/>
      <w:lvlJc w:val="left"/>
      <w:pPr>
        <w:ind w:left="3654" w:hanging="360"/>
      </w:pPr>
      <w:rPr>
        <w:rFonts w:hint="default" w:ascii="Symbol" w:hAnsi="Symbol"/>
      </w:rPr>
    </w:lvl>
    <w:lvl w:ilvl="4" w:tplc="040C0003" w:tentative="1">
      <w:start w:val="1"/>
      <w:numFmt w:val="bullet"/>
      <w:lvlText w:val="o"/>
      <w:lvlJc w:val="left"/>
      <w:pPr>
        <w:ind w:left="4374" w:hanging="360"/>
      </w:pPr>
      <w:rPr>
        <w:rFonts w:hint="default" w:ascii="Courier New" w:hAnsi="Courier New" w:cs="Courier New"/>
      </w:rPr>
    </w:lvl>
    <w:lvl w:ilvl="5" w:tplc="040C0005" w:tentative="1">
      <w:start w:val="1"/>
      <w:numFmt w:val="bullet"/>
      <w:lvlText w:val=""/>
      <w:lvlJc w:val="left"/>
      <w:pPr>
        <w:ind w:left="5094" w:hanging="360"/>
      </w:pPr>
      <w:rPr>
        <w:rFonts w:hint="default" w:ascii="Wingdings" w:hAnsi="Wingdings"/>
      </w:rPr>
    </w:lvl>
    <w:lvl w:ilvl="6" w:tplc="040C0001" w:tentative="1">
      <w:start w:val="1"/>
      <w:numFmt w:val="bullet"/>
      <w:lvlText w:val=""/>
      <w:lvlJc w:val="left"/>
      <w:pPr>
        <w:ind w:left="5814" w:hanging="360"/>
      </w:pPr>
      <w:rPr>
        <w:rFonts w:hint="default" w:ascii="Symbol" w:hAnsi="Symbol"/>
      </w:rPr>
    </w:lvl>
    <w:lvl w:ilvl="7" w:tplc="040C0003" w:tentative="1">
      <w:start w:val="1"/>
      <w:numFmt w:val="bullet"/>
      <w:lvlText w:val="o"/>
      <w:lvlJc w:val="left"/>
      <w:pPr>
        <w:ind w:left="6534" w:hanging="360"/>
      </w:pPr>
      <w:rPr>
        <w:rFonts w:hint="default" w:ascii="Courier New" w:hAnsi="Courier New" w:cs="Courier New"/>
      </w:rPr>
    </w:lvl>
    <w:lvl w:ilvl="8" w:tplc="040C0005" w:tentative="1">
      <w:start w:val="1"/>
      <w:numFmt w:val="bullet"/>
      <w:lvlText w:val=""/>
      <w:lvlJc w:val="left"/>
      <w:pPr>
        <w:ind w:left="7254" w:hanging="360"/>
      </w:pPr>
      <w:rPr>
        <w:rFonts w:hint="default" w:ascii="Wingdings" w:hAnsi="Wingdings"/>
      </w:rPr>
    </w:lvl>
  </w:abstractNum>
  <w:abstractNum w:abstractNumId="53" w15:restartNumberingAfterBreak="0">
    <w:nsid w:val="544C39C2"/>
    <w:multiLevelType w:val="hybridMultilevel"/>
    <w:tmpl w:val="5FBAC212"/>
    <w:lvl w:ilvl="0" w:tplc="8108B348">
      <w:start w:val="1"/>
      <w:numFmt w:val="bullet"/>
      <w:lvlText w:val=""/>
      <w:lvlJc w:val="left"/>
      <w:pPr>
        <w:ind w:left="502" w:hanging="360"/>
      </w:pPr>
      <w:rPr>
        <w:rFonts w:hint="default" w:ascii="Wingdings" w:hAnsi="Wingdings"/>
        <w:sz w:val="24"/>
        <w:szCs w:val="24"/>
      </w:rPr>
    </w:lvl>
    <w:lvl w:ilvl="1" w:tplc="040C0003" w:tentative="1">
      <w:start w:val="1"/>
      <w:numFmt w:val="bullet"/>
      <w:lvlText w:val="o"/>
      <w:lvlJc w:val="left"/>
      <w:pPr>
        <w:ind w:left="1500" w:hanging="360"/>
      </w:pPr>
      <w:rPr>
        <w:rFonts w:hint="default" w:ascii="Courier New" w:hAnsi="Courier New" w:cs="Courier New"/>
      </w:rPr>
    </w:lvl>
    <w:lvl w:ilvl="2" w:tplc="040C0005" w:tentative="1">
      <w:start w:val="1"/>
      <w:numFmt w:val="bullet"/>
      <w:lvlText w:val=""/>
      <w:lvlJc w:val="left"/>
      <w:pPr>
        <w:ind w:left="2220" w:hanging="360"/>
      </w:pPr>
      <w:rPr>
        <w:rFonts w:hint="default" w:ascii="Wingdings" w:hAnsi="Wingdings"/>
      </w:rPr>
    </w:lvl>
    <w:lvl w:ilvl="3" w:tplc="040C0001" w:tentative="1">
      <w:start w:val="1"/>
      <w:numFmt w:val="bullet"/>
      <w:lvlText w:val=""/>
      <w:lvlJc w:val="left"/>
      <w:pPr>
        <w:ind w:left="2940" w:hanging="360"/>
      </w:pPr>
      <w:rPr>
        <w:rFonts w:hint="default" w:ascii="Symbol" w:hAnsi="Symbol"/>
      </w:rPr>
    </w:lvl>
    <w:lvl w:ilvl="4" w:tplc="040C0003" w:tentative="1">
      <w:start w:val="1"/>
      <w:numFmt w:val="bullet"/>
      <w:lvlText w:val="o"/>
      <w:lvlJc w:val="left"/>
      <w:pPr>
        <w:ind w:left="3660" w:hanging="360"/>
      </w:pPr>
      <w:rPr>
        <w:rFonts w:hint="default" w:ascii="Courier New" w:hAnsi="Courier New" w:cs="Courier New"/>
      </w:rPr>
    </w:lvl>
    <w:lvl w:ilvl="5" w:tplc="040C0005" w:tentative="1">
      <w:start w:val="1"/>
      <w:numFmt w:val="bullet"/>
      <w:lvlText w:val=""/>
      <w:lvlJc w:val="left"/>
      <w:pPr>
        <w:ind w:left="4380" w:hanging="360"/>
      </w:pPr>
      <w:rPr>
        <w:rFonts w:hint="default" w:ascii="Wingdings" w:hAnsi="Wingdings"/>
      </w:rPr>
    </w:lvl>
    <w:lvl w:ilvl="6" w:tplc="040C0001" w:tentative="1">
      <w:start w:val="1"/>
      <w:numFmt w:val="bullet"/>
      <w:lvlText w:val=""/>
      <w:lvlJc w:val="left"/>
      <w:pPr>
        <w:ind w:left="5100" w:hanging="360"/>
      </w:pPr>
      <w:rPr>
        <w:rFonts w:hint="default" w:ascii="Symbol" w:hAnsi="Symbol"/>
      </w:rPr>
    </w:lvl>
    <w:lvl w:ilvl="7" w:tplc="040C0003" w:tentative="1">
      <w:start w:val="1"/>
      <w:numFmt w:val="bullet"/>
      <w:lvlText w:val="o"/>
      <w:lvlJc w:val="left"/>
      <w:pPr>
        <w:ind w:left="5820" w:hanging="360"/>
      </w:pPr>
      <w:rPr>
        <w:rFonts w:hint="default" w:ascii="Courier New" w:hAnsi="Courier New" w:cs="Courier New"/>
      </w:rPr>
    </w:lvl>
    <w:lvl w:ilvl="8" w:tplc="040C0005" w:tentative="1">
      <w:start w:val="1"/>
      <w:numFmt w:val="bullet"/>
      <w:lvlText w:val=""/>
      <w:lvlJc w:val="left"/>
      <w:pPr>
        <w:ind w:left="6540" w:hanging="360"/>
      </w:pPr>
      <w:rPr>
        <w:rFonts w:hint="default" w:ascii="Wingdings" w:hAnsi="Wingdings"/>
      </w:rPr>
    </w:lvl>
  </w:abstractNum>
  <w:abstractNum w:abstractNumId="54" w15:restartNumberingAfterBreak="0">
    <w:nsid w:val="545A4B17"/>
    <w:multiLevelType w:val="hybridMultilevel"/>
    <w:tmpl w:val="599E6C8C"/>
    <w:lvl w:ilvl="0" w:tplc="040C0007">
      <w:start w:val="1"/>
      <w:numFmt w:val="bullet"/>
      <w:lvlText w:val=""/>
      <w:lvlPicBulletId w:val="0"/>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55" w15:restartNumberingAfterBreak="0">
    <w:nsid w:val="545F79DB"/>
    <w:multiLevelType w:val="hybridMultilevel"/>
    <w:tmpl w:val="8F3C6586"/>
    <w:lvl w:ilvl="0" w:tplc="040C0001">
      <w:start w:val="1"/>
      <w:numFmt w:val="bullet"/>
      <w:lvlText w:val=""/>
      <w:lvlJc w:val="left"/>
      <w:pPr>
        <w:ind w:left="502" w:hanging="360"/>
      </w:pPr>
      <w:rPr>
        <w:rFonts w:hint="default" w:ascii="Symbol" w:hAnsi="Symbol"/>
      </w:rPr>
    </w:lvl>
    <w:lvl w:ilvl="1" w:tplc="040C0003" w:tentative="1">
      <w:start w:val="1"/>
      <w:numFmt w:val="bullet"/>
      <w:lvlText w:val="o"/>
      <w:lvlJc w:val="left"/>
      <w:pPr>
        <w:ind w:left="164" w:hanging="360"/>
      </w:pPr>
      <w:rPr>
        <w:rFonts w:hint="default" w:ascii="Courier New" w:hAnsi="Courier New" w:cs="Courier New"/>
      </w:rPr>
    </w:lvl>
    <w:lvl w:ilvl="2" w:tplc="040C0005" w:tentative="1">
      <w:start w:val="1"/>
      <w:numFmt w:val="bullet"/>
      <w:lvlText w:val=""/>
      <w:lvlJc w:val="left"/>
      <w:pPr>
        <w:ind w:left="884" w:hanging="360"/>
      </w:pPr>
      <w:rPr>
        <w:rFonts w:hint="default" w:ascii="Wingdings" w:hAnsi="Wingdings"/>
      </w:rPr>
    </w:lvl>
    <w:lvl w:ilvl="3" w:tplc="040C0001" w:tentative="1">
      <w:start w:val="1"/>
      <w:numFmt w:val="bullet"/>
      <w:lvlText w:val=""/>
      <w:lvlJc w:val="left"/>
      <w:pPr>
        <w:ind w:left="1604" w:hanging="360"/>
      </w:pPr>
      <w:rPr>
        <w:rFonts w:hint="default" w:ascii="Symbol" w:hAnsi="Symbol"/>
      </w:rPr>
    </w:lvl>
    <w:lvl w:ilvl="4" w:tplc="040C0003" w:tentative="1">
      <w:start w:val="1"/>
      <w:numFmt w:val="bullet"/>
      <w:lvlText w:val="o"/>
      <w:lvlJc w:val="left"/>
      <w:pPr>
        <w:ind w:left="2324" w:hanging="360"/>
      </w:pPr>
      <w:rPr>
        <w:rFonts w:hint="default" w:ascii="Courier New" w:hAnsi="Courier New" w:cs="Courier New"/>
      </w:rPr>
    </w:lvl>
    <w:lvl w:ilvl="5" w:tplc="040C0005" w:tentative="1">
      <w:start w:val="1"/>
      <w:numFmt w:val="bullet"/>
      <w:lvlText w:val=""/>
      <w:lvlJc w:val="left"/>
      <w:pPr>
        <w:ind w:left="3044" w:hanging="360"/>
      </w:pPr>
      <w:rPr>
        <w:rFonts w:hint="default" w:ascii="Wingdings" w:hAnsi="Wingdings"/>
      </w:rPr>
    </w:lvl>
    <w:lvl w:ilvl="6" w:tplc="040C0001" w:tentative="1">
      <w:start w:val="1"/>
      <w:numFmt w:val="bullet"/>
      <w:lvlText w:val=""/>
      <w:lvlJc w:val="left"/>
      <w:pPr>
        <w:ind w:left="3764" w:hanging="360"/>
      </w:pPr>
      <w:rPr>
        <w:rFonts w:hint="default" w:ascii="Symbol" w:hAnsi="Symbol"/>
      </w:rPr>
    </w:lvl>
    <w:lvl w:ilvl="7" w:tplc="040C0003" w:tentative="1">
      <w:start w:val="1"/>
      <w:numFmt w:val="bullet"/>
      <w:lvlText w:val="o"/>
      <w:lvlJc w:val="left"/>
      <w:pPr>
        <w:ind w:left="4484" w:hanging="360"/>
      </w:pPr>
      <w:rPr>
        <w:rFonts w:hint="default" w:ascii="Courier New" w:hAnsi="Courier New" w:cs="Courier New"/>
      </w:rPr>
    </w:lvl>
    <w:lvl w:ilvl="8" w:tplc="040C0005" w:tentative="1">
      <w:start w:val="1"/>
      <w:numFmt w:val="bullet"/>
      <w:lvlText w:val=""/>
      <w:lvlJc w:val="left"/>
      <w:pPr>
        <w:ind w:left="5204" w:hanging="360"/>
      </w:pPr>
      <w:rPr>
        <w:rFonts w:hint="default" w:ascii="Wingdings" w:hAnsi="Wingdings"/>
      </w:rPr>
    </w:lvl>
  </w:abstractNum>
  <w:abstractNum w:abstractNumId="56" w15:restartNumberingAfterBreak="0">
    <w:nsid w:val="5805099A"/>
    <w:multiLevelType w:val="hybridMultilevel"/>
    <w:tmpl w:val="5D98FF42"/>
    <w:lvl w:ilvl="0" w:tplc="F4A294EE">
      <w:start w:val="1"/>
      <w:numFmt w:val="bullet"/>
      <w:lvlText w:val=""/>
      <w:lvlJc w:val="left"/>
      <w:pPr>
        <w:ind w:left="1636" w:hanging="360"/>
      </w:pPr>
      <w:rPr>
        <w:rFonts w:hint="default" w:ascii="Wingdings" w:hAnsi="Wingdings"/>
      </w:rPr>
    </w:lvl>
    <w:lvl w:ilvl="1" w:tplc="040C0003" w:tentative="1">
      <w:start w:val="1"/>
      <w:numFmt w:val="bullet"/>
      <w:lvlText w:val="o"/>
      <w:lvlJc w:val="left"/>
      <w:pPr>
        <w:ind w:left="2356" w:hanging="360"/>
      </w:pPr>
      <w:rPr>
        <w:rFonts w:hint="default" w:ascii="Courier New" w:hAnsi="Courier New" w:cs="Courier New"/>
      </w:rPr>
    </w:lvl>
    <w:lvl w:ilvl="2" w:tplc="040C0005" w:tentative="1">
      <w:start w:val="1"/>
      <w:numFmt w:val="bullet"/>
      <w:lvlText w:val=""/>
      <w:lvlJc w:val="left"/>
      <w:pPr>
        <w:ind w:left="3076" w:hanging="360"/>
      </w:pPr>
      <w:rPr>
        <w:rFonts w:hint="default" w:ascii="Wingdings" w:hAnsi="Wingdings"/>
      </w:rPr>
    </w:lvl>
    <w:lvl w:ilvl="3" w:tplc="040C0001" w:tentative="1">
      <w:start w:val="1"/>
      <w:numFmt w:val="bullet"/>
      <w:lvlText w:val=""/>
      <w:lvlJc w:val="left"/>
      <w:pPr>
        <w:ind w:left="3796" w:hanging="360"/>
      </w:pPr>
      <w:rPr>
        <w:rFonts w:hint="default" w:ascii="Symbol" w:hAnsi="Symbol"/>
      </w:rPr>
    </w:lvl>
    <w:lvl w:ilvl="4" w:tplc="040C0003" w:tentative="1">
      <w:start w:val="1"/>
      <w:numFmt w:val="bullet"/>
      <w:lvlText w:val="o"/>
      <w:lvlJc w:val="left"/>
      <w:pPr>
        <w:ind w:left="4516" w:hanging="360"/>
      </w:pPr>
      <w:rPr>
        <w:rFonts w:hint="default" w:ascii="Courier New" w:hAnsi="Courier New" w:cs="Courier New"/>
      </w:rPr>
    </w:lvl>
    <w:lvl w:ilvl="5" w:tplc="040C0005" w:tentative="1">
      <w:start w:val="1"/>
      <w:numFmt w:val="bullet"/>
      <w:lvlText w:val=""/>
      <w:lvlJc w:val="left"/>
      <w:pPr>
        <w:ind w:left="5236" w:hanging="360"/>
      </w:pPr>
      <w:rPr>
        <w:rFonts w:hint="default" w:ascii="Wingdings" w:hAnsi="Wingdings"/>
      </w:rPr>
    </w:lvl>
    <w:lvl w:ilvl="6" w:tplc="040C0001" w:tentative="1">
      <w:start w:val="1"/>
      <w:numFmt w:val="bullet"/>
      <w:lvlText w:val=""/>
      <w:lvlJc w:val="left"/>
      <w:pPr>
        <w:ind w:left="5956" w:hanging="360"/>
      </w:pPr>
      <w:rPr>
        <w:rFonts w:hint="default" w:ascii="Symbol" w:hAnsi="Symbol"/>
      </w:rPr>
    </w:lvl>
    <w:lvl w:ilvl="7" w:tplc="040C0003" w:tentative="1">
      <w:start w:val="1"/>
      <w:numFmt w:val="bullet"/>
      <w:lvlText w:val="o"/>
      <w:lvlJc w:val="left"/>
      <w:pPr>
        <w:ind w:left="6676" w:hanging="360"/>
      </w:pPr>
      <w:rPr>
        <w:rFonts w:hint="default" w:ascii="Courier New" w:hAnsi="Courier New" w:cs="Courier New"/>
      </w:rPr>
    </w:lvl>
    <w:lvl w:ilvl="8" w:tplc="040C0005" w:tentative="1">
      <w:start w:val="1"/>
      <w:numFmt w:val="bullet"/>
      <w:lvlText w:val=""/>
      <w:lvlJc w:val="left"/>
      <w:pPr>
        <w:ind w:left="7396" w:hanging="360"/>
      </w:pPr>
      <w:rPr>
        <w:rFonts w:hint="default" w:ascii="Wingdings" w:hAnsi="Wingdings"/>
      </w:rPr>
    </w:lvl>
  </w:abstractNum>
  <w:abstractNum w:abstractNumId="57" w15:restartNumberingAfterBreak="0">
    <w:nsid w:val="58421757"/>
    <w:multiLevelType w:val="hybridMultilevel"/>
    <w:tmpl w:val="4D90E394"/>
    <w:lvl w:ilvl="0" w:tplc="F4A294EE">
      <w:start w:val="1"/>
      <w:numFmt w:val="bullet"/>
      <w:lvlText w:val=""/>
      <w:lvlJc w:val="left"/>
      <w:pPr>
        <w:ind w:left="1778" w:hanging="360"/>
      </w:pPr>
      <w:rPr>
        <w:rFonts w:hint="default" w:ascii="Wingdings" w:hAnsi="Wingdings"/>
      </w:rPr>
    </w:lvl>
    <w:lvl w:ilvl="1" w:tplc="040C0003" w:tentative="1">
      <w:start w:val="1"/>
      <w:numFmt w:val="bullet"/>
      <w:lvlText w:val="o"/>
      <w:lvlJc w:val="left"/>
      <w:pPr>
        <w:ind w:left="2498" w:hanging="360"/>
      </w:pPr>
      <w:rPr>
        <w:rFonts w:hint="default" w:ascii="Courier New" w:hAnsi="Courier New" w:cs="Courier New"/>
      </w:rPr>
    </w:lvl>
    <w:lvl w:ilvl="2" w:tplc="040C0005" w:tentative="1">
      <w:start w:val="1"/>
      <w:numFmt w:val="bullet"/>
      <w:lvlText w:val=""/>
      <w:lvlJc w:val="left"/>
      <w:pPr>
        <w:ind w:left="3218" w:hanging="360"/>
      </w:pPr>
      <w:rPr>
        <w:rFonts w:hint="default" w:ascii="Wingdings" w:hAnsi="Wingdings"/>
      </w:rPr>
    </w:lvl>
    <w:lvl w:ilvl="3" w:tplc="040C0001" w:tentative="1">
      <w:start w:val="1"/>
      <w:numFmt w:val="bullet"/>
      <w:lvlText w:val=""/>
      <w:lvlJc w:val="left"/>
      <w:pPr>
        <w:ind w:left="3938" w:hanging="360"/>
      </w:pPr>
      <w:rPr>
        <w:rFonts w:hint="default" w:ascii="Symbol" w:hAnsi="Symbol"/>
      </w:rPr>
    </w:lvl>
    <w:lvl w:ilvl="4" w:tplc="040C0003" w:tentative="1">
      <w:start w:val="1"/>
      <w:numFmt w:val="bullet"/>
      <w:lvlText w:val="o"/>
      <w:lvlJc w:val="left"/>
      <w:pPr>
        <w:ind w:left="4658" w:hanging="360"/>
      </w:pPr>
      <w:rPr>
        <w:rFonts w:hint="default" w:ascii="Courier New" w:hAnsi="Courier New" w:cs="Courier New"/>
      </w:rPr>
    </w:lvl>
    <w:lvl w:ilvl="5" w:tplc="040C0005" w:tentative="1">
      <w:start w:val="1"/>
      <w:numFmt w:val="bullet"/>
      <w:lvlText w:val=""/>
      <w:lvlJc w:val="left"/>
      <w:pPr>
        <w:ind w:left="5378" w:hanging="360"/>
      </w:pPr>
      <w:rPr>
        <w:rFonts w:hint="default" w:ascii="Wingdings" w:hAnsi="Wingdings"/>
      </w:rPr>
    </w:lvl>
    <w:lvl w:ilvl="6" w:tplc="040C0001" w:tentative="1">
      <w:start w:val="1"/>
      <w:numFmt w:val="bullet"/>
      <w:lvlText w:val=""/>
      <w:lvlJc w:val="left"/>
      <w:pPr>
        <w:ind w:left="6098" w:hanging="360"/>
      </w:pPr>
      <w:rPr>
        <w:rFonts w:hint="default" w:ascii="Symbol" w:hAnsi="Symbol"/>
      </w:rPr>
    </w:lvl>
    <w:lvl w:ilvl="7" w:tplc="040C0003" w:tentative="1">
      <w:start w:val="1"/>
      <w:numFmt w:val="bullet"/>
      <w:lvlText w:val="o"/>
      <w:lvlJc w:val="left"/>
      <w:pPr>
        <w:ind w:left="6818" w:hanging="360"/>
      </w:pPr>
      <w:rPr>
        <w:rFonts w:hint="default" w:ascii="Courier New" w:hAnsi="Courier New" w:cs="Courier New"/>
      </w:rPr>
    </w:lvl>
    <w:lvl w:ilvl="8" w:tplc="040C0005" w:tentative="1">
      <w:start w:val="1"/>
      <w:numFmt w:val="bullet"/>
      <w:lvlText w:val=""/>
      <w:lvlJc w:val="left"/>
      <w:pPr>
        <w:ind w:left="7538" w:hanging="360"/>
      </w:pPr>
      <w:rPr>
        <w:rFonts w:hint="default" w:ascii="Wingdings" w:hAnsi="Wingdings"/>
      </w:rPr>
    </w:lvl>
  </w:abstractNum>
  <w:abstractNum w:abstractNumId="58" w15:restartNumberingAfterBreak="0">
    <w:nsid w:val="59A970BB"/>
    <w:multiLevelType w:val="hybridMultilevel"/>
    <w:tmpl w:val="236C680E"/>
    <w:lvl w:ilvl="0" w:tplc="040C0007">
      <w:start w:val="1"/>
      <w:numFmt w:val="bullet"/>
      <w:lvlText w:val=""/>
      <w:lvlPicBulletId w:val="0"/>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59" w15:restartNumberingAfterBreak="0">
    <w:nsid w:val="5B656B9B"/>
    <w:multiLevelType w:val="hybridMultilevel"/>
    <w:tmpl w:val="EEBC68EE"/>
    <w:lvl w:ilvl="0" w:tplc="F4A294EE">
      <w:start w:val="1"/>
      <w:numFmt w:val="bullet"/>
      <w:lvlText w:val=""/>
      <w:lvlJc w:val="left"/>
      <w:pPr>
        <w:ind w:left="1636"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60" w15:restartNumberingAfterBreak="0">
    <w:nsid w:val="5D09598C"/>
    <w:multiLevelType w:val="hybridMultilevel"/>
    <w:tmpl w:val="38FA289A"/>
    <w:lvl w:ilvl="0" w:tplc="040C000D">
      <w:start w:val="1"/>
      <w:numFmt w:val="bullet"/>
      <w:lvlText w:val=""/>
      <w:lvlJc w:val="left"/>
      <w:pPr>
        <w:ind w:left="1020" w:hanging="360"/>
      </w:pPr>
      <w:rPr>
        <w:rFonts w:hint="default" w:ascii="Wingdings" w:hAnsi="Wingdings"/>
      </w:rPr>
    </w:lvl>
    <w:lvl w:ilvl="1" w:tplc="040C0003" w:tentative="1">
      <w:start w:val="1"/>
      <w:numFmt w:val="bullet"/>
      <w:lvlText w:val="o"/>
      <w:lvlJc w:val="left"/>
      <w:pPr>
        <w:ind w:left="1740" w:hanging="360"/>
      </w:pPr>
      <w:rPr>
        <w:rFonts w:hint="default" w:ascii="Courier New" w:hAnsi="Courier New" w:cs="Courier New"/>
      </w:rPr>
    </w:lvl>
    <w:lvl w:ilvl="2" w:tplc="040C0005" w:tentative="1">
      <w:start w:val="1"/>
      <w:numFmt w:val="bullet"/>
      <w:lvlText w:val=""/>
      <w:lvlJc w:val="left"/>
      <w:pPr>
        <w:ind w:left="2460" w:hanging="360"/>
      </w:pPr>
      <w:rPr>
        <w:rFonts w:hint="default" w:ascii="Wingdings" w:hAnsi="Wingdings"/>
      </w:rPr>
    </w:lvl>
    <w:lvl w:ilvl="3" w:tplc="040C0001" w:tentative="1">
      <w:start w:val="1"/>
      <w:numFmt w:val="bullet"/>
      <w:lvlText w:val=""/>
      <w:lvlJc w:val="left"/>
      <w:pPr>
        <w:ind w:left="3180" w:hanging="360"/>
      </w:pPr>
      <w:rPr>
        <w:rFonts w:hint="default" w:ascii="Symbol" w:hAnsi="Symbol"/>
      </w:rPr>
    </w:lvl>
    <w:lvl w:ilvl="4" w:tplc="040C0003" w:tentative="1">
      <w:start w:val="1"/>
      <w:numFmt w:val="bullet"/>
      <w:lvlText w:val="o"/>
      <w:lvlJc w:val="left"/>
      <w:pPr>
        <w:ind w:left="3900" w:hanging="360"/>
      </w:pPr>
      <w:rPr>
        <w:rFonts w:hint="default" w:ascii="Courier New" w:hAnsi="Courier New" w:cs="Courier New"/>
      </w:rPr>
    </w:lvl>
    <w:lvl w:ilvl="5" w:tplc="040C0005" w:tentative="1">
      <w:start w:val="1"/>
      <w:numFmt w:val="bullet"/>
      <w:lvlText w:val=""/>
      <w:lvlJc w:val="left"/>
      <w:pPr>
        <w:ind w:left="4620" w:hanging="360"/>
      </w:pPr>
      <w:rPr>
        <w:rFonts w:hint="default" w:ascii="Wingdings" w:hAnsi="Wingdings"/>
      </w:rPr>
    </w:lvl>
    <w:lvl w:ilvl="6" w:tplc="040C0001" w:tentative="1">
      <w:start w:val="1"/>
      <w:numFmt w:val="bullet"/>
      <w:lvlText w:val=""/>
      <w:lvlJc w:val="left"/>
      <w:pPr>
        <w:ind w:left="5340" w:hanging="360"/>
      </w:pPr>
      <w:rPr>
        <w:rFonts w:hint="default" w:ascii="Symbol" w:hAnsi="Symbol"/>
      </w:rPr>
    </w:lvl>
    <w:lvl w:ilvl="7" w:tplc="040C0003" w:tentative="1">
      <w:start w:val="1"/>
      <w:numFmt w:val="bullet"/>
      <w:lvlText w:val="o"/>
      <w:lvlJc w:val="left"/>
      <w:pPr>
        <w:ind w:left="6060" w:hanging="360"/>
      </w:pPr>
      <w:rPr>
        <w:rFonts w:hint="default" w:ascii="Courier New" w:hAnsi="Courier New" w:cs="Courier New"/>
      </w:rPr>
    </w:lvl>
    <w:lvl w:ilvl="8" w:tplc="040C0005" w:tentative="1">
      <w:start w:val="1"/>
      <w:numFmt w:val="bullet"/>
      <w:lvlText w:val=""/>
      <w:lvlJc w:val="left"/>
      <w:pPr>
        <w:ind w:left="6780" w:hanging="360"/>
      </w:pPr>
      <w:rPr>
        <w:rFonts w:hint="default" w:ascii="Wingdings" w:hAnsi="Wingdings"/>
      </w:rPr>
    </w:lvl>
  </w:abstractNum>
  <w:abstractNum w:abstractNumId="61" w15:restartNumberingAfterBreak="0">
    <w:nsid w:val="5DDD3CA0"/>
    <w:multiLevelType w:val="hybridMultilevel"/>
    <w:tmpl w:val="01486862"/>
    <w:lvl w:ilvl="0" w:tplc="040C000D">
      <w:start w:val="1"/>
      <w:numFmt w:val="bullet"/>
      <w:lvlText w:val=""/>
      <w:lvlJc w:val="left"/>
      <w:pPr>
        <w:ind w:left="360" w:hanging="360"/>
      </w:pPr>
      <w:rPr>
        <w:rFonts w:hint="default" w:ascii="Wingdings" w:hAnsi="Wingdings"/>
      </w:rPr>
    </w:lvl>
    <w:lvl w:ilvl="1" w:tplc="040C0003" w:tentative="1">
      <w:start w:val="1"/>
      <w:numFmt w:val="bullet"/>
      <w:lvlText w:val="o"/>
      <w:lvlJc w:val="left"/>
      <w:pPr>
        <w:ind w:left="1080" w:hanging="360"/>
      </w:pPr>
      <w:rPr>
        <w:rFonts w:hint="default" w:ascii="Courier New" w:hAnsi="Courier New" w:cs="Courier New"/>
      </w:rPr>
    </w:lvl>
    <w:lvl w:ilvl="2" w:tplc="040C0005" w:tentative="1">
      <w:start w:val="1"/>
      <w:numFmt w:val="bullet"/>
      <w:lvlText w:val=""/>
      <w:lvlJc w:val="left"/>
      <w:pPr>
        <w:ind w:left="1800" w:hanging="360"/>
      </w:pPr>
      <w:rPr>
        <w:rFonts w:hint="default" w:ascii="Wingdings" w:hAnsi="Wingdings"/>
      </w:rPr>
    </w:lvl>
    <w:lvl w:ilvl="3" w:tplc="040C0001" w:tentative="1">
      <w:start w:val="1"/>
      <w:numFmt w:val="bullet"/>
      <w:lvlText w:val=""/>
      <w:lvlJc w:val="left"/>
      <w:pPr>
        <w:ind w:left="2520" w:hanging="360"/>
      </w:pPr>
      <w:rPr>
        <w:rFonts w:hint="default" w:ascii="Symbol" w:hAnsi="Symbol"/>
      </w:rPr>
    </w:lvl>
    <w:lvl w:ilvl="4" w:tplc="040C0003" w:tentative="1">
      <w:start w:val="1"/>
      <w:numFmt w:val="bullet"/>
      <w:lvlText w:val="o"/>
      <w:lvlJc w:val="left"/>
      <w:pPr>
        <w:ind w:left="3240" w:hanging="360"/>
      </w:pPr>
      <w:rPr>
        <w:rFonts w:hint="default" w:ascii="Courier New" w:hAnsi="Courier New" w:cs="Courier New"/>
      </w:rPr>
    </w:lvl>
    <w:lvl w:ilvl="5" w:tplc="040C0005" w:tentative="1">
      <w:start w:val="1"/>
      <w:numFmt w:val="bullet"/>
      <w:lvlText w:val=""/>
      <w:lvlJc w:val="left"/>
      <w:pPr>
        <w:ind w:left="3960" w:hanging="360"/>
      </w:pPr>
      <w:rPr>
        <w:rFonts w:hint="default" w:ascii="Wingdings" w:hAnsi="Wingdings"/>
      </w:rPr>
    </w:lvl>
    <w:lvl w:ilvl="6" w:tplc="040C0001" w:tentative="1">
      <w:start w:val="1"/>
      <w:numFmt w:val="bullet"/>
      <w:lvlText w:val=""/>
      <w:lvlJc w:val="left"/>
      <w:pPr>
        <w:ind w:left="4680" w:hanging="360"/>
      </w:pPr>
      <w:rPr>
        <w:rFonts w:hint="default" w:ascii="Symbol" w:hAnsi="Symbol"/>
      </w:rPr>
    </w:lvl>
    <w:lvl w:ilvl="7" w:tplc="040C0003" w:tentative="1">
      <w:start w:val="1"/>
      <w:numFmt w:val="bullet"/>
      <w:lvlText w:val="o"/>
      <w:lvlJc w:val="left"/>
      <w:pPr>
        <w:ind w:left="5400" w:hanging="360"/>
      </w:pPr>
      <w:rPr>
        <w:rFonts w:hint="default" w:ascii="Courier New" w:hAnsi="Courier New" w:cs="Courier New"/>
      </w:rPr>
    </w:lvl>
    <w:lvl w:ilvl="8" w:tplc="040C0005" w:tentative="1">
      <w:start w:val="1"/>
      <w:numFmt w:val="bullet"/>
      <w:lvlText w:val=""/>
      <w:lvlJc w:val="left"/>
      <w:pPr>
        <w:ind w:left="6120" w:hanging="360"/>
      </w:pPr>
      <w:rPr>
        <w:rFonts w:hint="default" w:ascii="Wingdings" w:hAnsi="Wingdings"/>
      </w:rPr>
    </w:lvl>
  </w:abstractNum>
  <w:abstractNum w:abstractNumId="62" w15:restartNumberingAfterBreak="0">
    <w:nsid w:val="5EC91B7C"/>
    <w:multiLevelType w:val="hybridMultilevel"/>
    <w:tmpl w:val="5002D69C"/>
    <w:lvl w:ilvl="0" w:tplc="040C000D">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63" w15:restartNumberingAfterBreak="0">
    <w:nsid w:val="60E92751"/>
    <w:multiLevelType w:val="hybridMultilevel"/>
    <w:tmpl w:val="C4B29DC0"/>
    <w:lvl w:ilvl="0" w:tplc="8108B348">
      <w:start w:val="1"/>
      <w:numFmt w:val="bullet"/>
      <w:lvlText w:val=""/>
      <w:lvlJc w:val="left"/>
      <w:pPr>
        <w:ind w:left="502" w:hanging="360"/>
      </w:pPr>
      <w:rPr>
        <w:rFonts w:hint="default" w:ascii="Wingdings" w:hAnsi="Wingdings"/>
        <w:sz w:val="24"/>
        <w:szCs w:val="24"/>
      </w:rPr>
    </w:lvl>
    <w:lvl w:ilvl="1" w:tplc="040C0003" w:tentative="1">
      <w:start w:val="1"/>
      <w:numFmt w:val="bullet"/>
      <w:lvlText w:val="o"/>
      <w:lvlJc w:val="left"/>
      <w:pPr>
        <w:ind w:left="1222" w:hanging="360"/>
      </w:pPr>
      <w:rPr>
        <w:rFonts w:hint="default" w:ascii="Courier New" w:hAnsi="Courier New" w:cs="Courier New"/>
      </w:rPr>
    </w:lvl>
    <w:lvl w:ilvl="2" w:tplc="040C0005" w:tentative="1">
      <w:start w:val="1"/>
      <w:numFmt w:val="bullet"/>
      <w:lvlText w:val=""/>
      <w:lvlJc w:val="left"/>
      <w:pPr>
        <w:ind w:left="1942" w:hanging="360"/>
      </w:pPr>
      <w:rPr>
        <w:rFonts w:hint="default" w:ascii="Wingdings" w:hAnsi="Wingdings"/>
      </w:rPr>
    </w:lvl>
    <w:lvl w:ilvl="3" w:tplc="040C0001" w:tentative="1">
      <w:start w:val="1"/>
      <w:numFmt w:val="bullet"/>
      <w:lvlText w:val=""/>
      <w:lvlJc w:val="left"/>
      <w:pPr>
        <w:ind w:left="2662" w:hanging="360"/>
      </w:pPr>
      <w:rPr>
        <w:rFonts w:hint="default" w:ascii="Symbol" w:hAnsi="Symbol"/>
      </w:rPr>
    </w:lvl>
    <w:lvl w:ilvl="4" w:tplc="040C0003" w:tentative="1">
      <w:start w:val="1"/>
      <w:numFmt w:val="bullet"/>
      <w:lvlText w:val="o"/>
      <w:lvlJc w:val="left"/>
      <w:pPr>
        <w:ind w:left="3382" w:hanging="360"/>
      </w:pPr>
      <w:rPr>
        <w:rFonts w:hint="default" w:ascii="Courier New" w:hAnsi="Courier New" w:cs="Courier New"/>
      </w:rPr>
    </w:lvl>
    <w:lvl w:ilvl="5" w:tplc="040C0005" w:tentative="1">
      <w:start w:val="1"/>
      <w:numFmt w:val="bullet"/>
      <w:lvlText w:val=""/>
      <w:lvlJc w:val="left"/>
      <w:pPr>
        <w:ind w:left="4102" w:hanging="360"/>
      </w:pPr>
      <w:rPr>
        <w:rFonts w:hint="default" w:ascii="Wingdings" w:hAnsi="Wingdings"/>
      </w:rPr>
    </w:lvl>
    <w:lvl w:ilvl="6" w:tplc="040C0001" w:tentative="1">
      <w:start w:val="1"/>
      <w:numFmt w:val="bullet"/>
      <w:lvlText w:val=""/>
      <w:lvlJc w:val="left"/>
      <w:pPr>
        <w:ind w:left="4822" w:hanging="360"/>
      </w:pPr>
      <w:rPr>
        <w:rFonts w:hint="default" w:ascii="Symbol" w:hAnsi="Symbol"/>
      </w:rPr>
    </w:lvl>
    <w:lvl w:ilvl="7" w:tplc="040C0003" w:tentative="1">
      <w:start w:val="1"/>
      <w:numFmt w:val="bullet"/>
      <w:lvlText w:val="o"/>
      <w:lvlJc w:val="left"/>
      <w:pPr>
        <w:ind w:left="5542" w:hanging="360"/>
      </w:pPr>
      <w:rPr>
        <w:rFonts w:hint="default" w:ascii="Courier New" w:hAnsi="Courier New" w:cs="Courier New"/>
      </w:rPr>
    </w:lvl>
    <w:lvl w:ilvl="8" w:tplc="040C0005" w:tentative="1">
      <w:start w:val="1"/>
      <w:numFmt w:val="bullet"/>
      <w:lvlText w:val=""/>
      <w:lvlJc w:val="left"/>
      <w:pPr>
        <w:ind w:left="6262" w:hanging="360"/>
      </w:pPr>
      <w:rPr>
        <w:rFonts w:hint="default" w:ascii="Wingdings" w:hAnsi="Wingdings"/>
      </w:rPr>
    </w:lvl>
  </w:abstractNum>
  <w:abstractNum w:abstractNumId="64" w15:restartNumberingAfterBreak="0">
    <w:nsid w:val="61DC0822"/>
    <w:multiLevelType w:val="hybridMultilevel"/>
    <w:tmpl w:val="9AAC4F7C"/>
    <w:lvl w:ilvl="0" w:tplc="040C0009">
      <w:start w:val="1"/>
      <w:numFmt w:val="bullet"/>
      <w:lvlText w:val=""/>
      <w:lvlJc w:val="left"/>
      <w:pPr>
        <w:ind w:left="720" w:hanging="360"/>
      </w:pPr>
      <w:rPr>
        <w:rFonts w:hint="default" w:ascii="Wingdings" w:hAnsi="Wingdings"/>
        <w:sz w:val="24"/>
        <w:szCs w:val="24"/>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65" w15:restartNumberingAfterBreak="0">
    <w:nsid w:val="63812A96"/>
    <w:multiLevelType w:val="hybridMultilevel"/>
    <w:tmpl w:val="0CF677C4"/>
    <w:lvl w:ilvl="0" w:tplc="040C0007">
      <w:start w:val="1"/>
      <w:numFmt w:val="bullet"/>
      <w:lvlText w:val=""/>
      <w:lvlPicBulletId w:val="0"/>
      <w:lvlJc w:val="left"/>
      <w:pPr>
        <w:ind w:left="785"/>
      </w:pPr>
      <w:rPr>
        <w:rFonts w:hint="default" w:ascii="Symbol" w:hAnsi="Symbol"/>
        <w:b w:val="0"/>
        <w:i w:val="0"/>
        <w:strike w:val="0"/>
        <w:dstrike w:val="0"/>
        <w:color w:val="000000"/>
        <w:sz w:val="24"/>
        <w:szCs w:val="24"/>
        <w:u w:val="none" w:color="000000"/>
        <w:bdr w:val="none" w:color="auto" w:sz="0" w:space="0"/>
        <w:shd w:val="clear" w:color="auto" w:fill="auto"/>
        <w:vertAlign w:val="baseline"/>
      </w:rPr>
    </w:lvl>
    <w:lvl w:ilvl="1" w:tplc="9B5ED9B8">
      <w:start w:val="1"/>
      <w:numFmt w:val="bullet"/>
      <w:lvlText w:val="o"/>
      <w:lvlJc w:val="left"/>
      <w:pPr>
        <w:ind w:left="128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FDB24A5E">
      <w:start w:val="1"/>
      <w:numFmt w:val="bullet"/>
      <w:lvlText w:val="▪"/>
      <w:lvlJc w:val="left"/>
      <w:pPr>
        <w:ind w:left="200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6EC890B8">
      <w:start w:val="1"/>
      <w:numFmt w:val="bullet"/>
      <w:lvlText w:val="•"/>
      <w:lvlJc w:val="left"/>
      <w:pPr>
        <w:ind w:left="272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62D0259E">
      <w:start w:val="1"/>
      <w:numFmt w:val="bullet"/>
      <w:lvlText w:val="o"/>
      <w:lvlJc w:val="left"/>
      <w:pPr>
        <w:ind w:left="344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85161078">
      <w:start w:val="1"/>
      <w:numFmt w:val="bullet"/>
      <w:lvlText w:val="▪"/>
      <w:lvlJc w:val="left"/>
      <w:pPr>
        <w:ind w:left="416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16341A66">
      <w:start w:val="1"/>
      <w:numFmt w:val="bullet"/>
      <w:lvlText w:val="•"/>
      <w:lvlJc w:val="left"/>
      <w:pPr>
        <w:ind w:left="488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3E884076">
      <w:start w:val="1"/>
      <w:numFmt w:val="bullet"/>
      <w:lvlText w:val="o"/>
      <w:lvlJc w:val="left"/>
      <w:pPr>
        <w:ind w:left="560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76F87ACE">
      <w:start w:val="1"/>
      <w:numFmt w:val="bullet"/>
      <w:lvlText w:val="▪"/>
      <w:lvlJc w:val="left"/>
      <w:pPr>
        <w:ind w:left="632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66" w15:restartNumberingAfterBreak="0">
    <w:nsid w:val="668B2451"/>
    <w:multiLevelType w:val="hybridMultilevel"/>
    <w:tmpl w:val="CD8272FA"/>
    <w:lvl w:ilvl="0" w:tplc="040C000D">
      <w:start w:val="1"/>
      <w:numFmt w:val="bullet"/>
      <w:lvlText w:val=""/>
      <w:lvlJc w:val="left"/>
      <w:pPr>
        <w:ind w:left="1260" w:hanging="360"/>
      </w:pPr>
      <w:rPr>
        <w:rFonts w:hint="default" w:ascii="Wingdings" w:hAnsi="Wingdings"/>
      </w:rPr>
    </w:lvl>
    <w:lvl w:ilvl="1" w:tplc="040C0003" w:tentative="1">
      <w:start w:val="1"/>
      <w:numFmt w:val="bullet"/>
      <w:lvlText w:val="o"/>
      <w:lvlJc w:val="left"/>
      <w:pPr>
        <w:ind w:left="1980" w:hanging="360"/>
      </w:pPr>
      <w:rPr>
        <w:rFonts w:hint="default" w:ascii="Courier New" w:hAnsi="Courier New" w:cs="Courier New"/>
      </w:rPr>
    </w:lvl>
    <w:lvl w:ilvl="2" w:tplc="040C0005" w:tentative="1">
      <w:start w:val="1"/>
      <w:numFmt w:val="bullet"/>
      <w:lvlText w:val=""/>
      <w:lvlJc w:val="left"/>
      <w:pPr>
        <w:ind w:left="2700" w:hanging="360"/>
      </w:pPr>
      <w:rPr>
        <w:rFonts w:hint="default" w:ascii="Wingdings" w:hAnsi="Wingdings"/>
      </w:rPr>
    </w:lvl>
    <w:lvl w:ilvl="3" w:tplc="040C0001" w:tentative="1">
      <w:start w:val="1"/>
      <w:numFmt w:val="bullet"/>
      <w:lvlText w:val=""/>
      <w:lvlJc w:val="left"/>
      <w:pPr>
        <w:ind w:left="3420" w:hanging="360"/>
      </w:pPr>
      <w:rPr>
        <w:rFonts w:hint="default" w:ascii="Symbol" w:hAnsi="Symbol"/>
      </w:rPr>
    </w:lvl>
    <w:lvl w:ilvl="4" w:tplc="040C0003" w:tentative="1">
      <w:start w:val="1"/>
      <w:numFmt w:val="bullet"/>
      <w:lvlText w:val="o"/>
      <w:lvlJc w:val="left"/>
      <w:pPr>
        <w:ind w:left="4140" w:hanging="360"/>
      </w:pPr>
      <w:rPr>
        <w:rFonts w:hint="default" w:ascii="Courier New" w:hAnsi="Courier New" w:cs="Courier New"/>
      </w:rPr>
    </w:lvl>
    <w:lvl w:ilvl="5" w:tplc="040C0005" w:tentative="1">
      <w:start w:val="1"/>
      <w:numFmt w:val="bullet"/>
      <w:lvlText w:val=""/>
      <w:lvlJc w:val="left"/>
      <w:pPr>
        <w:ind w:left="4860" w:hanging="360"/>
      </w:pPr>
      <w:rPr>
        <w:rFonts w:hint="default" w:ascii="Wingdings" w:hAnsi="Wingdings"/>
      </w:rPr>
    </w:lvl>
    <w:lvl w:ilvl="6" w:tplc="040C0001" w:tentative="1">
      <w:start w:val="1"/>
      <w:numFmt w:val="bullet"/>
      <w:lvlText w:val=""/>
      <w:lvlJc w:val="left"/>
      <w:pPr>
        <w:ind w:left="5580" w:hanging="360"/>
      </w:pPr>
      <w:rPr>
        <w:rFonts w:hint="default" w:ascii="Symbol" w:hAnsi="Symbol"/>
      </w:rPr>
    </w:lvl>
    <w:lvl w:ilvl="7" w:tplc="040C0003" w:tentative="1">
      <w:start w:val="1"/>
      <w:numFmt w:val="bullet"/>
      <w:lvlText w:val="o"/>
      <w:lvlJc w:val="left"/>
      <w:pPr>
        <w:ind w:left="6300" w:hanging="360"/>
      </w:pPr>
      <w:rPr>
        <w:rFonts w:hint="default" w:ascii="Courier New" w:hAnsi="Courier New" w:cs="Courier New"/>
      </w:rPr>
    </w:lvl>
    <w:lvl w:ilvl="8" w:tplc="040C0005" w:tentative="1">
      <w:start w:val="1"/>
      <w:numFmt w:val="bullet"/>
      <w:lvlText w:val=""/>
      <w:lvlJc w:val="left"/>
      <w:pPr>
        <w:ind w:left="7020" w:hanging="360"/>
      </w:pPr>
      <w:rPr>
        <w:rFonts w:hint="default" w:ascii="Wingdings" w:hAnsi="Wingdings"/>
      </w:rPr>
    </w:lvl>
  </w:abstractNum>
  <w:abstractNum w:abstractNumId="67" w15:restartNumberingAfterBreak="0">
    <w:nsid w:val="66D66484"/>
    <w:multiLevelType w:val="hybridMultilevel"/>
    <w:tmpl w:val="BF58368E"/>
    <w:lvl w:ilvl="0" w:tplc="040C000D">
      <w:start w:val="1"/>
      <w:numFmt w:val="bullet"/>
      <w:lvlText w:val=""/>
      <w:lvlJc w:val="left"/>
      <w:pPr>
        <w:ind w:left="787" w:hanging="360"/>
      </w:pPr>
      <w:rPr>
        <w:rFonts w:hint="default" w:ascii="Wingdings" w:hAnsi="Wingdings"/>
        <w:sz w:val="24"/>
        <w:szCs w:val="24"/>
      </w:rPr>
    </w:lvl>
    <w:lvl w:ilvl="1" w:tplc="040C0003" w:tentative="1">
      <w:start w:val="1"/>
      <w:numFmt w:val="bullet"/>
      <w:lvlText w:val="o"/>
      <w:lvlJc w:val="left"/>
      <w:pPr>
        <w:ind w:left="1507" w:hanging="360"/>
      </w:pPr>
      <w:rPr>
        <w:rFonts w:hint="default" w:ascii="Courier New" w:hAnsi="Courier New" w:cs="Courier New"/>
      </w:rPr>
    </w:lvl>
    <w:lvl w:ilvl="2" w:tplc="040C0005" w:tentative="1">
      <w:start w:val="1"/>
      <w:numFmt w:val="bullet"/>
      <w:lvlText w:val=""/>
      <w:lvlJc w:val="left"/>
      <w:pPr>
        <w:ind w:left="2227" w:hanging="360"/>
      </w:pPr>
      <w:rPr>
        <w:rFonts w:hint="default" w:ascii="Wingdings" w:hAnsi="Wingdings"/>
      </w:rPr>
    </w:lvl>
    <w:lvl w:ilvl="3" w:tplc="040C0001" w:tentative="1">
      <w:start w:val="1"/>
      <w:numFmt w:val="bullet"/>
      <w:lvlText w:val=""/>
      <w:lvlJc w:val="left"/>
      <w:pPr>
        <w:ind w:left="2947" w:hanging="360"/>
      </w:pPr>
      <w:rPr>
        <w:rFonts w:hint="default" w:ascii="Symbol" w:hAnsi="Symbol"/>
      </w:rPr>
    </w:lvl>
    <w:lvl w:ilvl="4" w:tplc="040C0003" w:tentative="1">
      <w:start w:val="1"/>
      <w:numFmt w:val="bullet"/>
      <w:lvlText w:val="o"/>
      <w:lvlJc w:val="left"/>
      <w:pPr>
        <w:ind w:left="3667" w:hanging="360"/>
      </w:pPr>
      <w:rPr>
        <w:rFonts w:hint="default" w:ascii="Courier New" w:hAnsi="Courier New" w:cs="Courier New"/>
      </w:rPr>
    </w:lvl>
    <w:lvl w:ilvl="5" w:tplc="040C0005" w:tentative="1">
      <w:start w:val="1"/>
      <w:numFmt w:val="bullet"/>
      <w:lvlText w:val=""/>
      <w:lvlJc w:val="left"/>
      <w:pPr>
        <w:ind w:left="4387" w:hanging="360"/>
      </w:pPr>
      <w:rPr>
        <w:rFonts w:hint="default" w:ascii="Wingdings" w:hAnsi="Wingdings"/>
      </w:rPr>
    </w:lvl>
    <w:lvl w:ilvl="6" w:tplc="040C0001" w:tentative="1">
      <w:start w:val="1"/>
      <w:numFmt w:val="bullet"/>
      <w:lvlText w:val=""/>
      <w:lvlJc w:val="left"/>
      <w:pPr>
        <w:ind w:left="5107" w:hanging="360"/>
      </w:pPr>
      <w:rPr>
        <w:rFonts w:hint="default" w:ascii="Symbol" w:hAnsi="Symbol"/>
      </w:rPr>
    </w:lvl>
    <w:lvl w:ilvl="7" w:tplc="040C0003" w:tentative="1">
      <w:start w:val="1"/>
      <w:numFmt w:val="bullet"/>
      <w:lvlText w:val="o"/>
      <w:lvlJc w:val="left"/>
      <w:pPr>
        <w:ind w:left="5827" w:hanging="360"/>
      </w:pPr>
      <w:rPr>
        <w:rFonts w:hint="default" w:ascii="Courier New" w:hAnsi="Courier New" w:cs="Courier New"/>
      </w:rPr>
    </w:lvl>
    <w:lvl w:ilvl="8" w:tplc="040C0005" w:tentative="1">
      <w:start w:val="1"/>
      <w:numFmt w:val="bullet"/>
      <w:lvlText w:val=""/>
      <w:lvlJc w:val="left"/>
      <w:pPr>
        <w:ind w:left="6547" w:hanging="360"/>
      </w:pPr>
      <w:rPr>
        <w:rFonts w:hint="default" w:ascii="Wingdings" w:hAnsi="Wingdings"/>
      </w:rPr>
    </w:lvl>
  </w:abstractNum>
  <w:abstractNum w:abstractNumId="68" w15:restartNumberingAfterBreak="0">
    <w:nsid w:val="67586716"/>
    <w:multiLevelType w:val="hybridMultilevel"/>
    <w:tmpl w:val="9FC82310"/>
    <w:lvl w:ilvl="0" w:tplc="639CEC30">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9361482"/>
    <w:multiLevelType w:val="hybridMultilevel"/>
    <w:tmpl w:val="D910F09A"/>
    <w:lvl w:ilvl="0" w:tplc="8108B348">
      <w:start w:val="1"/>
      <w:numFmt w:val="bullet"/>
      <w:lvlText w:val=""/>
      <w:lvlJc w:val="left"/>
      <w:pPr>
        <w:ind w:left="1494" w:hanging="360"/>
      </w:pPr>
      <w:rPr>
        <w:rFonts w:hint="default" w:ascii="Wingdings" w:hAnsi="Wingdings"/>
        <w:b w:val="0"/>
        <w:i w:val="0"/>
        <w:strike w:val="0"/>
        <w:dstrike w:val="0"/>
        <w:color w:val="000000"/>
        <w:sz w:val="24"/>
        <w:szCs w:val="24"/>
        <w:u w:val="none" w:color="000000"/>
        <w:bdr w:val="none" w:color="auto" w:sz="0" w:space="0"/>
        <w:shd w:val="clear" w:color="auto" w:fill="auto"/>
        <w:vertAlign w:val="baseline"/>
      </w:rPr>
    </w:lvl>
    <w:lvl w:ilvl="1" w:tplc="040C0003" w:tentative="1">
      <w:start w:val="1"/>
      <w:numFmt w:val="bullet"/>
      <w:lvlText w:val="o"/>
      <w:lvlJc w:val="left"/>
      <w:pPr>
        <w:ind w:left="2214" w:hanging="360"/>
      </w:pPr>
      <w:rPr>
        <w:rFonts w:hint="default" w:ascii="Courier New" w:hAnsi="Courier New" w:cs="Courier New"/>
      </w:rPr>
    </w:lvl>
    <w:lvl w:ilvl="2" w:tplc="040C0005" w:tentative="1">
      <w:start w:val="1"/>
      <w:numFmt w:val="bullet"/>
      <w:lvlText w:val=""/>
      <w:lvlJc w:val="left"/>
      <w:pPr>
        <w:ind w:left="2934" w:hanging="360"/>
      </w:pPr>
      <w:rPr>
        <w:rFonts w:hint="default" w:ascii="Wingdings" w:hAnsi="Wingdings"/>
      </w:rPr>
    </w:lvl>
    <w:lvl w:ilvl="3" w:tplc="040C0001" w:tentative="1">
      <w:start w:val="1"/>
      <w:numFmt w:val="bullet"/>
      <w:lvlText w:val=""/>
      <w:lvlJc w:val="left"/>
      <w:pPr>
        <w:ind w:left="3654" w:hanging="360"/>
      </w:pPr>
      <w:rPr>
        <w:rFonts w:hint="default" w:ascii="Symbol" w:hAnsi="Symbol"/>
      </w:rPr>
    </w:lvl>
    <w:lvl w:ilvl="4" w:tplc="040C0003" w:tentative="1">
      <w:start w:val="1"/>
      <w:numFmt w:val="bullet"/>
      <w:lvlText w:val="o"/>
      <w:lvlJc w:val="left"/>
      <w:pPr>
        <w:ind w:left="4374" w:hanging="360"/>
      </w:pPr>
      <w:rPr>
        <w:rFonts w:hint="default" w:ascii="Courier New" w:hAnsi="Courier New" w:cs="Courier New"/>
      </w:rPr>
    </w:lvl>
    <w:lvl w:ilvl="5" w:tplc="040C0005" w:tentative="1">
      <w:start w:val="1"/>
      <w:numFmt w:val="bullet"/>
      <w:lvlText w:val=""/>
      <w:lvlJc w:val="left"/>
      <w:pPr>
        <w:ind w:left="5094" w:hanging="360"/>
      </w:pPr>
      <w:rPr>
        <w:rFonts w:hint="default" w:ascii="Wingdings" w:hAnsi="Wingdings"/>
      </w:rPr>
    </w:lvl>
    <w:lvl w:ilvl="6" w:tplc="040C0001" w:tentative="1">
      <w:start w:val="1"/>
      <w:numFmt w:val="bullet"/>
      <w:lvlText w:val=""/>
      <w:lvlJc w:val="left"/>
      <w:pPr>
        <w:ind w:left="5814" w:hanging="360"/>
      </w:pPr>
      <w:rPr>
        <w:rFonts w:hint="default" w:ascii="Symbol" w:hAnsi="Symbol"/>
      </w:rPr>
    </w:lvl>
    <w:lvl w:ilvl="7" w:tplc="040C0003" w:tentative="1">
      <w:start w:val="1"/>
      <w:numFmt w:val="bullet"/>
      <w:lvlText w:val="o"/>
      <w:lvlJc w:val="left"/>
      <w:pPr>
        <w:ind w:left="6534" w:hanging="360"/>
      </w:pPr>
      <w:rPr>
        <w:rFonts w:hint="default" w:ascii="Courier New" w:hAnsi="Courier New" w:cs="Courier New"/>
      </w:rPr>
    </w:lvl>
    <w:lvl w:ilvl="8" w:tplc="040C0005" w:tentative="1">
      <w:start w:val="1"/>
      <w:numFmt w:val="bullet"/>
      <w:lvlText w:val=""/>
      <w:lvlJc w:val="left"/>
      <w:pPr>
        <w:ind w:left="7254" w:hanging="360"/>
      </w:pPr>
      <w:rPr>
        <w:rFonts w:hint="default" w:ascii="Wingdings" w:hAnsi="Wingdings"/>
      </w:rPr>
    </w:lvl>
  </w:abstractNum>
  <w:abstractNum w:abstractNumId="70" w15:restartNumberingAfterBreak="0">
    <w:nsid w:val="6C137530"/>
    <w:multiLevelType w:val="hybridMultilevel"/>
    <w:tmpl w:val="0BD8BC78"/>
    <w:lvl w:ilvl="0" w:tplc="B65EA3F8">
      <w:start w:val="1"/>
      <w:numFmt w:val="bullet"/>
      <w:lvlText w:val=""/>
      <w:lvlJc w:val="left"/>
      <w:pPr>
        <w:ind w:left="720" w:hanging="360"/>
      </w:pPr>
      <w:rPr>
        <w:rFonts w:hint="default" w:ascii="Wingdings" w:hAnsi="Wingdings"/>
      </w:rPr>
    </w:lvl>
    <w:lvl w:ilvl="1" w:tplc="0F967066">
      <w:start w:val="1"/>
      <w:numFmt w:val="bullet"/>
      <w:lvlText w:val="o"/>
      <w:lvlJc w:val="left"/>
      <w:pPr>
        <w:ind w:left="1440" w:hanging="360"/>
      </w:pPr>
      <w:rPr>
        <w:rFonts w:hint="default" w:ascii="Courier New" w:hAnsi="Courier New"/>
      </w:rPr>
    </w:lvl>
    <w:lvl w:ilvl="2" w:tplc="62BAE4D0">
      <w:start w:val="1"/>
      <w:numFmt w:val="bullet"/>
      <w:lvlText w:val=""/>
      <w:lvlJc w:val="left"/>
      <w:pPr>
        <w:ind w:left="2160" w:hanging="360"/>
      </w:pPr>
      <w:rPr>
        <w:rFonts w:hint="default" w:ascii="Wingdings" w:hAnsi="Wingdings"/>
      </w:rPr>
    </w:lvl>
    <w:lvl w:ilvl="3" w:tplc="9558F964">
      <w:start w:val="1"/>
      <w:numFmt w:val="bullet"/>
      <w:lvlText w:val=""/>
      <w:lvlJc w:val="left"/>
      <w:pPr>
        <w:ind w:left="2880" w:hanging="360"/>
      </w:pPr>
      <w:rPr>
        <w:rFonts w:hint="default" w:ascii="Symbol" w:hAnsi="Symbol"/>
      </w:rPr>
    </w:lvl>
    <w:lvl w:ilvl="4" w:tplc="2620E4B0">
      <w:start w:val="1"/>
      <w:numFmt w:val="bullet"/>
      <w:lvlText w:val="o"/>
      <w:lvlJc w:val="left"/>
      <w:pPr>
        <w:ind w:left="3600" w:hanging="360"/>
      </w:pPr>
      <w:rPr>
        <w:rFonts w:hint="default" w:ascii="Courier New" w:hAnsi="Courier New"/>
      </w:rPr>
    </w:lvl>
    <w:lvl w:ilvl="5" w:tplc="CDD4C290">
      <w:start w:val="1"/>
      <w:numFmt w:val="bullet"/>
      <w:lvlText w:val=""/>
      <w:lvlJc w:val="left"/>
      <w:pPr>
        <w:ind w:left="4320" w:hanging="360"/>
      </w:pPr>
      <w:rPr>
        <w:rFonts w:hint="default" w:ascii="Wingdings" w:hAnsi="Wingdings"/>
      </w:rPr>
    </w:lvl>
    <w:lvl w:ilvl="6" w:tplc="848214B8">
      <w:start w:val="1"/>
      <w:numFmt w:val="bullet"/>
      <w:lvlText w:val=""/>
      <w:lvlJc w:val="left"/>
      <w:pPr>
        <w:ind w:left="5040" w:hanging="360"/>
      </w:pPr>
      <w:rPr>
        <w:rFonts w:hint="default" w:ascii="Symbol" w:hAnsi="Symbol"/>
      </w:rPr>
    </w:lvl>
    <w:lvl w:ilvl="7" w:tplc="4012732A">
      <w:start w:val="1"/>
      <w:numFmt w:val="bullet"/>
      <w:lvlText w:val="o"/>
      <w:lvlJc w:val="left"/>
      <w:pPr>
        <w:ind w:left="5760" w:hanging="360"/>
      </w:pPr>
      <w:rPr>
        <w:rFonts w:hint="default" w:ascii="Courier New" w:hAnsi="Courier New"/>
      </w:rPr>
    </w:lvl>
    <w:lvl w:ilvl="8" w:tplc="B39ABED2">
      <w:start w:val="1"/>
      <w:numFmt w:val="bullet"/>
      <w:lvlText w:val=""/>
      <w:lvlJc w:val="left"/>
      <w:pPr>
        <w:ind w:left="6480" w:hanging="360"/>
      </w:pPr>
      <w:rPr>
        <w:rFonts w:hint="default" w:ascii="Wingdings" w:hAnsi="Wingdings"/>
      </w:rPr>
    </w:lvl>
  </w:abstractNum>
  <w:abstractNum w:abstractNumId="71" w15:restartNumberingAfterBreak="0">
    <w:nsid w:val="6D313B59"/>
    <w:multiLevelType w:val="hybridMultilevel"/>
    <w:tmpl w:val="017C4740"/>
    <w:lvl w:ilvl="0" w:tplc="040C0007">
      <w:start w:val="1"/>
      <w:numFmt w:val="bullet"/>
      <w:lvlText w:val=""/>
      <w:lvlPicBulletId w:val="0"/>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72" w15:restartNumberingAfterBreak="0">
    <w:nsid w:val="6DA76A9A"/>
    <w:multiLevelType w:val="hybridMultilevel"/>
    <w:tmpl w:val="E192604E"/>
    <w:lvl w:ilvl="0" w:tplc="8108B348">
      <w:start w:val="1"/>
      <w:numFmt w:val="bullet"/>
      <w:lvlText w:val=""/>
      <w:lvlJc w:val="left"/>
      <w:pPr>
        <w:ind w:left="786" w:hanging="360"/>
      </w:pPr>
      <w:rPr>
        <w:rFonts w:hint="default" w:ascii="Wingdings" w:hAnsi="Wingdings"/>
        <w:sz w:val="24"/>
        <w:szCs w:val="24"/>
      </w:rPr>
    </w:lvl>
    <w:lvl w:ilvl="1" w:tplc="040C0003" w:tentative="1">
      <w:start w:val="1"/>
      <w:numFmt w:val="bullet"/>
      <w:lvlText w:val="o"/>
      <w:lvlJc w:val="left"/>
      <w:pPr>
        <w:ind w:left="1506" w:hanging="360"/>
      </w:pPr>
      <w:rPr>
        <w:rFonts w:hint="default" w:ascii="Courier New" w:hAnsi="Courier New" w:cs="Courier New"/>
      </w:rPr>
    </w:lvl>
    <w:lvl w:ilvl="2" w:tplc="040C0005" w:tentative="1">
      <w:start w:val="1"/>
      <w:numFmt w:val="bullet"/>
      <w:lvlText w:val=""/>
      <w:lvlJc w:val="left"/>
      <w:pPr>
        <w:ind w:left="2226" w:hanging="360"/>
      </w:pPr>
      <w:rPr>
        <w:rFonts w:hint="default" w:ascii="Wingdings" w:hAnsi="Wingdings"/>
      </w:rPr>
    </w:lvl>
    <w:lvl w:ilvl="3" w:tplc="040C0001" w:tentative="1">
      <w:start w:val="1"/>
      <w:numFmt w:val="bullet"/>
      <w:lvlText w:val=""/>
      <w:lvlJc w:val="left"/>
      <w:pPr>
        <w:ind w:left="2946" w:hanging="360"/>
      </w:pPr>
      <w:rPr>
        <w:rFonts w:hint="default" w:ascii="Symbol" w:hAnsi="Symbol"/>
      </w:rPr>
    </w:lvl>
    <w:lvl w:ilvl="4" w:tplc="040C0003" w:tentative="1">
      <w:start w:val="1"/>
      <w:numFmt w:val="bullet"/>
      <w:lvlText w:val="o"/>
      <w:lvlJc w:val="left"/>
      <w:pPr>
        <w:ind w:left="3666" w:hanging="360"/>
      </w:pPr>
      <w:rPr>
        <w:rFonts w:hint="default" w:ascii="Courier New" w:hAnsi="Courier New" w:cs="Courier New"/>
      </w:rPr>
    </w:lvl>
    <w:lvl w:ilvl="5" w:tplc="040C0005" w:tentative="1">
      <w:start w:val="1"/>
      <w:numFmt w:val="bullet"/>
      <w:lvlText w:val=""/>
      <w:lvlJc w:val="left"/>
      <w:pPr>
        <w:ind w:left="4386" w:hanging="360"/>
      </w:pPr>
      <w:rPr>
        <w:rFonts w:hint="default" w:ascii="Wingdings" w:hAnsi="Wingdings"/>
      </w:rPr>
    </w:lvl>
    <w:lvl w:ilvl="6" w:tplc="040C0001" w:tentative="1">
      <w:start w:val="1"/>
      <w:numFmt w:val="bullet"/>
      <w:lvlText w:val=""/>
      <w:lvlJc w:val="left"/>
      <w:pPr>
        <w:ind w:left="5106" w:hanging="360"/>
      </w:pPr>
      <w:rPr>
        <w:rFonts w:hint="default" w:ascii="Symbol" w:hAnsi="Symbol"/>
      </w:rPr>
    </w:lvl>
    <w:lvl w:ilvl="7" w:tplc="040C0003" w:tentative="1">
      <w:start w:val="1"/>
      <w:numFmt w:val="bullet"/>
      <w:lvlText w:val="o"/>
      <w:lvlJc w:val="left"/>
      <w:pPr>
        <w:ind w:left="5826" w:hanging="360"/>
      </w:pPr>
      <w:rPr>
        <w:rFonts w:hint="default" w:ascii="Courier New" w:hAnsi="Courier New" w:cs="Courier New"/>
      </w:rPr>
    </w:lvl>
    <w:lvl w:ilvl="8" w:tplc="040C0005" w:tentative="1">
      <w:start w:val="1"/>
      <w:numFmt w:val="bullet"/>
      <w:lvlText w:val=""/>
      <w:lvlJc w:val="left"/>
      <w:pPr>
        <w:ind w:left="6546" w:hanging="360"/>
      </w:pPr>
      <w:rPr>
        <w:rFonts w:hint="default" w:ascii="Wingdings" w:hAnsi="Wingdings"/>
      </w:rPr>
    </w:lvl>
  </w:abstractNum>
  <w:abstractNum w:abstractNumId="73" w15:restartNumberingAfterBreak="0">
    <w:nsid w:val="6DBC1599"/>
    <w:multiLevelType w:val="hybridMultilevel"/>
    <w:tmpl w:val="470E5908"/>
    <w:lvl w:ilvl="0" w:tplc="040C000D">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74" w15:restartNumberingAfterBreak="0">
    <w:nsid w:val="719B146A"/>
    <w:multiLevelType w:val="hybridMultilevel"/>
    <w:tmpl w:val="44FAB61A"/>
    <w:lvl w:ilvl="0" w:tplc="8108B348">
      <w:start w:val="1"/>
      <w:numFmt w:val="bullet"/>
      <w:lvlText w:val=""/>
      <w:lvlJc w:val="left"/>
      <w:pPr>
        <w:ind w:left="720" w:hanging="360"/>
      </w:pPr>
      <w:rPr>
        <w:rFonts w:hint="default" w:ascii="Wingdings" w:hAnsi="Wingdings"/>
        <w:sz w:val="24"/>
        <w:szCs w:val="24"/>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75" w15:restartNumberingAfterBreak="0">
    <w:nsid w:val="71D133FE"/>
    <w:multiLevelType w:val="hybridMultilevel"/>
    <w:tmpl w:val="38A2FF9A"/>
    <w:lvl w:ilvl="0" w:tplc="040C0001">
      <w:start w:val="1"/>
      <w:numFmt w:val="bullet"/>
      <w:lvlText w:val=""/>
      <w:lvlJc w:val="left"/>
      <w:pPr>
        <w:ind w:left="502" w:hanging="360"/>
      </w:pPr>
      <w:rPr>
        <w:rFonts w:hint="default" w:ascii="Symbol" w:hAnsi="Symbol"/>
      </w:rPr>
    </w:lvl>
    <w:lvl w:ilvl="1" w:tplc="040C0003" w:tentative="1">
      <w:start w:val="1"/>
      <w:numFmt w:val="bullet"/>
      <w:lvlText w:val="o"/>
      <w:lvlJc w:val="left"/>
      <w:pPr>
        <w:ind w:left="164" w:hanging="360"/>
      </w:pPr>
      <w:rPr>
        <w:rFonts w:hint="default" w:ascii="Courier New" w:hAnsi="Courier New" w:cs="Courier New"/>
      </w:rPr>
    </w:lvl>
    <w:lvl w:ilvl="2" w:tplc="040C0005" w:tentative="1">
      <w:start w:val="1"/>
      <w:numFmt w:val="bullet"/>
      <w:lvlText w:val=""/>
      <w:lvlJc w:val="left"/>
      <w:pPr>
        <w:ind w:left="884" w:hanging="360"/>
      </w:pPr>
      <w:rPr>
        <w:rFonts w:hint="default" w:ascii="Wingdings" w:hAnsi="Wingdings"/>
      </w:rPr>
    </w:lvl>
    <w:lvl w:ilvl="3" w:tplc="040C0001" w:tentative="1">
      <w:start w:val="1"/>
      <w:numFmt w:val="bullet"/>
      <w:lvlText w:val=""/>
      <w:lvlJc w:val="left"/>
      <w:pPr>
        <w:ind w:left="1604" w:hanging="360"/>
      </w:pPr>
      <w:rPr>
        <w:rFonts w:hint="default" w:ascii="Symbol" w:hAnsi="Symbol"/>
      </w:rPr>
    </w:lvl>
    <w:lvl w:ilvl="4" w:tplc="040C0003" w:tentative="1">
      <w:start w:val="1"/>
      <w:numFmt w:val="bullet"/>
      <w:lvlText w:val="o"/>
      <w:lvlJc w:val="left"/>
      <w:pPr>
        <w:ind w:left="2324" w:hanging="360"/>
      </w:pPr>
      <w:rPr>
        <w:rFonts w:hint="default" w:ascii="Courier New" w:hAnsi="Courier New" w:cs="Courier New"/>
      </w:rPr>
    </w:lvl>
    <w:lvl w:ilvl="5" w:tplc="040C0005" w:tentative="1">
      <w:start w:val="1"/>
      <w:numFmt w:val="bullet"/>
      <w:lvlText w:val=""/>
      <w:lvlJc w:val="left"/>
      <w:pPr>
        <w:ind w:left="3044" w:hanging="360"/>
      </w:pPr>
      <w:rPr>
        <w:rFonts w:hint="default" w:ascii="Wingdings" w:hAnsi="Wingdings"/>
      </w:rPr>
    </w:lvl>
    <w:lvl w:ilvl="6" w:tplc="040C0001" w:tentative="1">
      <w:start w:val="1"/>
      <w:numFmt w:val="bullet"/>
      <w:lvlText w:val=""/>
      <w:lvlJc w:val="left"/>
      <w:pPr>
        <w:ind w:left="3764" w:hanging="360"/>
      </w:pPr>
      <w:rPr>
        <w:rFonts w:hint="default" w:ascii="Symbol" w:hAnsi="Symbol"/>
      </w:rPr>
    </w:lvl>
    <w:lvl w:ilvl="7" w:tplc="040C0003" w:tentative="1">
      <w:start w:val="1"/>
      <w:numFmt w:val="bullet"/>
      <w:lvlText w:val="o"/>
      <w:lvlJc w:val="left"/>
      <w:pPr>
        <w:ind w:left="4484" w:hanging="360"/>
      </w:pPr>
      <w:rPr>
        <w:rFonts w:hint="default" w:ascii="Courier New" w:hAnsi="Courier New" w:cs="Courier New"/>
      </w:rPr>
    </w:lvl>
    <w:lvl w:ilvl="8" w:tplc="040C0005" w:tentative="1">
      <w:start w:val="1"/>
      <w:numFmt w:val="bullet"/>
      <w:lvlText w:val=""/>
      <w:lvlJc w:val="left"/>
      <w:pPr>
        <w:ind w:left="5204" w:hanging="360"/>
      </w:pPr>
      <w:rPr>
        <w:rFonts w:hint="default" w:ascii="Wingdings" w:hAnsi="Wingdings"/>
      </w:rPr>
    </w:lvl>
  </w:abstractNum>
  <w:abstractNum w:abstractNumId="76" w15:restartNumberingAfterBreak="0">
    <w:nsid w:val="74FA7E9E"/>
    <w:multiLevelType w:val="hybridMultilevel"/>
    <w:tmpl w:val="A3CC5E86"/>
    <w:lvl w:ilvl="0" w:tplc="040C0007">
      <w:start w:val="1"/>
      <w:numFmt w:val="bullet"/>
      <w:lvlText w:val=""/>
      <w:lvlPicBulletId w:val="0"/>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77" w15:restartNumberingAfterBreak="0">
    <w:nsid w:val="78F0704F"/>
    <w:multiLevelType w:val="multilevel"/>
    <w:tmpl w:val="A15A9732"/>
    <w:lvl w:ilvl="0">
      <w:start w:val="3"/>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8" w15:restartNumberingAfterBreak="0">
    <w:nsid w:val="7C85439A"/>
    <w:multiLevelType w:val="hybridMultilevel"/>
    <w:tmpl w:val="39CCBCAE"/>
    <w:lvl w:ilvl="0" w:tplc="040C0007">
      <w:start w:val="1"/>
      <w:numFmt w:val="bullet"/>
      <w:lvlText w:val=""/>
      <w:lvlPicBulletId w:val="0"/>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79" w15:restartNumberingAfterBreak="0">
    <w:nsid w:val="7E1F4FC1"/>
    <w:multiLevelType w:val="multilevel"/>
    <w:tmpl w:val="85F6C20C"/>
    <w:lvl w:ilvl="0">
      <w:start w:val="3"/>
      <w:numFmt w:val="decimal"/>
      <w:lvlText w:val="%1"/>
      <w:lvlJc w:val="left"/>
      <w:pPr>
        <w:ind w:left="435" w:hanging="435"/>
      </w:pPr>
      <w:rPr>
        <w:rFonts w:hint="default"/>
      </w:rPr>
    </w:lvl>
    <w:lvl w:ilvl="1">
      <w:start w:val="1"/>
      <w:numFmt w:val="decimal"/>
      <w:pStyle w:val="Style2"/>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0" w15:restartNumberingAfterBreak="0">
    <w:nsid w:val="7E2D49C0"/>
    <w:multiLevelType w:val="hybridMultilevel"/>
    <w:tmpl w:val="9E3E51E0"/>
    <w:lvl w:ilvl="0" w:tplc="7194D7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F7869AB"/>
    <w:multiLevelType w:val="multilevel"/>
    <w:tmpl w:val="10B68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70"/>
  </w:num>
  <w:num w:numId="3">
    <w:abstractNumId w:val="7"/>
  </w:num>
  <w:num w:numId="4">
    <w:abstractNumId w:val="19"/>
  </w:num>
  <w:num w:numId="5">
    <w:abstractNumId w:val="77"/>
  </w:num>
  <w:num w:numId="6">
    <w:abstractNumId w:val="29"/>
  </w:num>
  <w:num w:numId="7">
    <w:abstractNumId w:val="23"/>
  </w:num>
  <w:num w:numId="8">
    <w:abstractNumId w:val="68"/>
  </w:num>
  <w:num w:numId="9">
    <w:abstractNumId w:val="26"/>
  </w:num>
  <w:num w:numId="10">
    <w:abstractNumId w:val="46"/>
  </w:num>
  <w:num w:numId="11">
    <w:abstractNumId w:val="42"/>
  </w:num>
  <w:num w:numId="12">
    <w:abstractNumId w:val="67"/>
  </w:num>
  <w:num w:numId="13">
    <w:abstractNumId w:val="72"/>
  </w:num>
  <w:num w:numId="14">
    <w:abstractNumId w:val="79"/>
  </w:num>
  <w:num w:numId="15">
    <w:abstractNumId w:val="25"/>
  </w:num>
  <w:num w:numId="16">
    <w:abstractNumId w:val="63"/>
  </w:num>
  <w:num w:numId="17">
    <w:abstractNumId w:val="2"/>
  </w:num>
  <w:num w:numId="18">
    <w:abstractNumId w:val="37"/>
  </w:num>
  <w:num w:numId="19">
    <w:abstractNumId w:val="4"/>
  </w:num>
  <w:num w:numId="20">
    <w:abstractNumId w:val="80"/>
  </w:num>
  <w:num w:numId="21">
    <w:abstractNumId w:val="74"/>
  </w:num>
  <w:num w:numId="22">
    <w:abstractNumId w:val="48"/>
  </w:num>
  <w:num w:numId="23">
    <w:abstractNumId w:val="35"/>
  </w:num>
  <w:num w:numId="24">
    <w:abstractNumId w:val="50"/>
  </w:num>
  <w:num w:numId="25">
    <w:abstractNumId w:val="56"/>
  </w:num>
  <w:num w:numId="26">
    <w:abstractNumId w:val="11"/>
  </w:num>
  <w:num w:numId="27">
    <w:abstractNumId w:val="17"/>
  </w:num>
  <w:num w:numId="28">
    <w:abstractNumId w:val="58"/>
  </w:num>
  <w:num w:numId="29">
    <w:abstractNumId w:val="64"/>
  </w:num>
  <w:num w:numId="30">
    <w:abstractNumId w:val="59"/>
  </w:num>
  <w:num w:numId="31">
    <w:abstractNumId w:val="60"/>
  </w:num>
  <w:num w:numId="32">
    <w:abstractNumId w:val="27"/>
  </w:num>
  <w:num w:numId="33">
    <w:abstractNumId w:val="5"/>
  </w:num>
  <w:num w:numId="34">
    <w:abstractNumId w:val="57"/>
  </w:num>
  <w:num w:numId="35">
    <w:abstractNumId w:val="45"/>
  </w:num>
  <w:num w:numId="36">
    <w:abstractNumId w:val="22"/>
  </w:num>
  <w:num w:numId="37">
    <w:abstractNumId w:val="16"/>
  </w:num>
  <w:num w:numId="38">
    <w:abstractNumId w:val="62"/>
  </w:num>
  <w:num w:numId="39">
    <w:abstractNumId w:val="66"/>
  </w:num>
  <w:num w:numId="40">
    <w:abstractNumId w:val="36"/>
  </w:num>
  <w:num w:numId="41">
    <w:abstractNumId w:val="73"/>
  </w:num>
  <w:num w:numId="42">
    <w:abstractNumId w:val="15"/>
  </w:num>
  <w:num w:numId="43">
    <w:abstractNumId w:val="71"/>
  </w:num>
  <w:num w:numId="44">
    <w:abstractNumId w:val="21"/>
  </w:num>
  <w:num w:numId="45">
    <w:abstractNumId w:val="12"/>
  </w:num>
  <w:num w:numId="46">
    <w:abstractNumId w:val="40"/>
  </w:num>
  <w:num w:numId="47">
    <w:abstractNumId w:val="76"/>
  </w:num>
  <w:num w:numId="48">
    <w:abstractNumId w:val="28"/>
  </w:num>
  <w:num w:numId="49">
    <w:abstractNumId w:val="52"/>
  </w:num>
  <w:num w:numId="50">
    <w:abstractNumId w:val="0"/>
  </w:num>
  <w:num w:numId="51">
    <w:abstractNumId w:val="3"/>
  </w:num>
  <w:num w:numId="52">
    <w:abstractNumId w:val="13"/>
  </w:num>
  <w:num w:numId="53">
    <w:abstractNumId w:val="1"/>
  </w:num>
  <w:num w:numId="54">
    <w:abstractNumId w:val="65"/>
  </w:num>
  <w:num w:numId="55">
    <w:abstractNumId w:val="78"/>
  </w:num>
  <w:num w:numId="56">
    <w:abstractNumId w:val="43"/>
  </w:num>
  <w:num w:numId="57">
    <w:abstractNumId w:val="51"/>
  </w:num>
  <w:num w:numId="58">
    <w:abstractNumId w:val="24"/>
  </w:num>
  <w:num w:numId="59">
    <w:abstractNumId w:val="14"/>
  </w:num>
  <w:num w:numId="60">
    <w:abstractNumId w:val="54"/>
  </w:num>
  <w:num w:numId="61">
    <w:abstractNumId w:val="10"/>
  </w:num>
  <w:num w:numId="62">
    <w:abstractNumId w:val="32"/>
  </w:num>
  <w:num w:numId="63">
    <w:abstractNumId w:val="41"/>
  </w:num>
  <w:num w:numId="64">
    <w:abstractNumId w:val="30"/>
  </w:num>
  <w:num w:numId="65">
    <w:abstractNumId w:val="6"/>
  </w:num>
  <w:num w:numId="66">
    <w:abstractNumId w:val="53"/>
  </w:num>
  <w:num w:numId="67">
    <w:abstractNumId w:val="31"/>
  </w:num>
  <w:num w:numId="68">
    <w:abstractNumId w:val="38"/>
  </w:num>
  <w:num w:numId="69">
    <w:abstractNumId w:val="8"/>
  </w:num>
  <w:num w:numId="70">
    <w:abstractNumId w:val="69"/>
  </w:num>
  <w:num w:numId="71">
    <w:abstractNumId w:val="81"/>
  </w:num>
  <w:num w:numId="72">
    <w:abstractNumId w:val="47"/>
  </w:num>
  <w:num w:numId="73">
    <w:abstractNumId w:val="9"/>
  </w:num>
  <w:num w:numId="74">
    <w:abstractNumId w:val="75"/>
  </w:num>
  <w:num w:numId="75">
    <w:abstractNumId w:val="49"/>
  </w:num>
  <w:num w:numId="76">
    <w:abstractNumId w:val="55"/>
  </w:num>
  <w:num w:numId="77">
    <w:abstractNumId w:val="33"/>
  </w:num>
  <w:num w:numId="78">
    <w:abstractNumId w:val="18"/>
  </w:num>
  <w:num w:numId="79">
    <w:abstractNumId w:val="20"/>
  </w:num>
  <w:num w:numId="80">
    <w:abstractNumId w:val="61"/>
  </w:num>
  <w:num w:numId="81">
    <w:abstractNumId w:val="44"/>
  </w:num>
  <w:num w:numId="82">
    <w:abstractNumId w:val="39"/>
  </w:num>
  <w:numIdMacAtCleanup w:val="7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jdi Rhim">
    <w15:presenceInfo w15:providerId="Windows Live" w15:userId="9484dcc5f4139e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088"/>
    <w:rsid w:val="00004C52"/>
    <w:rsid w:val="00010AC7"/>
    <w:rsid w:val="000150D3"/>
    <w:rsid w:val="00070E99"/>
    <w:rsid w:val="000847BD"/>
    <w:rsid w:val="000873FD"/>
    <w:rsid w:val="000E3760"/>
    <w:rsid w:val="000F23C7"/>
    <w:rsid w:val="00127082"/>
    <w:rsid w:val="0015275D"/>
    <w:rsid w:val="0015581C"/>
    <w:rsid w:val="00161801"/>
    <w:rsid w:val="001719EE"/>
    <w:rsid w:val="0018277F"/>
    <w:rsid w:val="001A63A7"/>
    <w:rsid w:val="001C3B03"/>
    <w:rsid w:val="001C71D4"/>
    <w:rsid w:val="001F4612"/>
    <w:rsid w:val="00225217"/>
    <w:rsid w:val="002538D2"/>
    <w:rsid w:val="002A7A5A"/>
    <w:rsid w:val="002B4851"/>
    <w:rsid w:val="002B70C7"/>
    <w:rsid w:val="002D427F"/>
    <w:rsid w:val="002E0A41"/>
    <w:rsid w:val="002F4015"/>
    <w:rsid w:val="00313908"/>
    <w:rsid w:val="00316E2B"/>
    <w:rsid w:val="00385054"/>
    <w:rsid w:val="00387B93"/>
    <w:rsid w:val="003D48B1"/>
    <w:rsid w:val="003F12EE"/>
    <w:rsid w:val="0042229A"/>
    <w:rsid w:val="00440CDC"/>
    <w:rsid w:val="004558A1"/>
    <w:rsid w:val="004817A3"/>
    <w:rsid w:val="00484F49"/>
    <w:rsid w:val="004C2F39"/>
    <w:rsid w:val="004E4297"/>
    <w:rsid w:val="00505430"/>
    <w:rsid w:val="005236DD"/>
    <w:rsid w:val="00544639"/>
    <w:rsid w:val="00545C24"/>
    <w:rsid w:val="005466A5"/>
    <w:rsid w:val="0056512C"/>
    <w:rsid w:val="00593A52"/>
    <w:rsid w:val="005A182E"/>
    <w:rsid w:val="00625905"/>
    <w:rsid w:val="006326D4"/>
    <w:rsid w:val="00660449"/>
    <w:rsid w:val="00692C72"/>
    <w:rsid w:val="006C64A6"/>
    <w:rsid w:val="006E4A4C"/>
    <w:rsid w:val="006E500A"/>
    <w:rsid w:val="00710555"/>
    <w:rsid w:val="00725088"/>
    <w:rsid w:val="00741DAD"/>
    <w:rsid w:val="00771906"/>
    <w:rsid w:val="007C386C"/>
    <w:rsid w:val="007D2F9D"/>
    <w:rsid w:val="007E3C23"/>
    <w:rsid w:val="007F3BEA"/>
    <w:rsid w:val="00827509"/>
    <w:rsid w:val="00870A73"/>
    <w:rsid w:val="00893A0F"/>
    <w:rsid w:val="008B563D"/>
    <w:rsid w:val="00960D6E"/>
    <w:rsid w:val="00975448"/>
    <w:rsid w:val="009C1051"/>
    <w:rsid w:val="009C7FA8"/>
    <w:rsid w:val="009F05B7"/>
    <w:rsid w:val="009F7A1F"/>
    <w:rsid w:val="00A104D4"/>
    <w:rsid w:val="00A41F3B"/>
    <w:rsid w:val="00A91BEF"/>
    <w:rsid w:val="00A93FCE"/>
    <w:rsid w:val="00AA7741"/>
    <w:rsid w:val="00AB176F"/>
    <w:rsid w:val="00AB6AFB"/>
    <w:rsid w:val="00AD708B"/>
    <w:rsid w:val="00AE2BCB"/>
    <w:rsid w:val="00AE717B"/>
    <w:rsid w:val="00B07B2B"/>
    <w:rsid w:val="00B1770D"/>
    <w:rsid w:val="00B47BCD"/>
    <w:rsid w:val="00B550AE"/>
    <w:rsid w:val="00B65976"/>
    <w:rsid w:val="00B7079A"/>
    <w:rsid w:val="00B72CB8"/>
    <w:rsid w:val="00B74AE2"/>
    <w:rsid w:val="00BB396B"/>
    <w:rsid w:val="00BE29DC"/>
    <w:rsid w:val="00C30C09"/>
    <w:rsid w:val="00C36EB8"/>
    <w:rsid w:val="00C52E40"/>
    <w:rsid w:val="00C7028C"/>
    <w:rsid w:val="00C902D5"/>
    <w:rsid w:val="00CC1E95"/>
    <w:rsid w:val="00CF404F"/>
    <w:rsid w:val="00D03162"/>
    <w:rsid w:val="00D53E1D"/>
    <w:rsid w:val="00D64045"/>
    <w:rsid w:val="00DA1DA8"/>
    <w:rsid w:val="00DA725E"/>
    <w:rsid w:val="00DF194D"/>
    <w:rsid w:val="00DF7B0F"/>
    <w:rsid w:val="00E205A3"/>
    <w:rsid w:val="00E43889"/>
    <w:rsid w:val="00E73A1F"/>
    <w:rsid w:val="00E7688C"/>
    <w:rsid w:val="00E778B4"/>
    <w:rsid w:val="00E800AC"/>
    <w:rsid w:val="00E9483B"/>
    <w:rsid w:val="00EA5C00"/>
    <w:rsid w:val="00EE5957"/>
    <w:rsid w:val="00EF662E"/>
    <w:rsid w:val="00F06CD9"/>
    <w:rsid w:val="00F147BC"/>
    <w:rsid w:val="00FE6965"/>
    <w:rsid w:val="0C492962"/>
    <w:rsid w:val="1884F599"/>
    <w:rsid w:val="18AFD3F6"/>
    <w:rsid w:val="22FEF866"/>
    <w:rsid w:val="4699C30A"/>
    <w:rsid w:val="4FBC27EA"/>
    <w:rsid w:val="53863600"/>
    <w:rsid w:val="6C470DB7"/>
    <w:rsid w:val="74FBCD6A"/>
    <w:rsid w:val="7A6FE1E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BDC9CF"/>
  <w15:chartTrackingRefBased/>
  <w15:docId w15:val="{0F0D8CE2-EA53-4F27-A1D4-493A90106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itre1">
    <w:name w:val="heading 1"/>
    <w:basedOn w:val="Normal"/>
    <w:next w:val="Normal"/>
    <w:link w:val="Titre1Car"/>
    <w:uiPriority w:val="9"/>
    <w:qFormat/>
    <w:rsid w:val="00725088"/>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itre20">
    <w:name w:val="heading 2"/>
    <w:basedOn w:val="Normal"/>
    <w:next w:val="Normal"/>
    <w:link w:val="Titre2Car"/>
    <w:uiPriority w:val="9"/>
    <w:unhideWhenUsed/>
    <w:qFormat/>
    <w:rsid w:val="00725088"/>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itre3">
    <w:name w:val="heading 3"/>
    <w:basedOn w:val="Normal"/>
    <w:next w:val="Normal"/>
    <w:link w:val="Titre3Car"/>
    <w:uiPriority w:val="9"/>
    <w:unhideWhenUsed/>
    <w:qFormat/>
    <w:rsid w:val="00725088"/>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Titre4">
    <w:name w:val="heading 4"/>
    <w:basedOn w:val="Normal"/>
    <w:next w:val="Normal"/>
    <w:link w:val="Titre4Car"/>
    <w:uiPriority w:val="9"/>
    <w:unhideWhenUsed/>
    <w:qFormat/>
    <w:rsid w:val="00C52E40"/>
    <w:pPr>
      <w:keepNext/>
      <w:keepLines/>
      <w:spacing w:before="40" w:after="0"/>
      <w:outlineLvl w:val="3"/>
    </w:pPr>
    <w:rPr>
      <w:rFonts w:asciiTheme="majorHAnsi" w:hAnsiTheme="majorHAnsi" w:eastAsiaTheme="majorEastAsia" w:cstheme="majorBidi"/>
      <w:i/>
      <w:iCs/>
      <w:color w:val="2E74B5" w:themeColor="accent1" w:themeShade="BF"/>
    </w:rPr>
  </w:style>
  <w:style w:type="paragraph" w:styleId="Titre5">
    <w:name w:val="heading 5"/>
    <w:basedOn w:val="Normal"/>
    <w:next w:val="Normal"/>
    <w:link w:val="Titre5Car"/>
    <w:uiPriority w:val="9"/>
    <w:unhideWhenUsed/>
    <w:qFormat/>
    <w:rsid w:val="00D53E1D"/>
    <w:pPr>
      <w:keepNext/>
      <w:keepLines/>
      <w:spacing w:before="40" w:after="0"/>
      <w:outlineLvl w:val="4"/>
    </w:pPr>
    <w:rPr>
      <w:rFonts w:asciiTheme="majorHAnsi" w:hAnsiTheme="majorHAnsi" w:eastAsiaTheme="majorEastAsia" w:cstheme="majorBidi"/>
      <w:color w:val="2E74B5" w:themeColor="accent1" w:themeShade="BF"/>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9"/>
    <w:rsid w:val="00725088"/>
    <w:rPr>
      <w:rFonts w:asciiTheme="majorHAnsi" w:hAnsiTheme="majorHAnsi" w:eastAsiaTheme="majorEastAsia" w:cstheme="majorBidi"/>
      <w:color w:val="2E74B5" w:themeColor="accent1" w:themeShade="BF"/>
      <w:sz w:val="32"/>
      <w:szCs w:val="32"/>
    </w:rPr>
  </w:style>
  <w:style w:type="paragraph" w:styleId="En-ttedetabledesmatires">
    <w:name w:val="TOC Heading"/>
    <w:basedOn w:val="Titre1"/>
    <w:next w:val="Normal"/>
    <w:uiPriority w:val="39"/>
    <w:unhideWhenUsed/>
    <w:qFormat/>
    <w:rsid w:val="00725088"/>
    <w:pPr>
      <w:outlineLvl w:val="9"/>
    </w:pPr>
    <w:rPr>
      <w:lang w:eastAsia="fr-FR"/>
    </w:rPr>
  </w:style>
  <w:style w:type="paragraph" w:styleId="TM1">
    <w:name w:val="toc 1"/>
    <w:basedOn w:val="Normal"/>
    <w:next w:val="Normal"/>
    <w:autoRedefine/>
    <w:uiPriority w:val="39"/>
    <w:unhideWhenUsed/>
    <w:rsid w:val="00725088"/>
    <w:pPr>
      <w:spacing w:after="100"/>
    </w:pPr>
  </w:style>
  <w:style w:type="character" w:styleId="Lienhypertexte">
    <w:name w:val="Hyperlink"/>
    <w:basedOn w:val="Policepardfaut"/>
    <w:uiPriority w:val="99"/>
    <w:unhideWhenUsed/>
    <w:rsid w:val="00725088"/>
    <w:rPr>
      <w:color w:val="0563C1" w:themeColor="hyperlink"/>
      <w:u w:val="single"/>
    </w:rPr>
  </w:style>
  <w:style w:type="character" w:styleId="Titre2Car" w:customStyle="1">
    <w:name w:val="Titre 2 Car"/>
    <w:basedOn w:val="Policepardfaut"/>
    <w:link w:val="Titre20"/>
    <w:uiPriority w:val="9"/>
    <w:rsid w:val="00725088"/>
    <w:rPr>
      <w:rFonts w:asciiTheme="majorHAnsi" w:hAnsiTheme="majorHAnsi" w:eastAsiaTheme="majorEastAsia" w:cstheme="majorBidi"/>
      <w:color w:val="2E74B5" w:themeColor="accent1" w:themeShade="BF"/>
      <w:sz w:val="26"/>
      <w:szCs w:val="26"/>
    </w:rPr>
  </w:style>
  <w:style w:type="character" w:styleId="Titre3Car" w:customStyle="1">
    <w:name w:val="Titre 3 Car"/>
    <w:basedOn w:val="Policepardfaut"/>
    <w:link w:val="Titre3"/>
    <w:uiPriority w:val="9"/>
    <w:rsid w:val="00725088"/>
    <w:rPr>
      <w:rFonts w:asciiTheme="majorHAnsi" w:hAnsiTheme="majorHAnsi" w:eastAsiaTheme="majorEastAsia" w:cstheme="majorBidi"/>
      <w:color w:val="1F4D78" w:themeColor="accent1" w:themeShade="7F"/>
      <w:sz w:val="24"/>
      <w:szCs w:val="24"/>
    </w:rPr>
  </w:style>
  <w:style w:type="table" w:styleId="Grilledutableau">
    <w:name w:val="Table Grid"/>
    <w:basedOn w:val="TableauNormal"/>
    <w:uiPriority w:val="39"/>
    <w:rsid w:val="0072508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simple1">
    <w:name w:val="Plain Table 1"/>
    <w:basedOn w:val="TableauNormal"/>
    <w:uiPriority w:val="41"/>
    <w:rsid w:val="00660449"/>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660449"/>
    <w:pPr>
      <w:spacing w:after="200" w:line="240" w:lineRule="auto"/>
    </w:pPr>
    <w:rPr>
      <w:i/>
      <w:iCs/>
      <w:color w:val="44546A" w:themeColor="text2"/>
      <w:sz w:val="18"/>
      <w:szCs w:val="18"/>
    </w:rPr>
  </w:style>
  <w:style w:type="paragraph" w:styleId="Paragraphedeliste">
    <w:name w:val="List Paragraph"/>
    <w:basedOn w:val="Normal"/>
    <w:uiPriority w:val="34"/>
    <w:qFormat/>
    <w:rsid w:val="00660449"/>
    <w:pPr>
      <w:ind w:left="720"/>
      <w:contextualSpacing/>
    </w:pPr>
  </w:style>
  <w:style w:type="character" w:styleId="Titre4Car" w:customStyle="1">
    <w:name w:val="Titre 4 Car"/>
    <w:basedOn w:val="Policepardfaut"/>
    <w:link w:val="Titre4"/>
    <w:uiPriority w:val="9"/>
    <w:rsid w:val="00C52E40"/>
    <w:rPr>
      <w:rFonts w:asciiTheme="majorHAnsi" w:hAnsiTheme="majorHAnsi" w:eastAsiaTheme="majorEastAsia" w:cstheme="majorBidi"/>
      <w:i/>
      <w:iCs/>
      <w:color w:val="2E74B5" w:themeColor="accent1" w:themeShade="BF"/>
    </w:rPr>
  </w:style>
  <w:style w:type="paragraph" w:styleId="Tabledesillustrations">
    <w:name w:val="table of figures"/>
    <w:basedOn w:val="Normal"/>
    <w:next w:val="Normal"/>
    <w:uiPriority w:val="99"/>
    <w:unhideWhenUsed/>
    <w:rsid w:val="00771906"/>
    <w:pPr>
      <w:spacing w:after="0"/>
    </w:pPr>
  </w:style>
  <w:style w:type="paragraph" w:styleId="Titre">
    <w:name w:val="Title"/>
    <w:basedOn w:val="Normal"/>
    <w:next w:val="Normal"/>
    <w:link w:val="TitreCar"/>
    <w:uiPriority w:val="10"/>
    <w:qFormat/>
    <w:rsid w:val="00771906"/>
    <w:pPr>
      <w:spacing w:after="0" w:line="240" w:lineRule="auto"/>
      <w:contextualSpacing/>
    </w:pPr>
    <w:rPr>
      <w:rFonts w:asciiTheme="majorHAnsi" w:hAnsiTheme="majorHAnsi" w:eastAsiaTheme="majorEastAsia" w:cstheme="majorBidi"/>
      <w:spacing w:val="-10"/>
      <w:kern w:val="28"/>
      <w:sz w:val="56"/>
      <w:szCs w:val="56"/>
    </w:rPr>
  </w:style>
  <w:style w:type="character" w:styleId="TitreCar" w:customStyle="1">
    <w:name w:val="Titre Car"/>
    <w:basedOn w:val="Policepardfaut"/>
    <w:link w:val="Titre"/>
    <w:uiPriority w:val="10"/>
    <w:rsid w:val="00771906"/>
    <w:rPr>
      <w:rFonts w:asciiTheme="majorHAnsi" w:hAnsiTheme="majorHAnsi" w:eastAsiaTheme="majorEastAsia" w:cstheme="majorBidi"/>
      <w:spacing w:val="-10"/>
      <w:kern w:val="28"/>
      <w:sz w:val="56"/>
      <w:szCs w:val="56"/>
    </w:rPr>
  </w:style>
  <w:style w:type="paragraph" w:styleId="TM2">
    <w:name w:val="toc 2"/>
    <w:basedOn w:val="Normal"/>
    <w:next w:val="Normal"/>
    <w:autoRedefine/>
    <w:uiPriority w:val="39"/>
    <w:unhideWhenUsed/>
    <w:rsid w:val="00771906"/>
    <w:pPr>
      <w:spacing w:after="100"/>
      <w:ind w:left="220"/>
    </w:pPr>
  </w:style>
  <w:style w:type="paragraph" w:styleId="TM3">
    <w:name w:val="toc 3"/>
    <w:basedOn w:val="Normal"/>
    <w:next w:val="Normal"/>
    <w:autoRedefine/>
    <w:uiPriority w:val="39"/>
    <w:unhideWhenUsed/>
    <w:rsid w:val="00771906"/>
    <w:pPr>
      <w:spacing w:after="100"/>
      <w:ind w:left="440"/>
    </w:pPr>
  </w:style>
  <w:style w:type="character" w:styleId="Titre5Car" w:customStyle="1">
    <w:name w:val="Titre 5 Car"/>
    <w:basedOn w:val="Policepardfaut"/>
    <w:link w:val="Titre5"/>
    <w:uiPriority w:val="9"/>
    <w:rsid w:val="00D53E1D"/>
    <w:rPr>
      <w:rFonts w:asciiTheme="majorHAnsi" w:hAnsiTheme="majorHAnsi" w:eastAsiaTheme="majorEastAsia" w:cstheme="majorBidi"/>
      <w:color w:val="2E74B5" w:themeColor="accent1" w:themeShade="BF"/>
    </w:rPr>
  </w:style>
  <w:style w:type="paragraph" w:styleId="En-tte">
    <w:name w:val="header"/>
    <w:basedOn w:val="Normal"/>
    <w:link w:val="En-tteCar"/>
    <w:uiPriority w:val="99"/>
    <w:unhideWhenUsed/>
    <w:rsid w:val="00E9483B"/>
    <w:pPr>
      <w:tabs>
        <w:tab w:val="center" w:pos="4536"/>
        <w:tab w:val="right" w:pos="9072"/>
      </w:tabs>
      <w:spacing w:after="0" w:line="240" w:lineRule="auto"/>
    </w:pPr>
  </w:style>
  <w:style w:type="character" w:styleId="En-tteCar" w:customStyle="1">
    <w:name w:val="En-tête Car"/>
    <w:basedOn w:val="Policepardfaut"/>
    <w:link w:val="En-tte"/>
    <w:uiPriority w:val="99"/>
    <w:rsid w:val="00E9483B"/>
  </w:style>
  <w:style w:type="paragraph" w:styleId="Pieddepage">
    <w:name w:val="footer"/>
    <w:basedOn w:val="Normal"/>
    <w:link w:val="PieddepageCar"/>
    <w:uiPriority w:val="99"/>
    <w:unhideWhenUsed/>
    <w:rsid w:val="00E9483B"/>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E9483B"/>
  </w:style>
  <w:style w:type="paragraph" w:styleId="Corpsdetexte">
    <w:name w:val="Body Text"/>
    <w:basedOn w:val="Normal"/>
    <w:link w:val="CorpsdetexteCar"/>
    <w:uiPriority w:val="1"/>
    <w:unhideWhenUsed/>
    <w:qFormat/>
    <w:rsid w:val="00B65976"/>
    <w:pPr>
      <w:widowControl w:val="0"/>
      <w:autoSpaceDE w:val="0"/>
      <w:autoSpaceDN w:val="0"/>
      <w:spacing w:after="0" w:line="240" w:lineRule="auto"/>
      <w:ind w:left="113"/>
    </w:pPr>
    <w:rPr>
      <w:rFonts w:ascii="Tahoma" w:hAnsi="Tahoma" w:eastAsia="Tahoma" w:cs="Tahoma"/>
    </w:rPr>
  </w:style>
  <w:style w:type="character" w:styleId="CorpsdetexteCar" w:customStyle="1">
    <w:name w:val="Corps de texte Car"/>
    <w:basedOn w:val="Policepardfaut"/>
    <w:link w:val="Corpsdetexte"/>
    <w:uiPriority w:val="1"/>
    <w:rsid w:val="00B65976"/>
    <w:rPr>
      <w:rFonts w:ascii="Tahoma" w:hAnsi="Tahoma" w:eastAsia="Tahoma" w:cs="Tahoma"/>
    </w:rPr>
  </w:style>
  <w:style w:type="paragraph" w:styleId="Style1" w:customStyle="1">
    <w:name w:val="Style1"/>
    <w:basedOn w:val="Normal"/>
    <w:link w:val="Style1Car"/>
    <w:qFormat/>
    <w:rsid w:val="002E0A41"/>
    <w:pPr>
      <w:spacing w:line="360" w:lineRule="auto"/>
    </w:pPr>
    <w:rPr>
      <w:rFonts w:asciiTheme="majorBidi" w:hAnsiTheme="majorBidi" w:eastAsiaTheme="minorEastAsia" w:cstheme="majorBidi"/>
      <w:sz w:val="24"/>
      <w:szCs w:val="24"/>
    </w:rPr>
  </w:style>
  <w:style w:type="paragraph" w:styleId="Style2" w:customStyle="1">
    <w:name w:val="Style2"/>
    <w:basedOn w:val="Titre3"/>
    <w:link w:val="Style2Car"/>
    <w:rsid w:val="00E800AC"/>
    <w:pPr>
      <w:numPr>
        <w:ilvl w:val="1"/>
        <w:numId w:val="14"/>
      </w:numPr>
    </w:pPr>
    <w:rPr>
      <w:rFonts w:eastAsia="Microsoft JhengHei" w:asciiTheme="majorBidi" w:hAnsiTheme="majorBidi"/>
      <w:b/>
      <w:bCs/>
      <w:color w:val="auto"/>
      <w:sz w:val="32"/>
      <w:szCs w:val="32"/>
    </w:rPr>
  </w:style>
  <w:style w:type="character" w:styleId="Style1Car" w:customStyle="1">
    <w:name w:val="Style1 Car"/>
    <w:basedOn w:val="Policepardfaut"/>
    <w:link w:val="Style1"/>
    <w:rsid w:val="002E0A41"/>
    <w:rPr>
      <w:rFonts w:asciiTheme="majorBidi" w:hAnsiTheme="majorBidi" w:eastAsiaTheme="minorEastAsia" w:cstheme="majorBidi"/>
      <w:sz w:val="24"/>
      <w:szCs w:val="24"/>
    </w:rPr>
  </w:style>
  <w:style w:type="character" w:styleId="Style2Car" w:customStyle="1">
    <w:name w:val="Style2 Car"/>
    <w:basedOn w:val="Titre3Car"/>
    <w:link w:val="Style2"/>
    <w:rsid w:val="00E800AC"/>
    <w:rPr>
      <w:rFonts w:eastAsia="Microsoft JhengHei" w:asciiTheme="majorBidi" w:hAnsiTheme="majorBidi" w:cstheme="majorBidi"/>
      <w:b/>
      <w:bCs/>
      <w:color w:val="1F4D78" w:themeColor="accent1" w:themeShade="7F"/>
      <w:sz w:val="32"/>
      <w:szCs w:val="32"/>
    </w:rPr>
  </w:style>
  <w:style w:type="paragraph" w:styleId="titre2" w:customStyle="1">
    <w:name w:val="titre2"/>
    <w:basedOn w:val="Titre20"/>
    <w:link w:val="titre2Car0"/>
    <w:rsid w:val="007F3BEA"/>
    <w:pPr>
      <w:numPr>
        <w:numId w:val="8"/>
      </w:numPr>
    </w:pPr>
    <w:rPr>
      <w:rFonts w:eastAsia="Microsoft JhengHei" w:asciiTheme="majorBidi" w:hAnsiTheme="majorBidi"/>
      <w:b/>
      <w:bCs/>
      <w:color w:val="auto"/>
      <w:sz w:val="36"/>
      <w:szCs w:val="36"/>
    </w:rPr>
  </w:style>
  <w:style w:type="character" w:styleId="lev">
    <w:name w:val="Strong"/>
    <w:basedOn w:val="Policepardfaut"/>
    <w:uiPriority w:val="22"/>
    <w:qFormat/>
    <w:rsid w:val="007F3BEA"/>
    <w:rPr>
      <w:b/>
      <w:bCs/>
    </w:rPr>
  </w:style>
  <w:style w:type="character" w:styleId="titre2Car0" w:customStyle="1">
    <w:name w:val="titre2 Car"/>
    <w:basedOn w:val="Titre2Car"/>
    <w:link w:val="titre2"/>
    <w:rsid w:val="007F3BEA"/>
    <w:rPr>
      <w:rFonts w:eastAsia="Microsoft JhengHei" w:asciiTheme="majorBidi" w:hAnsiTheme="majorBidi" w:cstheme="majorBidi"/>
      <w:b/>
      <w:bCs/>
      <w:color w:val="2E74B5" w:themeColor="accent1" w:themeShade="BF"/>
      <w:sz w:val="36"/>
      <w:szCs w:val="36"/>
    </w:rPr>
  </w:style>
  <w:style w:type="paragraph" w:styleId="NormalWeb">
    <w:name w:val="Normal (Web)"/>
    <w:basedOn w:val="Normal"/>
    <w:uiPriority w:val="99"/>
    <w:unhideWhenUsed/>
    <w:rsid w:val="00A104D4"/>
    <w:pPr>
      <w:spacing w:before="100" w:beforeAutospacing="1" w:after="100" w:afterAutospacing="1" w:line="240" w:lineRule="auto"/>
    </w:pPr>
    <w:rPr>
      <w:rFonts w:ascii="Times New Roman" w:hAnsi="Times New Roman" w:eastAsia="Times New Roman" w:cs="Times New Roman"/>
      <w:sz w:val="24"/>
      <w:szCs w:val="24"/>
      <w:lang w:eastAsia="fr-FR"/>
    </w:rPr>
  </w:style>
  <w:style w:type="character" w:styleId="lt-line-clampline" w:customStyle="1">
    <w:name w:val="lt-line-clamp__line"/>
    <w:basedOn w:val="Policepardfaut"/>
    <w:rsid w:val="004C2F39"/>
  </w:style>
  <w:style w:type="character" w:styleId="UnresolvedMention" w:customStyle="1">
    <w:name w:val="Unresolved Mention"/>
    <w:basedOn w:val="Policepardfaut"/>
    <w:uiPriority w:val="99"/>
    <w:semiHidden/>
    <w:unhideWhenUsed/>
    <w:rsid w:val="004C2F39"/>
    <w:rPr>
      <w:color w:val="605E5C"/>
      <w:shd w:val="clear" w:color="auto" w:fill="E1DFDD"/>
    </w:rPr>
  </w:style>
  <w:style w:type="character" w:styleId="CodeHTML">
    <w:name w:val="HTML Code"/>
    <w:basedOn w:val="Policepardfaut"/>
    <w:uiPriority w:val="99"/>
    <w:semiHidden/>
    <w:unhideWhenUsed/>
    <w:rsid w:val="006326D4"/>
    <w:rPr>
      <w:rFonts w:ascii="Courier New" w:hAnsi="Courier New" w:eastAsia="Times New Roman" w:cs="Courier New"/>
      <w:sz w:val="20"/>
      <w:szCs w:val="20"/>
    </w:rPr>
  </w:style>
  <w:style w:type="paragraph" w:styleId="Commentaire">
    <w:name w:val="annotation text"/>
    <w:basedOn w:val="Normal"/>
    <w:link w:val="CommentaireCar"/>
    <w:uiPriority w:val="99"/>
    <w:semiHidden/>
    <w:unhideWhenUsed/>
    <w:pPr>
      <w:spacing w:line="240" w:lineRule="auto"/>
    </w:pPr>
    <w:rPr>
      <w:sz w:val="20"/>
      <w:szCs w:val="20"/>
    </w:rPr>
  </w:style>
  <w:style w:type="character" w:styleId="CommentaireCar" w:customStyle="1">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style20" w:customStyle="1">
    <w:name w:val="style2"/>
    <w:basedOn w:val="Titre1"/>
    <w:link w:val="style2Car0"/>
    <w:qFormat/>
    <w:rsid w:val="002E0A41"/>
    <w:pPr>
      <w:spacing w:line="360" w:lineRule="auto"/>
    </w:pPr>
    <w:rPr>
      <w:rFonts w:asciiTheme="majorBidi" w:hAnsiTheme="majorBidi"/>
      <w:b/>
      <w:color w:val="auto"/>
      <w:sz w:val="40"/>
    </w:rPr>
  </w:style>
  <w:style w:type="paragraph" w:styleId="Style3" w:customStyle="1">
    <w:name w:val="Style3"/>
    <w:basedOn w:val="Titre20"/>
    <w:link w:val="Style3Car"/>
    <w:qFormat/>
    <w:rsid w:val="002E0A41"/>
    <w:pPr>
      <w:spacing w:line="360" w:lineRule="auto"/>
    </w:pPr>
    <w:rPr>
      <w:rFonts w:asciiTheme="majorBidi" w:hAnsiTheme="majorBidi"/>
      <w:b/>
      <w:color w:val="auto"/>
      <w:sz w:val="36"/>
    </w:rPr>
  </w:style>
  <w:style w:type="character" w:styleId="style2Car0" w:customStyle="1">
    <w:name w:val="style2 Car"/>
    <w:basedOn w:val="Titre1Car"/>
    <w:link w:val="style20"/>
    <w:rsid w:val="002E0A41"/>
    <w:rPr>
      <w:rFonts w:asciiTheme="majorBidi" w:hAnsiTheme="majorBidi" w:eastAsiaTheme="majorEastAsia" w:cstheme="majorBidi"/>
      <w:b/>
      <w:color w:val="2E74B5" w:themeColor="accent1" w:themeShade="BF"/>
      <w:sz w:val="40"/>
      <w:szCs w:val="32"/>
    </w:rPr>
  </w:style>
  <w:style w:type="paragraph" w:styleId="Style4" w:customStyle="1">
    <w:name w:val="Style4"/>
    <w:basedOn w:val="Titre3"/>
    <w:link w:val="Style4Car"/>
    <w:qFormat/>
    <w:rsid w:val="002E0A41"/>
    <w:pPr>
      <w:spacing w:line="360" w:lineRule="auto"/>
    </w:pPr>
    <w:rPr>
      <w:rFonts w:asciiTheme="majorBidi" w:hAnsiTheme="majorBidi"/>
      <w:b/>
      <w:color w:val="auto"/>
      <w:sz w:val="32"/>
    </w:rPr>
  </w:style>
  <w:style w:type="character" w:styleId="Style3Car" w:customStyle="1">
    <w:name w:val="Style3 Car"/>
    <w:basedOn w:val="Titre2Car"/>
    <w:link w:val="Style3"/>
    <w:rsid w:val="002E0A41"/>
    <w:rPr>
      <w:rFonts w:asciiTheme="majorBidi" w:hAnsiTheme="majorBidi" w:eastAsiaTheme="majorEastAsia" w:cstheme="majorBidi"/>
      <w:b/>
      <w:color w:val="2E74B5" w:themeColor="accent1" w:themeShade="BF"/>
      <w:sz w:val="36"/>
      <w:szCs w:val="26"/>
    </w:rPr>
  </w:style>
  <w:style w:type="paragraph" w:styleId="Style5" w:customStyle="1">
    <w:name w:val="Style5"/>
    <w:basedOn w:val="Titre4"/>
    <w:link w:val="Style5Car"/>
    <w:qFormat/>
    <w:rsid w:val="002E0A41"/>
    <w:pPr>
      <w:spacing w:line="360" w:lineRule="auto"/>
    </w:pPr>
    <w:rPr>
      <w:rFonts w:asciiTheme="majorBidi" w:hAnsiTheme="majorBidi"/>
      <w:b/>
      <w:color w:val="auto"/>
      <w:sz w:val="28"/>
    </w:rPr>
  </w:style>
  <w:style w:type="character" w:styleId="Style4Car" w:customStyle="1">
    <w:name w:val="Style4 Car"/>
    <w:basedOn w:val="Titre3Car"/>
    <w:link w:val="Style4"/>
    <w:rsid w:val="002E0A41"/>
    <w:rPr>
      <w:rFonts w:asciiTheme="majorBidi" w:hAnsiTheme="majorBidi" w:eastAsiaTheme="majorEastAsia" w:cstheme="majorBidi"/>
      <w:b/>
      <w:color w:val="1F4D78" w:themeColor="accent1" w:themeShade="7F"/>
      <w:sz w:val="32"/>
      <w:szCs w:val="24"/>
    </w:rPr>
  </w:style>
  <w:style w:type="table" w:styleId="TableauGrille1Clair-Accentuation1">
    <w:name w:val="Grid Table 1 Light Accent 1"/>
    <w:basedOn w:val="TableauNormal"/>
    <w:uiPriority w:val="46"/>
    <w:rsid w:val="00387B93"/>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Style5Car" w:customStyle="1">
    <w:name w:val="Style5 Car"/>
    <w:basedOn w:val="Titre4Car"/>
    <w:link w:val="Style5"/>
    <w:rsid w:val="002E0A41"/>
    <w:rPr>
      <w:rFonts w:asciiTheme="majorBidi" w:hAnsiTheme="majorBidi" w:eastAsiaTheme="majorEastAsia" w:cstheme="majorBidi"/>
      <w:b/>
      <w:i/>
      <w:iCs/>
      <w:color w:val="2E74B5" w:themeColor="accent1" w:themeShade="BF"/>
      <w:sz w:val="28"/>
    </w:rPr>
  </w:style>
  <w:style w:type="table" w:styleId="TableauGrille1Clair-Accentuation5">
    <w:name w:val="Grid Table 1 Light Accent 5"/>
    <w:basedOn w:val="TableauNormal"/>
    <w:uiPriority w:val="46"/>
    <w:rsid w:val="00387B93"/>
    <w:pPr>
      <w:spacing w:after="0" w:line="240" w:lineRule="auto"/>
    </w:pPr>
    <w:tblPr>
      <w:tblStyleRowBandSize w:val="1"/>
      <w:tblStyleColBandSize w:val="1"/>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blPr/>
      <w:tcPr>
        <w:tcBorders>
          <w:bottom w:val="single" w:color="8EAADB" w:themeColor="accent5" w:themeTint="99" w:sz="12" w:space="0"/>
        </w:tcBorders>
      </w:tcPr>
    </w:tblStylePr>
    <w:tblStylePr w:type="lastRow">
      <w:rPr>
        <w:b/>
        <w:bCs/>
      </w:rPr>
      <w:tblPr/>
      <w:tcPr>
        <w:tcBorders>
          <w:top w:val="double" w:color="8EAADB" w:themeColor="accent5" w:themeTint="99" w:sz="2" w:space="0"/>
        </w:tcBorders>
      </w:tcPr>
    </w:tblStylePr>
    <w:tblStylePr w:type="firstCol">
      <w:rPr>
        <w:b/>
        <w:bCs/>
      </w:rPr>
    </w:tblStylePr>
    <w:tblStylePr w:type="lastCol">
      <w:rPr>
        <w:b/>
        <w:bCs/>
      </w:rPr>
    </w:tblStylePr>
  </w:style>
  <w:style w:type="paragraph" w:styleId="Textedebulles">
    <w:name w:val="Balloon Text"/>
    <w:basedOn w:val="Normal"/>
    <w:link w:val="TextedebullesCar"/>
    <w:uiPriority w:val="99"/>
    <w:semiHidden/>
    <w:unhideWhenUsed/>
    <w:rsid w:val="00893A0F"/>
    <w:pPr>
      <w:spacing w:after="0" w:line="240" w:lineRule="auto"/>
    </w:pPr>
    <w:rPr>
      <w:rFonts w:ascii="Segoe UI" w:hAnsi="Segoe UI" w:cs="Segoe UI"/>
      <w:sz w:val="18"/>
      <w:szCs w:val="18"/>
    </w:rPr>
  </w:style>
  <w:style w:type="character" w:styleId="TextedebullesCar" w:customStyle="1">
    <w:name w:val="Texte de bulles Car"/>
    <w:basedOn w:val="Policepardfaut"/>
    <w:link w:val="Textedebulles"/>
    <w:uiPriority w:val="99"/>
    <w:semiHidden/>
    <w:rsid w:val="00893A0F"/>
    <w:rPr>
      <w:rFonts w:ascii="Segoe UI" w:hAnsi="Segoe UI" w:cs="Segoe UI"/>
      <w:sz w:val="18"/>
      <w:szCs w:val="18"/>
    </w:rPr>
  </w:style>
  <w:style w:type="character" w:styleId="Rfrenceintense">
    <w:name w:val="Intense Reference"/>
    <w:basedOn w:val="Policepardfaut"/>
    <w:uiPriority w:val="32"/>
    <w:qFormat/>
    <w:rsid w:val="00893A0F"/>
    <w:rPr>
      <w:b/>
      <w:bCs/>
      <w:smallCaps/>
      <w:color w:val="auto"/>
      <w:spacing w:val="5"/>
      <w:u w:val="single"/>
    </w:rPr>
  </w:style>
  <w:style w:type="table" w:styleId="TableauGrille2-Accentuation3">
    <w:name w:val="Grid Table 2 Accent 3"/>
    <w:basedOn w:val="TableauNormal"/>
    <w:uiPriority w:val="47"/>
    <w:rsid w:val="00DA725E"/>
    <w:pPr>
      <w:spacing w:after="0" w:line="240" w:lineRule="auto"/>
    </w:pPr>
    <w:tblPr>
      <w:tblStyleRowBandSize w:val="1"/>
      <w:tblStyleColBandSize w:val="1"/>
      <w:tblBorders>
        <w:top w:val="single" w:color="C9C9C9" w:themeColor="accent3" w:themeTint="99" w:sz="2" w:space="0"/>
        <w:bottom w:val="single" w:color="C9C9C9" w:themeColor="accent3" w:themeTint="99" w:sz="2" w:space="0"/>
        <w:insideH w:val="single" w:color="C9C9C9" w:themeColor="accent3" w:themeTint="99" w:sz="2" w:space="0"/>
        <w:insideV w:val="single" w:color="C9C9C9" w:themeColor="accent3" w:themeTint="99" w:sz="2" w:space="0"/>
      </w:tblBorders>
    </w:tblPr>
    <w:tblStylePr w:type="firstRow">
      <w:rPr>
        <w:b/>
        <w:bCs/>
      </w:rPr>
      <w:tblPr/>
      <w:tcPr>
        <w:tcBorders>
          <w:top w:val="nil"/>
          <w:bottom w:val="single" w:color="C9C9C9" w:themeColor="accent3" w:themeTint="99" w:sz="12" w:space="0"/>
          <w:insideH w:val="nil"/>
          <w:insideV w:val="nil"/>
        </w:tcBorders>
        <w:shd w:val="clear" w:color="auto" w:fill="FFFFFF" w:themeFill="background1"/>
      </w:tcPr>
    </w:tblStylePr>
    <w:tblStylePr w:type="lastRow">
      <w:rPr>
        <w:b/>
        <w:bCs/>
      </w:rPr>
      <w:tblPr/>
      <w:tcPr>
        <w:tcBorders>
          <w:top w:val="double" w:color="C9C9C9"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3">
    <w:name w:val="Grid Table 1 Light Accent 3"/>
    <w:basedOn w:val="TableauNormal"/>
    <w:uiPriority w:val="46"/>
    <w:rsid w:val="00DA725E"/>
    <w:pPr>
      <w:spacing w:after="0" w:line="240" w:lineRule="auto"/>
    </w:pPr>
    <w:tblPr>
      <w:tblStyleRowBandSize w:val="1"/>
      <w:tblStyleColBandSize w:val="1"/>
      <w:tblBorders>
        <w:top w:val="single" w:color="DBDBDB" w:themeColor="accent3" w:themeTint="66" w:sz="4" w:space="0"/>
        <w:left w:val="single" w:color="DBDBDB" w:themeColor="accent3" w:themeTint="66" w:sz="4" w:space="0"/>
        <w:bottom w:val="single" w:color="DBDBDB" w:themeColor="accent3" w:themeTint="66" w:sz="4" w:space="0"/>
        <w:right w:val="single" w:color="DBDBDB" w:themeColor="accent3" w:themeTint="66" w:sz="4" w:space="0"/>
        <w:insideH w:val="single" w:color="DBDBDB" w:themeColor="accent3" w:themeTint="66" w:sz="4" w:space="0"/>
        <w:insideV w:val="single" w:color="DBDBDB" w:themeColor="accent3" w:themeTint="66" w:sz="4" w:space="0"/>
      </w:tblBorders>
    </w:tblPr>
    <w:tblStylePr w:type="firstRow">
      <w:rPr>
        <w:b/>
        <w:bCs/>
      </w:rPr>
      <w:tblPr/>
      <w:tcPr>
        <w:tcBorders>
          <w:bottom w:val="single" w:color="C9C9C9" w:themeColor="accent3" w:themeTint="99" w:sz="12" w:space="0"/>
        </w:tcBorders>
      </w:tcPr>
    </w:tblStylePr>
    <w:tblStylePr w:type="lastRow">
      <w:rPr>
        <w:b/>
        <w:bCs/>
      </w:rPr>
      <w:tblPr/>
      <w:tcPr>
        <w:tcBorders>
          <w:top w:val="double" w:color="C9C9C9" w:themeColor="accent3" w:themeTint="99" w:sz="2" w:space="0"/>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AA7741"/>
    <w:pPr>
      <w:spacing w:after="0" w:line="240" w:lineRule="auto"/>
    </w:pPr>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themeTint="99" w:sz="12" w:space="0"/>
          <w:insideH w:val="nil"/>
          <w:insideV w:val="nil"/>
        </w:tcBorders>
        <w:shd w:val="clear" w:color="auto" w:fill="FFFFFF" w:themeFill="background1"/>
      </w:tcPr>
    </w:tblStylePr>
    <w:tblStylePr w:type="lastRow">
      <w:rPr>
        <w:b/>
        <w:bCs/>
      </w:rPr>
      <w:tbl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1">
    <w:name w:val="Grid Table 6 Colorful Accent 1"/>
    <w:basedOn w:val="TableauNormal"/>
    <w:uiPriority w:val="51"/>
    <w:rsid w:val="00AA7741"/>
    <w:pPr>
      <w:spacing w:after="0" w:line="240" w:lineRule="auto"/>
    </w:pPr>
    <w:rPr>
      <w:color w:val="2E74B5"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95217">
      <w:bodyDiv w:val="1"/>
      <w:marLeft w:val="0"/>
      <w:marRight w:val="0"/>
      <w:marTop w:val="0"/>
      <w:marBottom w:val="0"/>
      <w:divBdr>
        <w:top w:val="none" w:sz="0" w:space="0" w:color="auto"/>
        <w:left w:val="none" w:sz="0" w:space="0" w:color="auto"/>
        <w:bottom w:val="none" w:sz="0" w:space="0" w:color="auto"/>
        <w:right w:val="none" w:sz="0" w:space="0" w:color="auto"/>
      </w:divBdr>
    </w:div>
    <w:div w:id="236669626">
      <w:bodyDiv w:val="1"/>
      <w:marLeft w:val="0"/>
      <w:marRight w:val="0"/>
      <w:marTop w:val="0"/>
      <w:marBottom w:val="0"/>
      <w:divBdr>
        <w:top w:val="none" w:sz="0" w:space="0" w:color="auto"/>
        <w:left w:val="none" w:sz="0" w:space="0" w:color="auto"/>
        <w:bottom w:val="none" w:sz="0" w:space="0" w:color="auto"/>
        <w:right w:val="none" w:sz="0" w:space="0" w:color="auto"/>
      </w:divBdr>
    </w:div>
    <w:div w:id="300506674">
      <w:bodyDiv w:val="1"/>
      <w:marLeft w:val="0"/>
      <w:marRight w:val="0"/>
      <w:marTop w:val="0"/>
      <w:marBottom w:val="0"/>
      <w:divBdr>
        <w:top w:val="none" w:sz="0" w:space="0" w:color="auto"/>
        <w:left w:val="none" w:sz="0" w:space="0" w:color="auto"/>
        <w:bottom w:val="none" w:sz="0" w:space="0" w:color="auto"/>
        <w:right w:val="none" w:sz="0" w:space="0" w:color="auto"/>
      </w:divBdr>
    </w:div>
    <w:div w:id="342901492">
      <w:bodyDiv w:val="1"/>
      <w:marLeft w:val="0"/>
      <w:marRight w:val="0"/>
      <w:marTop w:val="0"/>
      <w:marBottom w:val="0"/>
      <w:divBdr>
        <w:top w:val="none" w:sz="0" w:space="0" w:color="auto"/>
        <w:left w:val="none" w:sz="0" w:space="0" w:color="auto"/>
        <w:bottom w:val="none" w:sz="0" w:space="0" w:color="auto"/>
        <w:right w:val="none" w:sz="0" w:space="0" w:color="auto"/>
      </w:divBdr>
    </w:div>
    <w:div w:id="357128205">
      <w:bodyDiv w:val="1"/>
      <w:marLeft w:val="0"/>
      <w:marRight w:val="0"/>
      <w:marTop w:val="0"/>
      <w:marBottom w:val="0"/>
      <w:divBdr>
        <w:top w:val="none" w:sz="0" w:space="0" w:color="auto"/>
        <w:left w:val="none" w:sz="0" w:space="0" w:color="auto"/>
        <w:bottom w:val="none" w:sz="0" w:space="0" w:color="auto"/>
        <w:right w:val="none" w:sz="0" w:space="0" w:color="auto"/>
      </w:divBdr>
    </w:div>
    <w:div w:id="501093550">
      <w:bodyDiv w:val="1"/>
      <w:marLeft w:val="0"/>
      <w:marRight w:val="0"/>
      <w:marTop w:val="0"/>
      <w:marBottom w:val="0"/>
      <w:divBdr>
        <w:top w:val="none" w:sz="0" w:space="0" w:color="auto"/>
        <w:left w:val="none" w:sz="0" w:space="0" w:color="auto"/>
        <w:bottom w:val="none" w:sz="0" w:space="0" w:color="auto"/>
        <w:right w:val="none" w:sz="0" w:space="0" w:color="auto"/>
      </w:divBdr>
    </w:div>
    <w:div w:id="621037400">
      <w:bodyDiv w:val="1"/>
      <w:marLeft w:val="0"/>
      <w:marRight w:val="0"/>
      <w:marTop w:val="0"/>
      <w:marBottom w:val="0"/>
      <w:divBdr>
        <w:top w:val="none" w:sz="0" w:space="0" w:color="auto"/>
        <w:left w:val="none" w:sz="0" w:space="0" w:color="auto"/>
        <w:bottom w:val="none" w:sz="0" w:space="0" w:color="auto"/>
        <w:right w:val="none" w:sz="0" w:space="0" w:color="auto"/>
      </w:divBdr>
    </w:div>
    <w:div w:id="1056051559">
      <w:bodyDiv w:val="1"/>
      <w:marLeft w:val="0"/>
      <w:marRight w:val="0"/>
      <w:marTop w:val="0"/>
      <w:marBottom w:val="0"/>
      <w:divBdr>
        <w:top w:val="none" w:sz="0" w:space="0" w:color="auto"/>
        <w:left w:val="none" w:sz="0" w:space="0" w:color="auto"/>
        <w:bottom w:val="none" w:sz="0" w:space="0" w:color="auto"/>
        <w:right w:val="none" w:sz="0" w:space="0" w:color="auto"/>
      </w:divBdr>
    </w:div>
    <w:div w:id="1081565435">
      <w:bodyDiv w:val="1"/>
      <w:marLeft w:val="0"/>
      <w:marRight w:val="0"/>
      <w:marTop w:val="0"/>
      <w:marBottom w:val="0"/>
      <w:divBdr>
        <w:top w:val="none" w:sz="0" w:space="0" w:color="auto"/>
        <w:left w:val="none" w:sz="0" w:space="0" w:color="auto"/>
        <w:bottom w:val="none" w:sz="0" w:space="0" w:color="auto"/>
        <w:right w:val="none" w:sz="0" w:space="0" w:color="auto"/>
      </w:divBdr>
    </w:div>
    <w:div w:id="1244412643">
      <w:bodyDiv w:val="1"/>
      <w:marLeft w:val="0"/>
      <w:marRight w:val="0"/>
      <w:marTop w:val="0"/>
      <w:marBottom w:val="0"/>
      <w:divBdr>
        <w:top w:val="none" w:sz="0" w:space="0" w:color="auto"/>
        <w:left w:val="none" w:sz="0" w:space="0" w:color="auto"/>
        <w:bottom w:val="none" w:sz="0" w:space="0" w:color="auto"/>
        <w:right w:val="none" w:sz="0" w:space="0" w:color="auto"/>
      </w:divBdr>
    </w:div>
    <w:div w:id="1454789849">
      <w:bodyDiv w:val="1"/>
      <w:marLeft w:val="0"/>
      <w:marRight w:val="0"/>
      <w:marTop w:val="0"/>
      <w:marBottom w:val="0"/>
      <w:divBdr>
        <w:top w:val="none" w:sz="0" w:space="0" w:color="auto"/>
        <w:left w:val="none" w:sz="0" w:space="0" w:color="auto"/>
        <w:bottom w:val="none" w:sz="0" w:space="0" w:color="auto"/>
        <w:right w:val="none" w:sz="0" w:space="0" w:color="auto"/>
      </w:divBdr>
    </w:div>
    <w:div w:id="1516456691">
      <w:bodyDiv w:val="1"/>
      <w:marLeft w:val="0"/>
      <w:marRight w:val="0"/>
      <w:marTop w:val="0"/>
      <w:marBottom w:val="0"/>
      <w:divBdr>
        <w:top w:val="none" w:sz="0" w:space="0" w:color="auto"/>
        <w:left w:val="none" w:sz="0" w:space="0" w:color="auto"/>
        <w:bottom w:val="none" w:sz="0" w:space="0" w:color="auto"/>
        <w:right w:val="none" w:sz="0" w:space="0" w:color="auto"/>
      </w:divBdr>
    </w:div>
    <w:div w:id="1609968112">
      <w:bodyDiv w:val="1"/>
      <w:marLeft w:val="0"/>
      <w:marRight w:val="0"/>
      <w:marTop w:val="0"/>
      <w:marBottom w:val="0"/>
      <w:divBdr>
        <w:top w:val="none" w:sz="0" w:space="0" w:color="auto"/>
        <w:left w:val="none" w:sz="0" w:space="0" w:color="auto"/>
        <w:bottom w:val="none" w:sz="0" w:space="0" w:color="auto"/>
        <w:right w:val="none" w:sz="0" w:space="0" w:color="auto"/>
      </w:divBdr>
    </w:div>
    <w:div w:id="1862863719">
      <w:bodyDiv w:val="1"/>
      <w:marLeft w:val="0"/>
      <w:marRight w:val="0"/>
      <w:marTop w:val="0"/>
      <w:marBottom w:val="0"/>
      <w:divBdr>
        <w:top w:val="none" w:sz="0" w:space="0" w:color="auto"/>
        <w:left w:val="none" w:sz="0" w:space="0" w:color="auto"/>
        <w:bottom w:val="none" w:sz="0" w:space="0" w:color="auto"/>
        <w:right w:val="none" w:sz="0" w:space="0" w:color="auto"/>
      </w:divBdr>
    </w:div>
    <w:div w:id="213983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file:///C:\Users\ASUS-MSi\Desktop\aziz%20majdi\rapppfe%20aziz_maj.docx" TargetMode="External" Id="rId26" /><Relationship Type="http://schemas.openxmlformats.org/officeDocument/2006/relationships/hyperlink" Target="file:///C:\Users\ASUS-MSi\Desktop\aziz%20majdi\rapppfe%20aziz_maj.docx" TargetMode="External" Id="rId21" /><Relationship Type="http://schemas.openxmlformats.org/officeDocument/2006/relationships/footer" Target="footer6.xml" Id="rId42" /><Relationship Type="http://schemas.openxmlformats.org/officeDocument/2006/relationships/image" Target="media/image11.jpg" Id="rId47" /><Relationship Type="http://schemas.openxmlformats.org/officeDocument/2006/relationships/header" Target="header7.xml" Id="rId63" /><Relationship Type="http://schemas.openxmlformats.org/officeDocument/2006/relationships/image" Target="media/image29.jpeg" Id="rId68" /><Relationship Type="http://schemas.openxmlformats.org/officeDocument/2006/relationships/image" Target="media/image50.png" Id="rId89" /><Relationship Type="http://schemas.openxmlformats.org/officeDocument/2006/relationships/hyperlink" Target="file:///C:\Users\ASUS-MSi\Desktop\aziz%20majdi\rapppfe%20aziz_maj.docx" TargetMode="External" Id="rId16" /><Relationship Type="http://schemas.openxmlformats.org/officeDocument/2006/relationships/theme" Target="theme/theme1.xml" Id="rId107" /><Relationship Type="http://schemas.openxmlformats.org/officeDocument/2006/relationships/hyperlink" Target="file:///C:\Users\ASUS-MSi\Desktop\aziz%20majdi\rapppfe%20aziz_maj.docx" TargetMode="External" Id="rId11" /><Relationship Type="http://schemas.openxmlformats.org/officeDocument/2006/relationships/header" Target="header4.xml" Id="rId32" /><Relationship Type="http://schemas.openxmlformats.org/officeDocument/2006/relationships/header" Target="header5.xml" Id="rId37" /><Relationship Type="http://schemas.openxmlformats.org/officeDocument/2006/relationships/image" Target="media/image16.jfif" Id="rId53" /><Relationship Type="http://schemas.openxmlformats.org/officeDocument/2006/relationships/image" Target="media/image21.jfif" Id="rId58" /><Relationship Type="http://schemas.openxmlformats.org/officeDocument/2006/relationships/image" Target="media/image35.png" Id="rId74" /><Relationship Type="http://schemas.openxmlformats.org/officeDocument/2006/relationships/image" Target="media/image40.png" Id="rId79" /><Relationship Type="http://schemas.openxmlformats.org/officeDocument/2006/relationships/header" Target="header8.xml" Id="rId102" /><Relationship Type="http://schemas.openxmlformats.org/officeDocument/2006/relationships/webSettings" Target="webSettings.xml" Id="rId5" /><Relationship Type="http://schemas.openxmlformats.org/officeDocument/2006/relationships/image" Target="media/image51.png" Id="rId90" /><Relationship Type="http://schemas.openxmlformats.org/officeDocument/2006/relationships/image" Target="media/image54.png" Id="rId95" /><Relationship Type="http://schemas.openxmlformats.org/officeDocument/2006/relationships/hyperlink" Target="file:///C:\Users\ASUS-MSi\Desktop\aziz%20majdi\rapppfe%20aziz_maj.docx" TargetMode="External" Id="rId22" /><Relationship Type="http://schemas.openxmlformats.org/officeDocument/2006/relationships/hyperlink" Target="file:///C:\Users\ASUS-MSi\Desktop\aziz%20majdi\rapppfe%20aziz_maj.docx" TargetMode="External" Id="rId27" /><Relationship Type="http://schemas.openxmlformats.org/officeDocument/2006/relationships/image" Target="media/image7.png" Id="rId43" /><Relationship Type="http://schemas.openxmlformats.org/officeDocument/2006/relationships/image" Target="media/image12.png" Id="rId48" /><Relationship Type="http://schemas.openxmlformats.org/officeDocument/2006/relationships/footer" Target="footer7.xml" Id="rId64" /><Relationship Type="http://schemas.openxmlformats.org/officeDocument/2006/relationships/image" Target="media/image30.jpg" Id="rId69" /><Relationship Type="http://schemas.microsoft.com/office/2016/09/relationships/commentsIds" Target="commentsIds.xml" Id="R4efa55bc115745be" /><Relationship Type="http://schemas.openxmlformats.org/officeDocument/2006/relationships/image" Target="media/image41.png" Id="rId80" /><Relationship Type="http://schemas.openxmlformats.org/officeDocument/2006/relationships/image" Target="media/image46.jpg" Id="rId85" /><Relationship Type="http://schemas.openxmlformats.org/officeDocument/2006/relationships/hyperlink" Target="file:///C:\Users\ASUS-MSi\Desktop\aziz%20majdi\rapppfe%20aziz_maj.docx" TargetMode="External" Id="rId12" /><Relationship Type="http://schemas.openxmlformats.org/officeDocument/2006/relationships/hyperlink" Target="file:///C:\Users\ASUS-MSi\Desktop\aziz%20majdi\rapppfe%20aziz_maj.docx" TargetMode="External" Id="rId17" /><Relationship Type="http://schemas.openxmlformats.org/officeDocument/2006/relationships/footer" Target="footer4.xml" Id="rId33" /><Relationship Type="http://schemas.openxmlformats.org/officeDocument/2006/relationships/footer" Target="footer5.xml" Id="rId38" /><Relationship Type="http://schemas.openxmlformats.org/officeDocument/2006/relationships/image" Target="media/image22.jpeg" Id="rId59" /><Relationship Type="http://schemas.openxmlformats.org/officeDocument/2006/relationships/footer" Target="footer8.xml" Id="rId103" /><Relationship Type="http://schemas.microsoft.com/office/2018/08/relationships/commentsExtensible" Target="commentsExtensible.xml" Id="Ra7333e06344543a8" /><Relationship Type="http://schemas.openxmlformats.org/officeDocument/2006/relationships/image" Target="media/image17.jpg" Id="rId54" /><Relationship Type="http://schemas.openxmlformats.org/officeDocument/2006/relationships/image" Target="media/image31.png" Id="rId70" /><Relationship Type="http://schemas.openxmlformats.org/officeDocument/2006/relationships/image" Target="media/image36.png" Id="rId75" /><Relationship Type="http://schemas.openxmlformats.org/officeDocument/2006/relationships/comments" Target="comments.xml" Id="rId91" /><Relationship Type="http://schemas.openxmlformats.org/officeDocument/2006/relationships/image" Target="media/image55.png" Id="rId96" /><Relationship Type="http://schemas.openxmlformats.org/officeDocument/2006/relationships/customXml" Target="../customXml/item1.xml" Id="rId1" /><Relationship Type="http://schemas.openxmlformats.org/officeDocument/2006/relationships/footnotes" Target="footnotes.xml" Id="rId6" /><Relationship Type="http://schemas.microsoft.com/office/2020/10/relationships/intelligence" Target="intelligence2.xml" Id="R32de7d1a66b7458e" /><Relationship Type="http://schemas.openxmlformats.org/officeDocument/2006/relationships/hyperlink" Target="file:///C:\Users\ASUS-MSi\Desktop\aziz%20majdi\rapppfe%20aziz_maj.docx" TargetMode="External" Id="rId15" /><Relationship Type="http://schemas.openxmlformats.org/officeDocument/2006/relationships/hyperlink" Target="file:///C:\Users\ASUS-MSi\Desktop\aziz%20majdi\rapppfe%20aziz_maj.docx" TargetMode="External" Id="rId23" /><Relationship Type="http://schemas.openxmlformats.org/officeDocument/2006/relationships/header" Target="header2.xml" Id="rId28" /><Relationship Type="http://schemas.openxmlformats.org/officeDocument/2006/relationships/image" Target="media/image4.png" Id="rId36" /><Relationship Type="http://schemas.openxmlformats.org/officeDocument/2006/relationships/image" Target="media/image13.jpeg" Id="rId49" /><Relationship Type="http://schemas.openxmlformats.org/officeDocument/2006/relationships/image" Target="media/image20.jpg" Id="rId57" /><Relationship Type="http://schemas.openxmlformats.org/officeDocument/2006/relationships/glossaryDocument" Target="glossary/document.xml" Id="rId106" /><Relationship Type="http://schemas.openxmlformats.org/officeDocument/2006/relationships/hyperlink" Target="file:///C:\Users\ASUS-MSi\Desktop\aziz%20majdi\rapppfe%20aziz_maj.docx" TargetMode="External" Id="rId10" /><Relationship Type="http://schemas.openxmlformats.org/officeDocument/2006/relationships/footer" Target="footer3.xml" Id="rId31" /><Relationship Type="http://schemas.openxmlformats.org/officeDocument/2006/relationships/image" Target="media/image8.PNG" Id="rId44" /><Relationship Type="http://schemas.openxmlformats.org/officeDocument/2006/relationships/hyperlink" Target="https://fr.wikipedia.org/wiki/Balun" TargetMode="External" Id="rId52" /><Relationship Type="http://schemas.openxmlformats.org/officeDocument/2006/relationships/image" Target="media/image23.jpg" Id="rId60" /><Relationship Type="http://schemas.openxmlformats.org/officeDocument/2006/relationships/image" Target="media/image26.jpeg" Id="rId65" /><Relationship Type="http://schemas.openxmlformats.org/officeDocument/2006/relationships/image" Target="media/image34.png" Id="rId73" /><Relationship Type="http://schemas.openxmlformats.org/officeDocument/2006/relationships/image" Target="media/image39.png" Id="rId78" /><Relationship Type="http://schemas.openxmlformats.org/officeDocument/2006/relationships/image" Target="media/image42.png" Id="rId81" /><Relationship Type="http://schemas.openxmlformats.org/officeDocument/2006/relationships/image" Target="media/image47.jpg" Id="rId86" /><Relationship Type="http://schemas.openxmlformats.org/officeDocument/2006/relationships/image" Target="media/image53.png" Id="rId94" /><Relationship Type="http://schemas.openxmlformats.org/officeDocument/2006/relationships/image" Target="media/image58.png" Id="rId99" /><Relationship Type="http://schemas.openxmlformats.org/officeDocument/2006/relationships/image" Target="media/image60.png" Id="rId101"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hyperlink" Target="file:///C:\Users\ASUS-MSi\Desktop\aziz%20majdi\rapppfe%20aziz_maj.docx" TargetMode="External" Id="rId13" /><Relationship Type="http://schemas.openxmlformats.org/officeDocument/2006/relationships/hyperlink" Target="file:///C:\Users\ASUS-MSi\Desktop\aziz%20majdi\rapppfe%20aziz_maj.docx" TargetMode="External" Id="rId18" /><Relationship Type="http://schemas.openxmlformats.org/officeDocument/2006/relationships/image" Target="media/image5.png" Id="rId39" /><Relationship Type="http://schemas.openxmlformats.org/officeDocument/2006/relationships/image" Target="media/image2.jpeg" Id="rId34" /><Relationship Type="http://schemas.openxmlformats.org/officeDocument/2006/relationships/image" Target="media/image14.jpg" Id="rId50" /><Relationship Type="http://schemas.openxmlformats.org/officeDocument/2006/relationships/image" Target="media/image18.jpg" Id="rId55" /><Relationship Type="http://schemas.openxmlformats.org/officeDocument/2006/relationships/image" Target="media/image37.png" Id="rId76" /><Relationship Type="http://schemas.openxmlformats.org/officeDocument/2006/relationships/image" Target="media/image56.png" Id="rId97" /><Relationship Type="http://schemas.openxmlformats.org/officeDocument/2006/relationships/fontTable" Target="fontTable.xml" Id="rId104" /><Relationship Type="http://schemas.openxmlformats.org/officeDocument/2006/relationships/endnotes" Target="endnotes.xml" Id="rId7" /><Relationship Type="http://schemas.openxmlformats.org/officeDocument/2006/relationships/image" Target="media/image32.png" Id="rId71" /><Relationship Type="http://schemas.microsoft.com/office/2011/relationships/commentsExtended" Target="commentsExtended.xml" Id="rId92" /><Relationship Type="http://schemas.openxmlformats.org/officeDocument/2006/relationships/numbering" Target="numbering.xml" Id="rId2" /><Relationship Type="http://schemas.openxmlformats.org/officeDocument/2006/relationships/footer" Target="footer2.xml" Id="rId29" /><Relationship Type="http://schemas.openxmlformats.org/officeDocument/2006/relationships/hyperlink" Target="file:///C:\Users\ASUS-MSi\Desktop\aziz%20majdi\rapppfe%20aziz_maj.docx" TargetMode="External" Id="rId24" /><Relationship Type="http://schemas.openxmlformats.org/officeDocument/2006/relationships/image" Target="media/image6.png" Id="rId40" /><Relationship Type="http://schemas.openxmlformats.org/officeDocument/2006/relationships/image" Target="media/image9.jpg" Id="rId45" /><Relationship Type="http://schemas.openxmlformats.org/officeDocument/2006/relationships/image" Target="media/image27.png" Id="rId66" /><Relationship Type="http://schemas.openxmlformats.org/officeDocument/2006/relationships/image" Target="media/image48.png" Id="rId87" /><Relationship Type="http://schemas.openxmlformats.org/officeDocument/2006/relationships/image" Target="media/image24.png" Id="rId61" /><Relationship Type="http://schemas.openxmlformats.org/officeDocument/2006/relationships/image" Target="media/image43.png" Id="rId82" /><Relationship Type="http://schemas.openxmlformats.org/officeDocument/2006/relationships/hyperlink" Target="file:///C:\Users\ASUS-MSi\Desktop\aziz%20majdi\rapppfe%20aziz_maj.docx" TargetMode="External" Id="rId19" /><Relationship Type="http://schemas.openxmlformats.org/officeDocument/2006/relationships/hyperlink" Target="file:///C:\Users\ASUS-MSi\Desktop\aziz%20majdi\rapppfe%20aziz_maj.docx" TargetMode="External" Id="rId14" /><Relationship Type="http://schemas.openxmlformats.org/officeDocument/2006/relationships/header" Target="header3.xml" Id="rId30" /><Relationship Type="http://schemas.openxmlformats.org/officeDocument/2006/relationships/image" Target="media/image3.png" Id="rId35" /><Relationship Type="http://schemas.openxmlformats.org/officeDocument/2006/relationships/image" Target="media/image19.webp" Id="rId56" /><Relationship Type="http://schemas.openxmlformats.org/officeDocument/2006/relationships/image" Target="media/image38.png" Id="rId77" /><Relationship Type="http://schemas.openxmlformats.org/officeDocument/2006/relationships/image" Target="media/image59.png" Id="rId100" /><Relationship Type="http://schemas.microsoft.com/office/2011/relationships/people" Target="people.xml" Id="rId105" /><Relationship Type="http://schemas.openxmlformats.org/officeDocument/2006/relationships/header" Target="header1.xml" Id="rId8" /><Relationship Type="http://schemas.openxmlformats.org/officeDocument/2006/relationships/image" Target="media/image15.jpeg" Id="rId51" /><Relationship Type="http://schemas.openxmlformats.org/officeDocument/2006/relationships/image" Target="media/image33.png" Id="rId72" /><Relationship Type="http://schemas.openxmlformats.org/officeDocument/2006/relationships/image" Target="media/image52.png" Id="rId93" /><Relationship Type="http://schemas.openxmlformats.org/officeDocument/2006/relationships/image" Target="media/image57.png" Id="rId98" /><Relationship Type="http://schemas.openxmlformats.org/officeDocument/2006/relationships/styles" Target="styles.xml" Id="rId3" /><Relationship Type="http://schemas.openxmlformats.org/officeDocument/2006/relationships/hyperlink" Target="file:///C:\Users\ASUS-MSi\Desktop\aziz%20majdi\rapppfe%20aziz_maj.docx" TargetMode="External" Id="rId25" /><Relationship Type="http://schemas.openxmlformats.org/officeDocument/2006/relationships/image" Target="media/image10.jpg" Id="rId46" /><Relationship Type="http://schemas.openxmlformats.org/officeDocument/2006/relationships/hyperlink" Target="file:///C:\Users\ASUS-MSi\Desktop\aziz%20majdi\rapppfe%20aziz_maj.docx" TargetMode="External" Id="rId20" /><Relationship Type="http://schemas.openxmlformats.org/officeDocument/2006/relationships/header" Target="header6.xml" Id="rId41" /><Relationship Type="http://schemas.openxmlformats.org/officeDocument/2006/relationships/image" Target="media/image25.png" Id="rId62" /><Relationship Type="http://schemas.openxmlformats.org/officeDocument/2006/relationships/image" Target="media/image44.png" Id="rId83" /><Relationship Type="http://schemas.openxmlformats.org/officeDocument/2006/relationships/image" Target="media/image49.png" Id="rId88" /><Relationship Type="http://schemas.openxmlformats.org/officeDocument/2006/relationships/image" Target="/media/image28.png" Id="R733f711967f649b8" /><Relationship Type="http://schemas.openxmlformats.org/officeDocument/2006/relationships/image" Target="/media/image29.png" Id="R50f0db865ecb48e0" /></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JhengHei UI">
    <w:panose1 w:val="020B0604030504040204"/>
    <w:charset w:val="88"/>
    <w:family w:val="swiss"/>
    <w:pitch w:val="variable"/>
    <w:sig w:usb0="000002A7" w:usb1="28CF4400" w:usb2="00000016" w:usb3="00000000" w:csb0="00100009" w:csb1="00000000"/>
  </w:font>
  <w:font w:name="Libre Franklin">
    <w:charset w:val="00"/>
    <w:family w:val="auto"/>
    <w:pitch w:val="variable"/>
    <w:sig w:usb0="A00000FF" w:usb1="4000205B" w:usb2="00000000" w:usb3="00000000" w:csb0="00000193"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00000001" w:usb1="5000205B" w:usb2="00000020" w:usb3="00000000" w:csb0="0000019F" w:csb1="00000000"/>
  </w:font>
  <w:font w:name="system-u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useFELayout/>
    <w:compatSetting w:name="compatibilityMode" w:uri="http://schemas.microsoft.com/office/word" w:val="12"/>
  </w:compat>
  <w:rsids>
    <w:rsidRoot w:val="001906EA"/>
    <w:rsid w:val="001906E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419B6-ED45-4C59-9BA2-151F9EC4C86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Compte Microsoft</dc:creator>
  <keywords/>
  <dc:description/>
  <lastModifiedBy>Majdi Rhim</lastModifiedBy>
  <revision>4</revision>
  <dcterms:created xsi:type="dcterms:W3CDTF">2022-05-26T16:00:00.0000000Z</dcterms:created>
  <dcterms:modified xsi:type="dcterms:W3CDTF">2022-05-27T13:21:20.2869543Z</dcterms:modified>
</coreProperties>
</file>