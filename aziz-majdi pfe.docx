
<file path=[Content_Types].xml><?xml version="1.0" encoding="utf-8"?>
<Types xmlns="http://schemas.openxmlformats.org/package/2006/content-types">
  <Default Extension="png" ContentType="image/png"/>
  <Default Extension="jfif" ContentType="image/jpeg"/>
  <Default Extension="jpeg" ContentType="image/jpeg"/>
  <Default Extension="webp" ContentType="image/webp"/>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DACC6C" w14:textId="77777777" w:rsidR="00E94740" w:rsidRDefault="00E94740">
      <w:pPr>
        <w:pStyle w:val="En-ttedetabledesmatires"/>
        <w:rPr>
          <w:rFonts w:asciiTheme="minorHAnsi" w:eastAsiaTheme="minorHAnsi" w:hAnsiTheme="minorHAnsi" w:cstheme="minorBidi"/>
          <w:color w:val="auto"/>
          <w:sz w:val="22"/>
          <w:szCs w:val="22"/>
          <w:lang w:eastAsia="en-US"/>
        </w:rPr>
      </w:pPr>
    </w:p>
    <w:p w14:paraId="3F535A35" w14:textId="6BC60874" w:rsidR="00A33C1A" w:rsidRPr="00FB25AF" w:rsidRDefault="000B21E8" w:rsidP="00A33C1A">
      <w:pPr>
        <w:spacing w:after="0"/>
        <w:rPr>
          <w:rFonts w:ascii="Arial" w:hAnsi="Arial" w:cs="Arial"/>
          <w:sz w:val="20"/>
          <w:szCs w:val="20"/>
        </w:rPr>
      </w:pPr>
      <w:r>
        <w:rPr>
          <w:noProof/>
        </w:rPr>
        <w:pict w14:anchorId="406E8A8D">
          <v:shapetype id="_x0000_t202" coordsize="21600,21600" o:spt="202" path="m,l,21600r21600,l21600,xe">
            <v:stroke joinstyle="miter"/>
            <v:path gradientshapeok="t" o:connecttype="rect"/>
          </v:shapetype>
          <v:shape id="Text Box 539" o:spid="_x0000_s1093" type="#_x0000_t202" style="position:absolute;margin-left:61.1pt;margin-top:-19.15pt;width:328.5pt;height:87.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" filled="f" stroked="f">
            <v:textbox>
              <w:txbxContent>
                <w:p w14:paraId="450ECCB6" w14:textId="77777777" w:rsidR="00F22575" w:rsidRPr="00F41D21" w:rsidRDefault="00F22575" w:rsidP="00A33C1A">
                  <w:pPr>
                    <w:spacing w:after="0"/>
                    <w:jc w:val="center"/>
                    <w:rPr>
                      <w:b/>
                      <w:i/>
                      <w:iCs/>
                      <w:sz w:val="20"/>
                      <w:szCs w:val="20"/>
                    </w:rPr>
                  </w:pPr>
                  <w:r w:rsidRPr="00F41D21">
                    <w:rPr>
                      <w:b/>
                      <w:i/>
                      <w:iCs/>
                      <w:sz w:val="20"/>
                      <w:szCs w:val="20"/>
                    </w:rPr>
                    <w:t>République Tunisienne</w:t>
                  </w:r>
                </w:p>
                <w:p w14:paraId="63D03151" w14:textId="77777777" w:rsidR="00F22575" w:rsidRPr="00F41D21" w:rsidRDefault="00F22575" w:rsidP="00A33C1A">
                  <w:pPr>
                    <w:spacing w:after="0"/>
                    <w:jc w:val="center"/>
                    <w:rPr>
                      <w:b/>
                      <w:i/>
                      <w:iCs/>
                      <w:sz w:val="20"/>
                      <w:szCs w:val="20"/>
                    </w:rPr>
                  </w:pPr>
                  <w:r w:rsidRPr="00F41D21">
                    <w:rPr>
                      <w:b/>
                      <w:i/>
                      <w:iCs/>
                      <w:sz w:val="20"/>
                      <w:szCs w:val="20"/>
                    </w:rPr>
                    <w:t>*****</w:t>
                  </w:r>
                </w:p>
                <w:p w14:paraId="4500CA0A" w14:textId="77777777" w:rsidR="00F22575" w:rsidRPr="00F41D21" w:rsidRDefault="00F22575" w:rsidP="00A33C1A">
                  <w:pPr>
                    <w:spacing w:after="0"/>
                    <w:jc w:val="center"/>
                    <w:rPr>
                      <w:b/>
                      <w:i/>
                      <w:iCs/>
                      <w:sz w:val="20"/>
                      <w:szCs w:val="20"/>
                    </w:rPr>
                  </w:pPr>
                  <w:r w:rsidRPr="00F41D21">
                    <w:rPr>
                      <w:b/>
                      <w:i/>
                      <w:iCs/>
                      <w:sz w:val="20"/>
                      <w:szCs w:val="20"/>
                    </w:rPr>
                    <w:t>Ministère de l’Enseignement Supérieur et de la Recherche Scientifique</w:t>
                  </w:r>
                </w:p>
                <w:p w14:paraId="4A53C4C3" w14:textId="77777777" w:rsidR="00F22575" w:rsidRPr="00F41D21" w:rsidRDefault="00F22575" w:rsidP="00A33C1A">
                  <w:pPr>
                    <w:spacing w:after="0"/>
                    <w:jc w:val="center"/>
                    <w:rPr>
                      <w:b/>
                      <w:i/>
                      <w:iCs/>
                      <w:sz w:val="20"/>
                      <w:szCs w:val="20"/>
                    </w:rPr>
                  </w:pPr>
                  <w:r w:rsidRPr="00F41D21">
                    <w:rPr>
                      <w:b/>
                      <w:i/>
                      <w:iCs/>
                      <w:sz w:val="20"/>
                      <w:szCs w:val="20"/>
                    </w:rPr>
                    <w:t>*****</w:t>
                  </w:r>
                </w:p>
                <w:p w14:paraId="0AB05299" w14:textId="77777777" w:rsidR="00F22575" w:rsidRPr="00F41D21" w:rsidRDefault="00F22575" w:rsidP="00A33C1A">
                  <w:pPr>
                    <w:spacing w:after="0"/>
                    <w:jc w:val="center"/>
                    <w:rPr>
                      <w:b/>
                      <w:i/>
                      <w:iCs/>
                      <w:sz w:val="20"/>
                      <w:szCs w:val="20"/>
                    </w:rPr>
                  </w:pPr>
                  <w:r w:rsidRPr="00F41D21">
                    <w:rPr>
                      <w:b/>
                      <w:i/>
                      <w:iCs/>
                      <w:sz w:val="20"/>
                      <w:szCs w:val="20"/>
                    </w:rPr>
                    <w:t>Université de Monastir</w:t>
                  </w:r>
                </w:p>
                <w:p w14:paraId="295D5E52" w14:textId="77777777" w:rsidR="00F22575" w:rsidRPr="00F41D21" w:rsidRDefault="00F22575" w:rsidP="00A33C1A">
                  <w:pPr>
                    <w:spacing w:after="0"/>
                    <w:jc w:val="center"/>
                    <w:rPr>
                      <w:b/>
                      <w:i/>
                      <w:iCs/>
                      <w:sz w:val="20"/>
                      <w:szCs w:val="20"/>
                    </w:rPr>
                  </w:pPr>
                  <w:r w:rsidRPr="00F41D21">
                    <w:rPr>
                      <w:b/>
                      <w:i/>
                      <w:iCs/>
                      <w:sz w:val="20"/>
                      <w:szCs w:val="20"/>
                    </w:rPr>
                    <w:t>*****</w:t>
                  </w:r>
                </w:p>
                <w:p w14:paraId="7DF8461A" w14:textId="77777777" w:rsidR="00F22575" w:rsidRPr="00F41D21" w:rsidRDefault="00F22575" w:rsidP="00A33C1A">
                  <w:pPr>
                    <w:spacing w:after="0"/>
                    <w:jc w:val="center"/>
                    <w:rPr>
                      <w:b/>
                      <w:i/>
                      <w:iCs/>
                      <w:sz w:val="20"/>
                      <w:szCs w:val="20"/>
                    </w:rPr>
                  </w:pPr>
                  <w:r w:rsidRPr="00F41D21">
                    <w:rPr>
                      <w:b/>
                      <w:i/>
                      <w:iCs/>
                      <w:sz w:val="20"/>
                      <w:szCs w:val="20"/>
                    </w:rPr>
                    <w:t xml:space="preserve">Institut Supérieur d’Informatique et de Mathématiques de Monastir </w:t>
                  </w:r>
                </w:p>
                <w:p w14:paraId="38A65D3D" w14:textId="77777777" w:rsidR="00F22575" w:rsidRPr="00F41D21" w:rsidRDefault="00F22575" w:rsidP="00A33C1A">
                  <w:pPr>
                    <w:spacing w:after="0"/>
                    <w:jc w:val="center"/>
                    <w:rPr>
                      <w:b/>
                      <w:i/>
                      <w:iCs/>
                      <w:sz w:val="20"/>
                      <w:szCs w:val="20"/>
                    </w:rPr>
                  </w:pPr>
                  <w:r w:rsidRPr="00F41D21">
                    <w:rPr>
                      <w:b/>
                      <w:i/>
                      <w:iCs/>
                      <w:sz w:val="20"/>
                      <w:szCs w:val="20"/>
                    </w:rPr>
                    <w:t>*****</w:t>
                  </w:r>
                </w:p>
                <w:p w14:paraId="6153C87F" w14:textId="77777777" w:rsidR="00F22575" w:rsidRPr="00F41D21" w:rsidRDefault="00F22575" w:rsidP="00A33C1A">
                  <w:pPr>
                    <w:spacing w:after="0"/>
                    <w:jc w:val="center"/>
                    <w:rPr>
                      <w:b/>
                      <w:i/>
                      <w:iCs/>
                      <w:sz w:val="20"/>
                      <w:szCs w:val="20"/>
                    </w:rPr>
                  </w:pPr>
                  <w:r w:rsidRPr="00F41D21">
                    <w:rPr>
                      <w:b/>
                      <w:i/>
                      <w:iCs/>
                      <w:sz w:val="20"/>
                      <w:szCs w:val="20"/>
                    </w:rPr>
                    <w:t xml:space="preserve">Département </w:t>
                  </w:r>
                  <w:r>
                    <w:rPr>
                      <w:b/>
                      <w:i/>
                      <w:iCs/>
                      <w:sz w:val="20"/>
                      <w:szCs w:val="20"/>
                    </w:rPr>
                    <w:t>Informatique</w:t>
                  </w:r>
                </w:p>
              </w:txbxContent>
            </v:textbox>
          </v:shape>
        </w:pict>
      </w:r>
      <w:r w:rsidR="00A33C1A">
        <w:rPr>
          <w:noProof/>
          <w:lang w:eastAsia="fr-FR"/>
        </w:rPr>
        <w:drawing>
          <wp:anchor distT="0" distB="0" distL="114300" distR="114300" simplePos="0" relativeHeight="251630080" behindDoc="0" locked="0" layoutInCell="1" allowOverlap="1" wp14:anchorId="23497DD2" wp14:editId="18DE09EA">
            <wp:simplePos x="0" y="0"/>
            <wp:positionH relativeFrom="column">
              <wp:posOffset>-233680</wp:posOffset>
            </wp:positionH>
            <wp:positionV relativeFrom="paragraph">
              <wp:posOffset>-147955</wp:posOffset>
            </wp:positionV>
            <wp:extent cx="866775" cy="884869"/>
            <wp:effectExtent l="0" t="0" r="0" b="0"/>
            <wp:wrapNone/>
            <wp:docPr id="540" name="Image 1" descr="Description : D:\ISIMM.net\Logos\ISIM LOGO 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D:\ISIMM.net\Logos\ISIM LOGO fr.jpg"/>
                    <pic:cNvPicPr>
                      <a:picLocks noChangeAspect="1" noChangeArrowheads="1"/>
                    </pic:cNvPicPr>
                  </pic:nvPicPr>
                  <pic:blipFill>
                    <a:blip r:embed="rId8"/>
                    <a:srcRect/>
                    <a:stretch>
                      <a:fillRect/>
                    </a:stretch>
                  </pic:blipFill>
                  <pic:spPr bwMode="auto">
                    <a:xfrm>
                      <a:off x="0" y="0"/>
                      <a:ext cx="863979" cy="8820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33C1A" w:rsidRPr="00FB25AF">
        <w:rPr>
          <w:noProof/>
        </w:rPr>
        <w:t xml:space="preserve">Shut up </w:t>
      </w:r>
      <w:r>
        <w:rPr>
          <w:noProof/>
        </w:rPr>
        <w:pict w14:anchorId="2705865D">
          <v:shape id="Text Box 541" o:spid="_x0000_s1092" type="#_x0000_t202" style="position:absolute;margin-left:389.65pt;margin-top:-15.45pt;width:72.95pt;height:95.7pt;z-index:2516720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" filled="f" stroked="f">
            <v:textbox style="mso-fit-shape-to-text:t">
              <w:txbxContent>
                <w:p w14:paraId="310711B0" w14:textId="77777777" w:rsidR="00F22575" w:rsidRDefault="00F22575" w:rsidP="00A33C1A">
                  <w:pPr>
                    <w:spacing w:after="0"/>
                  </w:pPr>
                  <w:r>
                    <w:rPr>
                      <w:noProof/>
                      <w:lang w:eastAsia="fr-FR"/>
                    </w:rPr>
                    <w:drawing>
                      <wp:inline distT="0" distB="0" distL="0" distR="0" wp14:anchorId="2F5B9914" wp14:editId="680C6A35">
                        <wp:extent cx="714375" cy="828675"/>
                        <wp:effectExtent l="0" t="0" r="9525" b="9525"/>
                        <wp:docPr id="233486580" name="Image 23348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
                                <a:srcRect/>
                                <a:stretch>
                                  <a:fillRect/>
                                </a:stretch>
                              </pic:blipFill>
                              <pic:spPr bwMode="auto">
                                <a:xfrm>
                                  <a:off x="0" y="0"/>
                                  <a:ext cx="716280" cy="830885"/>
                                </a:xfrm>
                                <a:prstGeom prst="rect">
                                  <a:avLst/>
                                </a:prstGeom>
                                <a:noFill/>
                                <a:ln w="9525">
                                  <a:noFill/>
                                  <a:miter lim="800000"/>
                                  <a:headEnd/>
                                  <a:tailEnd/>
                                </a:ln>
                              </pic:spPr>
                            </pic:pic>
                          </a:graphicData>
                        </a:graphic>
                      </wp:inline>
                    </w:drawing>
                  </w:r>
                </w:p>
              </w:txbxContent>
            </v:textbox>
          </v:shape>
        </w:pict>
      </w:r>
    </w:p>
    <w:p w14:paraId="7BB86CC1" w14:textId="77777777" w:rsidR="00A33C1A" w:rsidRPr="00FB25AF" w:rsidRDefault="00A33C1A" w:rsidP="00A33C1A">
      <w:pPr>
        <w:spacing w:after="0"/>
        <w:rPr>
          <w:rFonts w:ascii="Arial" w:hAnsi="Arial" w:cs="Arial"/>
          <w:sz w:val="20"/>
          <w:szCs w:val="20"/>
        </w:rPr>
      </w:pPr>
    </w:p>
    <w:p w14:paraId="6D312F95" w14:textId="77777777" w:rsidR="00A33C1A" w:rsidRPr="00FB25AF" w:rsidRDefault="00A33C1A" w:rsidP="00A33C1A">
      <w:pPr>
        <w:keepNext/>
        <w:spacing w:after="0"/>
        <w:jc w:val="center"/>
        <w:outlineLvl w:val="0"/>
        <w:rPr>
          <w:rFonts w:ascii="Century Schoolbook" w:hAnsi="Century Schoolbook"/>
          <w:b/>
          <w:sz w:val="40"/>
          <w:szCs w:val="40"/>
        </w:rPr>
      </w:pPr>
    </w:p>
    <w:p w14:paraId="12FB508E" w14:textId="77777777" w:rsidR="00A33C1A" w:rsidRPr="00FB25AF" w:rsidRDefault="00A33C1A" w:rsidP="00A33C1A">
      <w:pPr>
        <w:keepNext/>
        <w:spacing w:after="0"/>
        <w:outlineLvl w:val="0"/>
        <w:rPr>
          <w:rFonts w:ascii="Century Schoolbook" w:hAnsi="Century Schoolbook"/>
          <w:b/>
          <w:sz w:val="28"/>
          <w:szCs w:val="28"/>
        </w:rPr>
      </w:pPr>
    </w:p>
    <w:p w14:paraId="4E4E20F1" w14:textId="77777777" w:rsidR="00A33C1A" w:rsidRPr="00FB25AF" w:rsidRDefault="00A33C1A" w:rsidP="00A33C1A">
      <w:pPr>
        <w:autoSpaceDE w:val="0"/>
        <w:autoSpaceDN w:val="0"/>
        <w:adjustRightInd w:val="0"/>
        <w:spacing w:after="120"/>
        <w:ind w:firstLine="709"/>
        <w:jc w:val="right"/>
        <w:rPr>
          <w:rFonts w:eastAsia="Batang"/>
          <w:b/>
          <w:bCs/>
          <w:sz w:val="16"/>
          <w:szCs w:val="16"/>
          <w:lang w:eastAsia="ko-KR"/>
        </w:rPr>
      </w:pPr>
    </w:p>
    <w:p w14:paraId="265290B9" w14:textId="77777777" w:rsidR="00A33C1A" w:rsidRPr="00FB25AF" w:rsidRDefault="00A33C1A" w:rsidP="00A33C1A">
      <w:pPr>
        <w:autoSpaceDE w:val="0"/>
        <w:autoSpaceDN w:val="0"/>
        <w:adjustRightInd w:val="0"/>
        <w:spacing w:after="120"/>
        <w:ind w:firstLine="709"/>
        <w:jc w:val="right"/>
        <w:rPr>
          <w:rFonts w:eastAsia="Batang"/>
          <w:b/>
          <w:bCs/>
          <w:sz w:val="8"/>
          <w:szCs w:val="8"/>
          <w:lang w:eastAsia="ko-KR"/>
        </w:rPr>
      </w:pPr>
    </w:p>
    <w:p w14:paraId="4886D483" w14:textId="77777777" w:rsidR="00A33C1A" w:rsidRPr="00B44FED" w:rsidRDefault="00A33C1A" w:rsidP="00A33C1A">
      <w:pPr>
        <w:autoSpaceDE w:val="0"/>
        <w:autoSpaceDN w:val="0"/>
        <w:adjustRightInd w:val="0"/>
        <w:spacing w:after="120"/>
        <w:ind w:firstLine="709"/>
        <w:jc w:val="right"/>
        <w:rPr>
          <w:rFonts w:eastAsia="Batang"/>
          <w:sz w:val="20"/>
          <w:szCs w:val="20"/>
          <w:lang w:eastAsia="ko-KR"/>
        </w:rPr>
      </w:pPr>
      <w:r w:rsidRPr="00B44FED">
        <w:rPr>
          <w:rFonts w:eastAsia="Batang"/>
          <w:b/>
          <w:bCs/>
          <w:lang w:eastAsia="ko-KR"/>
        </w:rPr>
        <w:t xml:space="preserve">N° d’ordre : </w:t>
      </w:r>
    </w:p>
    <w:p w14:paraId="77936E1E" w14:textId="77777777" w:rsidR="00A33C1A" w:rsidRPr="00B44FED" w:rsidRDefault="00A33C1A" w:rsidP="00A33C1A">
      <w:pPr>
        <w:keepNext/>
        <w:spacing w:after="0"/>
        <w:jc w:val="center"/>
        <w:outlineLvl w:val="0"/>
        <w:rPr>
          <w:rFonts w:ascii="Century Schoolbook" w:hAnsi="Century Schoolbook"/>
          <w:b/>
          <w:sz w:val="18"/>
          <w:szCs w:val="2"/>
        </w:rPr>
      </w:pPr>
    </w:p>
    <w:p w14:paraId="6DF46E81" w14:textId="77777777" w:rsidR="00A33C1A" w:rsidRDefault="00A33C1A" w:rsidP="00A33C1A">
      <w:pPr>
        <w:keepNext/>
        <w:spacing w:after="0"/>
        <w:jc w:val="center"/>
        <w:outlineLvl w:val="0"/>
        <w:rPr>
          <w:rFonts w:ascii="Century Schoolbook" w:hAnsi="Century Schoolbook"/>
          <w:b/>
          <w:sz w:val="72"/>
          <w:szCs w:val="20"/>
        </w:rPr>
      </w:pPr>
      <w:bookmarkStart w:id="0" w:name="_Toc105167187"/>
      <w:r>
        <w:rPr>
          <w:rFonts w:ascii="Century Schoolbook" w:hAnsi="Century Schoolbook"/>
          <w:b/>
          <w:sz w:val="72"/>
          <w:szCs w:val="20"/>
        </w:rPr>
        <w:t>Mémoire de Projet</w:t>
      </w:r>
      <w:bookmarkEnd w:id="0"/>
      <w:r>
        <w:rPr>
          <w:rFonts w:ascii="Century Schoolbook" w:hAnsi="Century Schoolbook"/>
          <w:b/>
          <w:sz w:val="72"/>
          <w:szCs w:val="20"/>
        </w:rPr>
        <w:t xml:space="preserve"> </w:t>
      </w:r>
    </w:p>
    <w:p w14:paraId="55404392" w14:textId="0980B512" w:rsidR="00A33C1A" w:rsidRPr="003A7A92" w:rsidRDefault="00EA2B26" w:rsidP="00A33C1A">
      <w:pPr>
        <w:keepNext/>
        <w:spacing w:after="0"/>
        <w:jc w:val="center"/>
        <w:outlineLvl w:val="0"/>
        <w:rPr>
          <w:rFonts w:ascii="Century Schoolbook" w:hAnsi="Century Schoolbook"/>
          <w:b/>
          <w:sz w:val="72"/>
          <w:szCs w:val="20"/>
        </w:rPr>
      </w:pPr>
      <w:bookmarkStart w:id="1" w:name="_Toc105167188"/>
      <w:r>
        <w:rPr>
          <w:rFonts w:ascii="Century Schoolbook" w:hAnsi="Century Schoolbook"/>
          <w:b/>
          <w:sz w:val="72"/>
          <w:szCs w:val="20"/>
        </w:rPr>
        <w:t>de</w:t>
      </w:r>
      <w:r w:rsidR="00A33C1A">
        <w:rPr>
          <w:rFonts w:ascii="Century Schoolbook" w:hAnsi="Century Schoolbook"/>
          <w:b/>
          <w:sz w:val="72"/>
          <w:szCs w:val="20"/>
        </w:rPr>
        <w:t xml:space="preserve"> Fin d’Etudes</w:t>
      </w:r>
      <w:bookmarkEnd w:id="1"/>
    </w:p>
    <w:p w14:paraId="1D6D29DC" w14:textId="77777777" w:rsidR="00A33C1A" w:rsidRPr="00F95335" w:rsidRDefault="00A33C1A" w:rsidP="00A33C1A">
      <w:pPr>
        <w:spacing w:after="0"/>
        <w:jc w:val="center"/>
        <w:rPr>
          <w:sz w:val="14"/>
          <w:szCs w:val="14"/>
        </w:rPr>
      </w:pPr>
    </w:p>
    <w:p w14:paraId="7FEB8D06" w14:textId="77777777" w:rsidR="00A33C1A" w:rsidRDefault="00A33C1A" w:rsidP="00A33C1A">
      <w:pPr>
        <w:spacing w:after="0"/>
        <w:jc w:val="center"/>
        <w:rPr>
          <w:rFonts w:ascii="Arial" w:hAnsi="Arial" w:cs="Arial"/>
          <w:b/>
          <w:bCs/>
          <w:i/>
          <w:iCs/>
        </w:rPr>
      </w:pPr>
    </w:p>
    <w:p w14:paraId="0A8E108D" w14:textId="77777777" w:rsidR="00A33C1A" w:rsidRPr="006B4826" w:rsidRDefault="00A33C1A" w:rsidP="00A33C1A">
      <w:pPr>
        <w:spacing w:after="0"/>
        <w:jc w:val="center"/>
        <w:rPr>
          <w:rFonts w:ascii="Arial" w:hAnsi="Arial" w:cs="Arial"/>
          <w:b/>
          <w:bCs/>
          <w:i/>
          <w:iCs/>
        </w:rPr>
      </w:pPr>
      <w:r>
        <w:rPr>
          <w:rFonts w:ascii="Arial" w:hAnsi="Arial" w:cs="Arial"/>
          <w:b/>
          <w:bCs/>
          <w:i/>
          <w:iCs/>
        </w:rPr>
        <w:t xml:space="preserve">Présenté </w:t>
      </w:r>
      <w:r w:rsidRPr="006B4826">
        <w:rPr>
          <w:rFonts w:ascii="Arial" w:hAnsi="Arial" w:cs="Arial"/>
          <w:b/>
          <w:bCs/>
          <w:i/>
          <w:iCs/>
        </w:rPr>
        <w:t>en vue de l’obtention du</w:t>
      </w:r>
    </w:p>
    <w:p w14:paraId="071D9DF5" w14:textId="77777777" w:rsidR="00A33C1A" w:rsidRPr="007A7D57" w:rsidRDefault="00A33C1A" w:rsidP="00A33C1A">
      <w:pPr>
        <w:spacing w:after="0"/>
        <w:jc w:val="center"/>
        <w:rPr>
          <w:sz w:val="16"/>
          <w:szCs w:val="16"/>
        </w:rPr>
      </w:pPr>
    </w:p>
    <w:p w14:paraId="16418457" w14:textId="68D60631" w:rsidR="00A33C1A" w:rsidRPr="00F95335" w:rsidRDefault="000B21E8" w:rsidP="00A33C1A">
      <w:pPr>
        <w:spacing w:after="0"/>
        <w:jc w:val="center"/>
        <w:rPr>
          <w:sz w:val="6"/>
          <w:szCs w:val="6"/>
        </w:rPr>
      </w:pPr>
      <w:r>
        <w:rPr>
          <w:noProof/>
        </w:rPr>
        <w:pict w14:anchorId="29597B25">
          <v:group id="Group 404" o:spid="_x0000_s1079" style="position:absolute;left:0;text-align:left;margin-left:-71.5pt;margin-top:1.55pt;width:609pt;height:173.95pt;z-index:-251615744" coordorigin="21,7129" coordsize="12180,3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">
            <v:group id="Group 405" o:spid="_x0000_s1080" style="position:absolute;left:21;top:7129;width:12081;height:3325" coordorigin="695,1106" coordsize="12081,3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">
              <v:shape id="Freeform 406" o:spid="_x0000_s1081" style="position:absolute;left:695;top:1106;width:11121;height:2365;visibility:visible;mso-wrap-style:square;v-text-anchor:top" coordsize="11121,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" path="m,c705,1127,1410,2255,2189,2310,2968,2365,3691,350,4675,330v984,-20,2347,1868,3421,1859c9170,2180,10617,594,11121,275e" filled="f" strokecolor="#ddd">
                <v:path arrowok="t" o:connecttype="custom" o:connectlocs="0,0;2189,2310;4675,330;8096,2189;11121,275" o:connectangles="0,0,0,0,0"/>
              </v:shape>
              <v:shape id="Freeform 407" o:spid="_x0000_s1082" style="position:absolute;left:935;top:1346;width:11121;height:2365;visibility:visible;mso-wrap-style:square;v-text-anchor:top" coordsize="11121,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" path="m,c705,1127,1410,2255,2189,2310,2968,2365,3691,350,4675,330v984,-20,2347,1868,3421,1859c9170,2180,10617,594,11121,275e" filled="f" strokecolor="#ddd">
                <v:path arrowok="t" o:connecttype="custom" o:connectlocs="0,0;2189,2310;4675,330;8096,2189;11121,275" o:connectangles="0,0,0,0,0"/>
              </v:shape>
              <v:shape id="Freeform 408" o:spid="_x0000_s1083" style="position:absolute;left:1175;top:1586;width:11121;height:2365;visibility:visible;mso-wrap-style:square;v-text-anchor:top" coordsize="11121,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" path="m,c705,1127,1410,2255,2189,2310,2968,2365,3691,350,4675,330v984,-20,2347,1868,3421,1859c9170,2180,10617,594,11121,275e" filled="f" strokecolor="#ddd">
                <v:path arrowok="t" o:connecttype="custom" o:connectlocs="0,0;2189,2310;4675,330;8096,2189;11121,275" o:connectangles="0,0,0,0,0"/>
              </v:shape>
              <v:shape id="Freeform 409" o:spid="_x0000_s1084" style="position:absolute;left:1415;top:1826;width:11121;height:2365;visibility:visible;mso-wrap-style:square;v-text-anchor:top" coordsize="11121,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" path="m,c705,1127,1410,2255,2189,2310,2968,2365,3691,350,4675,330v984,-20,2347,1868,3421,1859c9170,2180,10617,594,11121,275e" filled="f" strokecolor="#ddd">
                <v:path arrowok="t" o:connecttype="custom" o:connectlocs="0,0;2189,2310;4675,330;8096,2189;11121,275" o:connectangles="0,0,0,0,0"/>
              </v:shape>
              <v:shape id="Freeform 410" o:spid="_x0000_s1085" style="position:absolute;left:1655;top:2066;width:11121;height:2365;visibility:visible;mso-wrap-style:square;v-text-anchor:top" coordsize="11121,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" path="m,c705,1127,1410,2255,2189,2310,2968,2365,3691,350,4675,330v984,-20,2347,1868,3421,1859c9170,2180,10617,594,11121,275e" filled="f" strokecolor="#ddd">
                <v:path arrowok="t" o:connecttype="custom" o:connectlocs="0,0;2189,2310;4675,330;8096,2189;11121,275" o:connectangles="0,0,0,0,0"/>
              </v:shape>
            </v:group>
            <v:group id="Group 411" o:spid="_x0000_s1086" style="position:absolute;left:120;top:7283;width:12081;height:3325" coordorigin="695,1106" coordsize="12081,3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">
              <v:shape id="Freeform 412" o:spid="_x0000_s1087" style="position:absolute;left:695;top:1106;width:11121;height:2365;visibility:visible;mso-wrap-style:square;v-text-anchor:top" coordsize="11121,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" path="m,c705,1127,1410,2255,2189,2310,2968,2365,3691,350,4675,330v984,-20,2347,1868,3421,1859c9170,2180,10617,594,11121,275e" filled="f" strokecolor="#ddd">
                <v:path arrowok="t" o:connecttype="custom" o:connectlocs="0,0;2189,2310;4675,330;8096,2189;11121,275" o:connectangles="0,0,0,0,0"/>
              </v:shape>
              <v:shape id="Freeform 413" o:spid="_x0000_s1088" style="position:absolute;left:935;top:1346;width:11121;height:2365;visibility:visible;mso-wrap-style:square;v-text-anchor:top" coordsize="11121,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" path="m,c705,1127,1410,2255,2189,2310,2968,2365,3691,350,4675,330v984,-20,2347,1868,3421,1859c9170,2180,10617,594,11121,275e" filled="f" strokecolor="#ddd">
                <v:path arrowok="t" o:connecttype="custom" o:connectlocs="0,0;2189,2310;4675,330;8096,2189;11121,275" o:connectangles="0,0,0,0,0"/>
              </v:shape>
              <v:shape id="Freeform 414" o:spid="_x0000_s1089" style="position:absolute;left:1175;top:1586;width:11121;height:2365;visibility:visible;mso-wrap-style:square;v-text-anchor:top" coordsize="11121,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" path="m,c705,1127,1410,2255,2189,2310,2968,2365,3691,350,4675,330v984,-20,2347,1868,3421,1859c9170,2180,10617,594,11121,275e" filled="f" strokecolor="#ddd">
                <v:path arrowok="t" o:connecttype="custom" o:connectlocs="0,0;2189,2310;4675,330;8096,2189;11121,275" o:connectangles="0,0,0,0,0"/>
              </v:shape>
              <v:shape id="Freeform 415" o:spid="_x0000_s1090" style="position:absolute;left:1415;top:1826;width:11121;height:2365;visibility:visible;mso-wrap-style:square;v-text-anchor:top" coordsize="11121,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" path="m,c705,1127,1410,2255,2189,2310,2968,2365,3691,350,4675,330v984,-20,2347,1868,3421,1859c9170,2180,10617,594,11121,275e" filled="f" strokecolor="#ddd">
                <v:path arrowok="t" o:connecttype="custom" o:connectlocs="0,0;2189,2310;4675,330;8096,2189;11121,275" o:connectangles="0,0,0,0,0"/>
              </v:shape>
              <v:shape id="Freeform 416" o:spid="_x0000_s1091" style="position:absolute;left:1655;top:2066;width:11121;height:2365;visibility:visible;mso-wrap-style:square;v-text-anchor:top" coordsize="11121,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" path="m,c705,1127,1410,2255,2189,2310,2968,2365,3691,350,4675,330v984,-20,2347,1868,3421,1859c9170,2180,10617,594,11121,275e" filled="f" strokecolor="#ddd">
                <v:path arrowok="t" o:connecttype="custom" o:connectlocs="0,0;2189,2310;4675,330;8096,2189;11121,275" o:connectangles="0,0,0,0,0"/>
              </v:shape>
            </v:group>
          </v:group>
        </w:pict>
      </w:r>
    </w:p>
    <w:p w14:paraId="6A7ECA41" w14:textId="77777777" w:rsidR="00A33C1A" w:rsidRDefault="00A33C1A" w:rsidP="00A33C1A">
      <w:pPr>
        <w:spacing w:line="264" w:lineRule="auto"/>
        <w:jc w:val="center"/>
        <w:rPr>
          <w:rFonts w:ascii="Arial Black" w:hAnsi="Arial Black"/>
          <w:sz w:val="32"/>
          <w:szCs w:val="32"/>
        </w:rPr>
      </w:pPr>
      <w:r w:rsidRPr="006B4826">
        <w:rPr>
          <w:rFonts w:ascii="Arial Black" w:hAnsi="Arial Black"/>
          <w:sz w:val="32"/>
          <w:szCs w:val="32"/>
        </w:rPr>
        <w:t>Diplôme</w:t>
      </w:r>
      <w:r>
        <w:rPr>
          <w:rFonts w:ascii="Arial Black" w:hAnsi="Arial Black"/>
          <w:sz w:val="32"/>
          <w:szCs w:val="32"/>
        </w:rPr>
        <w:t xml:space="preserve"> </w:t>
      </w:r>
      <w:r w:rsidRPr="006B4826">
        <w:rPr>
          <w:rFonts w:ascii="Arial Black" w:hAnsi="Arial Black"/>
          <w:sz w:val="32"/>
          <w:szCs w:val="32"/>
        </w:rPr>
        <w:t>Nationnal</w:t>
      </w:r>
      <w:r>
        <w:rPr>
          <w:rFonts w:ascii="Arial Black" w:hAnsi="Arial Black"/>
          <w:sz w:val="32"/>
          <w:szCs w:val="32"/>
        </w:rPr>
        <w:t xml:space="preserve"> de Licence en Tecnologie  d'Informations et de Communication   </w:t>
      </w:r>
    </w:p>
    <w:p w14:paraId="1D2218DA" w14:textId="77777777" w:rsidR="00A33C1A" w:rsidRPr="00F95335" w:rsidRDefault="00A33C1A" w:rsidP="00A33C1A">
      <w:pPr>
        <w:spacing w:line="264" w:lineRule="auto"/>
        <w:jc w:val="center"/>
        <w:rPr>
          <w:rFonts w:ascii="Arial" w:hAnsi="Arial" w:cs="Arial"/>
          <w:b/>
          <w:bCs/>
          <w:i/>
          <w:iCs/>
        </w:rPr>
      </w:pPr>
      <w:r w:rsidRPr="00F95335">
        <w:rPr>
          <w:rFonts w:ascii="Arial" w:hAnsi="Arial" w:cs="Arial"/>
          <w:b/>
          <w:bCs/>
          <w:i/>
          <w:iCs/>
        </w:rPr>
        <w:t>Spécialité</w:t>
      </w:r>
      <w:r>
        <w:rPr>
          <w:rFonts w:ascii="Arial" w:hAnsi="Arial" w:cs="Arial"/>
          <w:b/>
          <w:bCs/>
          <w:i/>
          <w:iCs/>
        </w:rPr>
        <w:t> :</w:t>
      </w:r>
    </w:p>
    <w:p w14:paraId="402012A0" w14:textId="77777777" w:rsidR="00A33C1A" w:rsidRPr="00F95335" w:rsidRDefault="00A33C1A" w:rsidP="00A33C1A">
      <w:pPr>
        <w:spacing w:after="0"/>
        <w:jc w:val="center"/>
        <w:rPr>
          <w:rFonts w:ascii="Arial" w:hAnsi="Arial" w:cs="Arial"/>
        </w:rPr>
      </w:pPr>
      <w:r>
        <w:rPr>
          <w:rFonts w:ascii="Arial Black" w:hAnsi="Arial Black"/>
          <w:sz w:val="32"/>
          <w:szCs w:val="32"/>
        </w:rPr>
        <w:t>Internet of Things ( IoT )</w:t>
      </w:r>
    </w:p>
    <w:p w14:paraId="29775D24" w14:textId="77777777" w:rsidR="00A33C1A" w:rsidRPr="00F95335" w:rsidRDefault="00A33C1A" w:rsidP="00A33C1A">
      <w:pPr>
        <w:spacing w:after="0"/>
        <w:jc w:val="center"/>
        <w:rPr>
          <w:rFonts w:ascii="Arial" w:hAnsi="Arial" w:cs="Arial"/>
        </w:rPr>
      </w:pPr>
    </w:p>
    <w:p w14:paraId="633CFFD3" w14:textId="77777777" w:rsidR="00A33C1A" w:rsidRDefault="00A33C1A" w:rsidP="00A33C1A">
      <w:pPr>
        <w:spacing w:after="0"/>
        <w:jc w:val="center"/>
        <w:rPr>
          <w:rFonts w:ascii="Arial" w:hAnsi="Arial" w:cs="Arial"/>
          <w:b/>
          <w:bCs/>
          <w:i/>
          <w:iCs/>
        </w:rPr>
      </w:pPr>
      <w:r>
        <w:rPr>
          <w:rFonts w:ascii="Arial" w:hAnsi="Arial" w:cs="Arial"/>
          <w:b/>
          <w:bCs/>
          <w:i/>
          <w:iCs/>
        </w:rPr>
        <w:t>par</w:t>
      </w:r>
    </w:p>
    <w:p w14:paraId="362F2203" w14:textId="77777777" w:rsidR="00A33C1A" w:rsidRDefault="00A33C1A" w:rsidP="00A33C1A">
      <w:pPr>
        <w:spacing w:after="0"/>
        <w:jc w:val="center"/>
        <w:rPr>
          <w:rFonts w:ascii="Arial" w:hAnsi="Arial" w:cs="Arial"/>
          <w:b/>
          <w:bCs/>
          <w:i/>
          <w:iCs/>
        </w:rPr>
      </w:pPr>
    </w:p>
    <w:p w14:paraId="49389732" w14:textId="77777777" w:rsidR="00A33C1A" w:rsidRPr="00B14852" w:rsidRDefault="00A33C1A" w:rsidP="00A33C1A">
      <w:pPr>
        <w:spacing w:after="0"/>
        <w:jc w:val="center"/>
        <w:rPr>
          <w:b/>
          <w:bCs/>
          <w:i/>
          <w:iCs/>
          <w:sz w:val="28"/>
          <w:szCs w:val="28"/>
        </w:rPr>
      </w:pPr>
      <w:r>
        <w:rPr>
          <w:b/>
          <w:bCs/>
          <w:i/>
          <w:iCs/>
          <w:sz w:val="28"/>
          <w:szCs w:val="28"/>
        </w:rPr>
        <w:t>…Nom et pré</w:t>
      </w:r>
      <w:r w:rsidRPr="00B14852">
        <w:rPr>
          <w:b/>
          <w:bCs/>
          <w:i/>
          <w:iCs/>
          <w:sz w:val="28"/>
          <w:szCs w:val="28"/>
        </w:rPr>
        <w:t>nom de l’étudiant</w:t>
      </w:r>
      <w:r>
        <w:rPr>
          <w:b/>
          <w:bCs/>
          <w:i/>
          <w:iCs/>
          <w:sz w:val="28"/>
          <w:szCs w:val="28"/>
        </w:rPr>
        <w:t>…</w:t>
      </w:r>
    </w:p>
    <w:p w14:paraId="1B0D254B" w14:textId="77777777" w:rsidR="00A33C1A" w:rsidRDefault="00A33C1A" w:rsidP="00A33C1A">
      <w:pPr>
        <w:spacing w:after="0"/>
        <w:jc w:val="center"/>
        <w:rPr>
          <w:rFonts w:ascii="Arial Black" w:hAnsi="Arial Black"/>
          <w:sz w:val="28"/>
          <w:szCs w:val="28"/>
        </w:rPr>
      </w:pPr>
    </w:p>
    <w:p w14:paraId="625C76B3" w14:textId="29261228" w:rsidR="00A33C1A" w:rsidRPr="008B23AB" w:rsidRDefault="000B21E8" w:rsidP="00A33C1A">
      <w:pPr>
        <w:spacing w:after="0"/>
        <w:jc w:val="center"/>
        <w:rPr>
          <w:rFonts w:ascii="Arial Black" w:hAnsi="Arial Black"/>
          <w:sz w:val="16"/>
          <w:szCs w:val="16"/>
        </w:rPr>
      </w:pPr>
      <w:r>
        <w:rPr>
          <w:noProof/>
        </w:rPr>
        <w:pict w14:anchorId="6E435BCF">
          <v:line id="Line 402" o:spid="_x0000_s1078" style="position:absolute;left:0;text-align:left;z-index:251698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6.85pt,2pt" to="335.8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" strokeweight="4.5pt">
            <v:stroke linestyle="thickThin"/>
          </v:line>
        </w:pict>
      </w:r>
    </w:p>
    <w:p w14:paraId="1042A3AC" w14:textId="77777777" w:rsidR="00A33C1A" w:rsidRPr="00F95335" w:rsidRDefault="00A33C1A" w:rsidP="00A33C1A">
      <w:pPr>
        <w:ind w:left="308" w:right="259" w:hanging="11"/>
        <w:jc w:val="center"/>
        <w:rPr>
          <w:b/>
          <w:bCs/>
          <w:sz w:val="40"/>
          <w:szCs w:val="40"/>
        </w:rPr>
      </w:pPr>
      <w:r w:rsidRPr="00F95335">
        <w:rPr>
          <w:b/>
          <w:bCs/>
          <w:sz w:val="40"/>
          <w:szCs w:val="40"/>
        </w:rPr>
        <w:t>………….Titre du projet………</w:t>
      </w:r>
    </w:p>
    <w:p w14:paraId="678DAD83" w14:textId="77777777" w:rsidR="00A33C1A" w:rsidRPr="00174643" w:rsidRDefault="00A33C1A" w:rsidP="00A33C1A">
      <w:pPr>
        <w:ind w:left="308" w:right="259" w:hanging="11"/>
        <w:jc w:val="center"/>
        <w:rPr>
          <w:b/>
          <w:bCs/>
          <w:sz w:val="38"/>
          <w:szCs w:val="38"/>
        </w:rPr>
      </w:pPr>
    </w:p>
    <w:p w14:paraId="414664FD" w14:textId="59A6A639" w:rsidR="00A33C1A" w:rsidRPr="00C3409F" w:rsidRDefault="000B21E8" w:rsidP="00A33C1A">
      <w:pPr>
        <w:tabs>
          <w:tab w:val="left" w:pos="6825"/>
        </w:tabs>
        <w:spacing w:after="0"/>
        <w:rPr>
          <w:rFonts w:ascii="Arial Black" w:hAnsi="Arial Black"/>
          <w:sz w:val="20"/>
          <w:szCs w:val="20"/>
        </w:rPr>
      </w:pPr>
      <w:r>
        <w:rPr>
          <w:noProof/>
        </w:rPr>
        <w:pict w14:anchorId="57650611">
          <v:line id="Line 403" o:spid="_x0000_s1077" style="position:absolute;z-index:2516997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9.05pt,2.3pt" to="338.0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" strokeweight="4.5pt">
            <v:stroke linestyle="thickThin"/>
          </v:line>
        </w:pict>
      </w:r>
    </w:p>
    <w:p w14:paraId="449D150D" w14:textId="77777777" w:rsidR="00A33C1A" w:rsidRDefault="00A33C1A" w:rsidP="00A33C1A">
      <w:pPr>
        <w:tabs>
          <w:tab w:val="left" w:pos="6825"/>
        </w:tabs>
        <w:spacing w:after="120"/>
        <w:jc w:val="center"/>
        <w:rPr>
          <w:rFonts w:ascii="Arial" w:hAnsi="Arial" w:cs="Arial"/>
          <w:b/>
          <w:bCs/>
          <w:i/>
          <w:iCs/>
          <w:sz w:val="20"/>
          <w:szCs w:val="20"/>
        </w:rPr>
      </w:pPr>
    </w:p>
    <w:p w14:paraId="593D7714" w14:textId="77777777" w:rsidR="00A33C1A" w:rsidRDefault="00A33C1A" w:rsidP="00A33C1A">
      <w:pPr>
        <w:tabs>
          <w:tab w:val="left" w:pos="6825"/>
        </w:tabs>
        <w:spacing w:after="120"/>
        <w:jc w:val="center"/>
        <w:rPr>
          <w:rFonts w:ascii="Arial" w:hAnsi="Arial" w:cs="Arial"/>
          <w:b/>
          <w:bCs/>
          <w:i/>
          <w:iCs/>
          <w:sz w:val="20"/>
          <w:szCs w:val="20"/>
        </w:rPr>
      </w:pPr>
      <w:r w:rsidRPr="009F7960">
        <w:rPr>
          <w:rFonts w:ascii="Arial" w:hAnsi="Arial" w:cs="Arial"/>
          <w:b/>
          <w:bCs/>
          <w:i/>
          <w:iCs/>
          <w:sz w:val="20"/>
          <w:szCs w:val="20"/>
        </w:rPr>
        <w:t xml:space="preserve">Soutenu le </w:t>
      </w:r>
      <w:r>
        <w:rPr>
          <w:rFonts w:ascii="Arial" w:hAnsi="Arial" w:cs="Arial"/>
          <w:b/>
          <w:bCs/>
          <w:i/>
          <w:iCs/>
          <w:sz w:val="20"/>
          <w:szCs w:val="20"/>
        </w:rPr>
        <w:t>xxxxxxx</w:t>
      </w:r>
      <w:r w:rsidRPr="009F7960">
        <w:rPr>
          <w:rFonts w:ascii="Arial" w:hAnsi="Arial" w:cs="Arial"/>
          <w:b/>
          <w:bCs/>
          <w:i/>
          <w:iCs/>
          <w:sz w:val="20"/>
          <w:szCs w:val="20"/>
        </w:rPr>
        <w:t xml:space="preserve"> devant l</w:t>
      </w:r>
      <w:r>
        <w:rPr>
          <w:rFonts w:ascii="Arial" w:hAnsi="Arial" w:cs="Arial"/>
          <w:b/>
          <w:bCs/>
          <w:i/>
          <w:iCs/>
          <w:sz w:val="20"/>
          <w:szCs w:val="20"/>
        </w:rPr>
        <w:t xml:space="preserve">e jury composé de </w:t>
      </w:r>
      <w:r w:rsidRPr="009F7960">
        <w:rPr>
          <w:rFonts w:ascii="Arial" w:hAnsi="Arial" w:cs="Arial"/>
          <w:b/>
          <w:bCs/>
          <w:i/>
          <w:iCs/>
          <w:sz w:val="20"/>
          <w:szCs w:val="20"/>
        </w:rPr>
        <w:t>:</w:t>
      </w:r>
    </w:p>
    <w:p w14:paraId="260E0E90" w14:textId="77777777" w:rsidR="00A33C1A" w:rsidRPr="001D4880" w:rsidRDefault="00A33C1A" w:rsidP="00A33C1A">
      <w:pPr>
        <w:tabs>
          <w:tab w:val="left" w:pos="6825"/>
        </w:tabs>
        <w:spacing w:after="0"/>
        <w:jc w:val="center"/>
        <w:rPr>
          <w:rFonts w:ascii="Arial" w:hAnsi="Arial" w:cs="Arial"/>
          <w:b/>
          <w:bCs/>
          <w:i/>
          <w:iCs/>
          <w:sz w:val="8"/>
          <w:szCs w:val="8"/>
        </w:rPr>
      </w:pPr>
    </w:p>
    <w:tbl>
      <w:tblPr>
        <w:tblpPr w:leftFromText="141" w:rightFromText="141" w:vertAnchor="text" w:horzAnchor="margin" w:tblpXSpec="center" w:tblpY="48"/>
        <w:tblW w:w="5000" w:type="pct"/>
        <w:tblCellMar>
          <w:left w:w="0" w:type="dxa"/>
          <w:right w:w="0" w:type="dxa"/>
        </w:tblCellMar>
        <w:tblLook w:val="01E0" w:firstRow="1" w:lastRow="1" w:firstColumn="1" w:lastColumn="1" w:noHBand="0" w:noVBand="0"/>
      </w:tblPr>
      <w:tblGrid>
        <w:gridCol w:w="6535"/>
        <w:gridCol w:w="2537"/>
      </w:tblGrid>
      <w:tr w:rsidR="00A33C1A" w:rsidRPr="00B14852" w14:paraId="765A891F" w14:textId="77777777" w:rsidTr="00FE2A10">
        <w:trPr>
          <w:trHeight w:val="278"/>
        </w:trPr>
        <w:tc>
          <w:tcPr>
            <w:tcW w:w="3602" w:type="pct"/>
          </w:tcPr>
          <w:p w14:paraId="04516B0E" w14:textId="77777777" w:rsidR="00A33C1A" w:rsidRPr="007E677D" w:rsidRDefault="00A33C1A" w:rsidP="00FE2A10">
            <w:pPr>
              <w:pStyle w:val="TM1"/>
              <w:spacing w:after="40"/>
              <w:rPr>
                <w:rFonts w:ascii="ArialMT" w:hAnsi="ArialMT"/>
                <w:sz w:val="24"/>
              </w:rPr>
            </w:pPr>
            <w:r w:rsidRPr="007E677D">
              <w:rPr>
                <w:rFonts w:ascii="ArialMT" w:hAnsi="ArialMT"/>
                <w:sz w:val="24"/>
              </w:rPr>
              <w:t>M./Mme : ……………………..</w:t>
            </w:r>
          </w:p>
        </w:tc>
        <w:tc>
          <w:tcPr>
            <w:tcW w:w="1398" w:type="pct"/>
          </w:tcPr>
          <w:p w14:paraId="4284A92A" w14:textId="77777777" w:rsidR="00A33C1A" w:rsidRPr="00B14852" w:rsidRDefault="00A33C1A" w:rsidP="00FE2A10">
            <w:pPr>
              <w:pStyle w:val="TM1"/>
              <w:spacing w:after="40"/>
              <w:rPr>
                <w:rFonts w:ascii="ArialMT" w:hAnsi="ArialMT"/>
                <w:sz w:val="24"/>
              </w:rPr>
            </w:pPr>
            <w:r w:rsidRPr="00B14852">
              <w:rPr>
                <w:rFonts w:ascii="ArialMT" w:hAnsi="ArialMT"/>
                <w:sz w:val="24"/>
              </w:rPr>
              <w:t xml:space="preserve">Président </w:t>
            </w:r>
          </w:p>
        </w:tc>
      </w:tr>
      <w:tr w:rsidR="00A33C1A" w:rsidRPr="00B14852" w14:paraId="35934353" w14:textId="77777777" w:rsidTr="00FE2A10">
        <w:trPr>
          <w:trHeight w:val="279"/>
        </w:trPr>
        <w:tc>
          <w:tcPr>
            <w:tcW w:w="3602" w:type="pct"/>
          </w:tcPr>
          <w:p w14:paraId="0A4B5470" w14:textId="77777777" w:rsidR="00A33C1A" w:rsidRPr="007E677D" w:rsidRDefault="00A33C1A" w:rsidP="00FE2A10">
            <w:pPr>
              <w:pStyle w:val="TM1"/>
              <w:spacing w:after="40"/>
              <w:rPr>
                <w:rFonts w:ascii="ArialMT" w:hAnsi="ArialMT"/>
                <w:sz w:val="24"/>
              </w:rPr>
            </w:pPr>
            <w:r w:rsidRPr="007E677D">
              <w:rPr>
                <w:rFonts w:ascii="ArialMT" w:hAnsi="ArialMT"/>
                <w:sz w:val="24"/>
              </w:rPr>
              <w:t>M./Mme : ……………………..</w:t>
            </w:r>
          </w:p>
        </w:tc>
        <w:tc>
          <w:tcPr>
            <w:tcW w:w="1398" w:type="pct"/>
          </w:tcPr>
          <w:p w14:paraId="06F30F01" w14:textId="77777777" w:rsidR="00A33C1A" w:rsidRPr="00B14852" w:rsidRDefault="00A33C1A" w:rsidP="00FE2A10">
            <w:pPr>
              <w:pStyle w:val="TM1"/>
              <w:spacing w:after="40"/>
              <w:rPr>
                <w:rFonts w:ascii="ArialMT" w:hAnsi="ArialMT"/>
                <w:sz w:val="24"/>
              </w:rPr>
            </w:pPr>
            <w:r>
              <w:rPr>
                <w:rFonts w:ascii="ArialMT" w:hAnsi="ArialMT"/>
                <w:sz w:val="24"/>
              </w:rPr>
              <w:t>Rapporteur</w:t>
            </w:r>
          </w:p>
        </w:tc>
      </w:tr>
      <w:tr w:rsidR="00A33C1A" w:rsidRPr="00B14852" w14:paraId="3C6EEA33" w14:textId="77777777" w:rsidTr="00FE2A10">
        <w:trPr>
          <w:trHeight w:val="275"/>
        </w:trPr>
        <w:tc>
          <w:tcPr>
            <w:tcW w:w="3602" w:type="pct"/>
          </w:tcPr>
          <w:p w14:paraId="6D8A9633" w14:textId="77777777" w:rsidR="00A33C1A" w:rsidRPr="007E677D" w:rsidRDefault="00A33C1A" w:rsidP="00FE2A10">
            <w:pPr>
              <w:pStyle w:val="TM1"/>
              <w:spacing w:after="40"/>
              <w:rPr>
                <w:rFonts w:ascii="ArialMT" w:hAnsi="ArialMT"/>
                <w:sz w:val="24"/>
              </w:rPr>
            </w:pPr>
            <w:r w:rsidRPr="007E677D">
              <w:rPr>
                <w:rFonts w:ascii="ArialMT" w:hAnsi="ArialMT"/>
                <w:sz w:val="24"/>
              </w:rPr>
              <w:t>M./Mme : ……………………..</w:t>
            </w:r>
          </w:p>
        </w:tc>
        <w:tc>
          <w:tcPr>
            <w:tcW w:w="1398" w:type="pct"/>
          </w:tcPr>
          <w:p w14:paraId="78B11491" w14:textId="77777777" w:rsidR="00A33C1A" w:rsidRPr="00B14852" w:rsidRDefault="00A33C1A" w:rsidP="00FE2A10">
            <w:pPr>
              <w:pStyle w:val="TM1"/>
              <w:spacing w:after="40"/>
              <w:rPr>
                <w:rFonts w:ascii="ArialMT" w:hAnsi="ArialMT"/>
                <w:sz w:val="24"/>
              </w:rPr>
            </w:pPr>
            <w:r w:rsidRPr="00B14852">
              <w:rPr>
                <w:rFonts w:ascii="ArialMT" w:hAnsi="ArialMT"/>
                <w:sz w:val="24"/>
              </w:rPr>
              <w:t>Encadrant</w:t>
            </w:r>
            <w:r>
              <w:rPr>
                <w:rFonts w:ascii="ArialMT" w:hAnsi="ArialMT"/>
                <w:sz w:val="24"/>
              </w:rPr>
              <w:t xml:space="preserve"> Pédagogique</w:t>
            </w:r>
          </w:p>
        </w:tc>
      </w:tr>
      <w:tr w:rsidR="00A33C1A" w:rsidRPr="00B14852" w14:paraId="3AEAEFEC" w14:textId="77777777" w:rsidTr="00FE2A10">
        <w:trPr>
          <w:trHeight w:val="283"/>
        </w:trPr>
        <w:tc>
          <w:tcPr>
            <w:tcW w:w="3602" w:type="pct"/>
          </w:tcPr>
          <w:p w14:paraId="061B732F" w14:textId="77777777" w:rsidR="00A33C1A" w:rsidRPr="007E677D" w:rsidRDefault="00A33C1A" w:rsidP="00FE2A10">
            <w:pPr>
              <w:pStyle w:val="TM1"/>
              <w:spacing w:after="40"/>
              <w:rPr>
                <w:rFonts w:ascii="ArialMT" w:hAnsi="ArialMT"/>
                <w:sz w:val="24"/>
              </w:rPr>
            </w:pPr>
            <w:r w:rsidRPr="007E677D">
              <w:rPr>
                <w:rFonts w:ascii="ArialMT" w:hAnsi="ArialMT"/>
                <w:sz w:val="24"/>
              </w:rPr>
              <w:t>M./Mme : ……………………..</w:t>
            </w:r>
          </w:p>
        </w:tc>
        <w:tc>
          <w:tcPr>
            <w:tcW w:w="1398" w:type="pct"/>
          </w:tcPr>
          <w:p w14:paraId="661E7E94" w14:textId="77777777" w:rsidR="00A33C1A" w:rsidRPr="00B14852" w:rsidRDefault="00A33C1A" w:rsidP="00FE2A10">
            <w:pPr>
              <w:pStyle w:val="TM1"/>
              <w:spacing w:after="40"/>
              <w:rPr>
                <w:rFonts w:ascii="ArialMT" w:hAnsi="ArialMT"/>
                <w:sz w:val="24"/>
              </w:rPr>
            </w:pPr>
            <w:r w:rsidRPr="00B14852">
              <w:rPr>
                <w:rFonts w:ascii="ArialMT" w:hAnsi="ArialMT"/>
                <w:sz w:val="24"/>
              </w:rPr>
              <w:t>Encadrant</w:t>
            </w:r>
            <w:r>
              <w:rPr>
                <w:rFonts w:ascii="ArialMT" w:hAnsi="ArialMT"/>
                <w:sz w:val="24"/>
              </w:rPr>
              <w:t xml:space="preserve"> Peofessionnel</w:t>
            </w:r>
          </w:p>
        </w:tc>
      </w:tr>
      <w:tr w:rsidR="00A33C1A" w:rsidRPr="00B14852" w14:paraId="0EACD47F" w14:textId="77777777" w:rsidTr="00FE2A10">
        <w:trPr>
          <w:trHeight w:val="324"/>
        </w:trPr>
        <w:tc>
          <w:tcPr>
            <w:tcW w:w="3602" w:type="pct"/>
          </w:tcPr>
          <w:p w14:paraId="620309BF" w14:textId="77777777" w:rsidR="00A33C1A" w:rsidRPr="00B14852" w:rsidRDefault="00A33C1A" w:rsidP="00FE2A10">
            <w:pPr>
              <w:pStyle w:val="TM1"/>
              <w:spacing w:after="40"/>
              <w:rPr>
                <w:rFonts w:ascii="ArialMT" w:hAnsi="ArialMT"/>
                <w:b/>
                <w:bCs/>
                <w:sz w:val="24"/>
              </w:rPr>
            </w:pPr>
          </w:p>
        </w:tc>
        <w:tc>
          <w:tcPr>
            <w:tcW w:w="1398" w:type="pct"/>
          </w:tcPr>
          <w:p w14:paraId="2999DC80" w14:textId="77777777" w:rsidR="00A33C1A" w:rsidRPr="00B14852" w:rsidRDefault="00A33C1A" w:rsidP="00FE2A10">
            <w:pPr>
              <w:pStyle w:val="TM1"/>
              <w:spacing w:after="40"/>
              <w:rPr>
                <w:rFonts w:ascii="ArialMT" w:hAnsi="ArialMT"/>
                <w:sz w:val="24"/>
              </w:rPr>
            </w:pPr>
          </w:p>
        </w:tc>
      </w:tr>
    </w:tbl>
    <w:p w14:paraId="7907D4A6" w14:textId="22142BA3" w:rsidR="00A33C1A" w:rsidRDefault="00A33C1A" w:rsidP="00A33C1A">
      <w:pPr>
        <w:spacing w:after="0"/>
        <w:rPr>
          <w:i/>
          <w:iCs/>
        </w:rPr>
      </w:pPr>
    </w:p>
    <w:p w14:paraId="7ADACF33" w14:textId="77777777" w:rsidR="00967695" w:rsidRDefault="00967695" w:rsidP="00A33C1A">
      <w:pPr>
        <w:spacing w:after="0"/>
        <w:rPr>
          <w:i/>
          <w:iCs/>
        </w:rPr>
      </w:pPr>
    </w:p>
    <w:p w14:paraId="3C75D320" w14:textId="77777777" w:rsidR="00A33C1A" w:rsidRDefault="00A33C1A" w:rsidP="00A33C1A">
      <w:pPr>
        <w:spacing w:after="120"/>
        <w:ind w:right="840"/>
        <w:jc w:val="center"/>
        <w:rPr>
          <w:i/>
          <w:iCs/>
        </w:rPr>
      </w:pPr>
    </w:p>
    <w:p w14:paraId="0F313EFB" w14:textId="77777777" w:rsidR="00A33C1A" w:rsidRDefault="00A33C1A" w:rsidP="00A33C1A">
      <w:pPr>
        <w:spacing w:after="120"/>
        <w:ind w:right="840"/>
        <w:jc w:val="center"/>
        <w:rPr>
          <w:i/>
          <w:iCs/>
        </w:rPr>
      </w:pPr>
    </w:p>
    <w:p w14:paraId="6F49DA2E" w14:textId="77777777" w:rsidR="00A33C1A" w:rsidRPr="0085290F" w:rsidRDefault="00A33C1A" w:rsidP="00A33C1A">
      <w:pPr>
        <w:spacing w:after="120"/>
        <w:ind w:right="840"/>
        <w:jc w:val="center"/>
        <w:rPr>
          <w:b/>
          <w:bCs/>
          <w:sz w:val="56"/>
          <w:szCs w:val="56"/>
        </w:rPr>
      </w:pPr>
      <w:r w:rsidRPr="0085290F">
        <w:rPr>
          <w:b/>
          <w:bCs/>
          <w:sz w:val="56"/>
          <w:szCs w:val="56"/>
        </w:rPr>
        <w:t>Résumé</w:t>
      </w:r>
    </w:p>
    <w:p w14:paraId="7F43FCFC" w14:textId="065A9CEC" w:rsidR="00A33C1A" w:rsidRPr="006E768B" w:rsidRDefault="000B21E8" w:rsidP="00A33C1A">
      <w:pPr>
        <w:spacing w:after="120"/>
        <w:ind w:left="11" w:right="840" w:hanging="11"/>
        <w:jc w:val="center"/>
      </w:pPr>
      <w:r>
        <w:rPr>
          <w:noProof/>
        </w:rPr>
        <w:pict w14:anchorId="098D21E9">
          <v:line id="Line 68" o:spid="_x0000_s1076" style="position:absolute;left:0;text-align:left;z-index:2516945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pt,10.2pt" to="452.7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" strokeweight="3pt">
            <v:stroke linestyle="thinThin"/>
          </v:line>
        </w:pict>
      </w:r>
    </w:p>
    <w:p w14:paraId="6E4D4D80" w14:textId="77777777" w:rsidR="00A33C1A" w:rsidRDefault="00A33C1A" w:rsidP="00A33C1A">
      <w:pPr>
        <w:spacing w:after="60"/>
        <w:ind w:firstLine="284"/>
      </w:pPr>
    </w:p>
    <w:p w14:paraId="26A30E61" w14:textId="77777777" w:rsidR="00A33C1A" w:rsidRDefault="00A33C1A" w:rsidP="00A33C1A">
      <w:pPr>
        <w:spacing w:after="60"/>
        <w:ind w:firstLine="284"/>
      </w:pPr>
    </w:p>
    <w:p w14:paraId="586B61D9" w14:textId="77777777" w:rsidR="00A33C1A" w:rsidRDefault="00A33C1A" w:rsidP="00A33C1A">
      <w:pPr>
        <w:spacing w:after="60"/>
        <w:ind w:firstLine="284"/>
      </w:pPr>
    </w:p>
    <w:p w14:paraId="2A95AE08" w14:textId="77777777" w:rsidR="00A33C1A" w:rsidRDefault="00A33C1A" w:rsidP="00A33C1A">
      <w:pPr>
        <w:spacing w:after="60"/>
        <w:ind w:firstLine="284"/>
      </w:pPr>
    </w:p>
    <w:p w14:paraId="4B422779" w14:textId="77777777" w:rsidR="00A33C1A" w:rsidRDefault="00A33C1A" w:rsidP="00A33C1A">
      <w:pPr>
        <w:spacing w:after="60"/>
        <w:ind w:firstLine="284"/>
      </w:pPr>
    </w:p>
    <w:p w14:paraId="43F11A22" w14:textId="77777777" w:rsidR="00A33C1A" w:rsidRDefault="00A33C1A" w:rsidP="00A33C1A">
      <w:pPr>
        <w:spacing w:after="60"/>
        <w:ind w:firstLine="284"/>
      </w:pPr>
    </w:p>
    <w:p w14:paraId="138467A4" w14:textId="77777777" w:rsidR="00A33C1A" w:rsidRDefault="00A33C1A" w:rsidP="00A33C1A">
      <w:pPr>
        <w:spacing w:after="60"/>
        <w:ind w:firstLine="284"/>
      </w:pPr>
    </w:p>
    <w:p w14:paraId="5988B786" w14:textId="77777777" w:rsidR="00A33C1A" w:rsidRDefault="00A33C1A" w:rsidP="00A33C1A">
      <w:pPr>
        <w:spacing w:after="60"/>
        <w:ind w:firstLine="284"/>
      </w:pPr>
    </w:p>
    <w:p w14:paraId="6CF56B51" w14:textId="351C0084" w:rsidR="00A33C1A" w:rsidRPr="006E768B" w:rsidRDefault="000B21E8" w:rsidP="00A33C1A">
      <w:pPr>
        <w:spacing w:after="60"/>
        <w:ind w:firstLine="284"/>
      </w:pPr>
      <w:r>
        <w:rPr>
          <w:noProof/>
        </w:rPr>
        <w:pict w14:anchorId="0FE73D01">
          <v:line id="Line 70" o:spid="_x0000_s1075" style="position:absolute;left:0;text-align:left;z-index:2516956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pt,5.35pt" to="451.7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" strokeweight="3pt">
            <v:stroke linestyle="thinThin"/>
          </v:line>
        </w:pict>
      </w:r>
    </w:p>
    <w:p w14:paraId="1E22E1E3" w14:textId="77777777" w:rsidR="00A33C1A" w:rsidRPr="006E768B" w:rsidRDefault="00A33C1A" w:rsidP="00A33C1A">
      <w:pPr>
        <w:ind w:right="556"/>
        <w:rPr>
          <w:b/>
          <w:bCs/>
        </w:rPr>
      </w:pPr>
    </w:p>
    <w:p w14:paraId="3B4084D3" w14:textId="77777777" w:rsidR="00A33C1A" w:rsidRPr="006E768B" w:rsidRDefault="00A33C1A" w:rsidP="00A33C1A">
      <w:pPr>
        <w:ind w:right="556"/>
        <w:rPr>
          <w:i/>
          <w:iCs/>
        </w:rPr>
      </w:pPr>
      <w:r w:rsidRPr="006E768B">
        <w:rPr>
          <w:b/>
          <w:bCs/>
          <w:u w:val="single"/>
        </w:rPr>
        <w:t>Mots clés</w:t>
      </w:r>
      <w:r w:rsidRPr="006E768B">
        <w:rPr>
          <w:b/>
          <w:bCs/>
        </w:rPr>
        <w:t xml:space="preserve"> : </w:t>
      </w:r>
    </w:p>
    <w:p w14:paraId="353477CE" w14:textId="77777777" w:rsidR="00A33C1A" w:rsidRDefault="00A33C1A" w:rsidP="00A33C1A">
      <w:pPr>
        <w:rPr>
          <w:i/>
          <w:iCs/>
        </w:rPr>
      </w:pPr>
      <w:r w:rsidRPr="006E768B">
        <w:rPr>
          <w:b/>
          <w:bCs/>
        </w:rPr>
        <w:br w:type="page"/>
      </w:r>
    </w:p>
    <w:p w14:paraId="38E4FBEB" w14:textId="77777777" w:rsidR="00A33C1A" w:rsidRDefault="00A33C1A" w:rsidP="00A33C1A">
      <w:pPr>
        <w:spacing w:after="120"/>
        <w:ind w:right="840"/>
        <w:jc w:val="center"/>
        <w:rPr>
          <w:i/>
          <w:iCs/>
        </w:rPr>
      </w:pPr>
    </w:p>
    <w:p w14:paraId="43A1374B" w14:textId="77777777" w:rsidR="00A33C1A" w:rsidRPr="0085290F" w:rsidRDefault="00A33C1A" w:rsidP="00A33C1A">
      <w:pPr>
        <w:spacing w:after="120"/>
        <w:ind w:right="840"/>
        <w:jc w:val="center"/>
        <w:rPr>
          <w:b/>
          <w:bCs/>
          <w:sz w:val="56"/>
          <w:szCs w:val="56"/>
        </w:rPr>
      </w:pPr>
      <w:r w:rsidRPr="0085290F">
        <w:rPr>
          <w:b/>
          <w:bCs/>
          <w:sz w:val="56"/>
          <w:szCs w:val="56"/>
        </w:rPr>
        <w:t>Abstract</w:t>
      </w:r>
    </w:p>
    <w:p w14:paraId="1AD318AE" w14:textId="45D82080" w:rsidR="00A33C1A" w:rsidRPr="00902E2C" w:rsidRDefault="000B21E8" w:rsidP="00A33C1A">
      <w:pPr>
        <w:spacing w:after="120"/>
        <w:ind w:left="11" w:right="840" w:hanging="11"/>
        <w:jc w:val="center"/>
      </w:pPr>
      <w:r>
        <w:rPr>
          <w:noProof/>
        </w:rPr>
        <w:pict w14:anchorId="3004DE7D">
          <v:line id="Line 71" o:spid="_x0000_s1074" style="position:absolute;left:0;text-align:left;z-index:251696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pt,10.2pt" to="452.7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" strokeweight="3pt">
            <v:stroke linestyle="thinThin"/>
          </v:line>
        </w:pict>
      </w:r>
    </w:p>
    <w:p w14:paraId="2F669C49" w14:textId="77777777" w:rsidR="00A33C1A" w:rsidRPr="00902E2C" w:rsidRDefault="00A33C1A" w:rsidP="00A33C1A">
      <w:pPr>
        <w:spacing w:after="120"/>
        <w:ind w:left="11" w:right="840" w:hanging="11"/>
        <w:jc w:val="center"/>
      </w:pPr>
    </w:p>
    <w:p w14:paraId="0E866487" w14:textId="77777777" w:rsidR="00A33C1A" w:rsidRPr="00902E2C" w:rsidRDefault="00A33C1A" w:rsidP="00A33C1A">
      <w:pPr>
        <w:spacing w:after="120"/>
        <w:ind w:left="11" w:right="840" w:hanging="11"/>
        <w:jc w:val="center"/>
      </w:pPr>
    </w:p>
    <w:p w14:paraId="54CB57DF" w14:textId="77777777" w:rsidR="00A33C1A" w:rsidRPr="00902E2C" w:rsidRDefault="00A33C1A" w:rsidP="00A33C1A">
      <w:pPr>
        <w:spacing w:after="120"/>
        <w:ind w:left="11" w:right="840" w:hanging="11"/>
        <w:jc w:val="center"/>
      </w:pPr>
    </w:p>
    <w:p w14:paraId="17F6F522" w14:textId="77777777" w:rsidR="00A33C1A" w:rsidRPr="00902E2C" w:rsidRDefault="00A33C1A" w:rsidP="00A33C1A">
      <w:pPr>
        <w:spacing w:after="120"/>
        <w:ind w:left="11" w:right="840" w:hanging="11"/>
        <w:jc w:val="center"/>
      </w:pPr>
    </w:p>
    <w:p w14:paraId="7826DB23" w14:textId="77777777" w:rsidR="00A33C1A" w:rsidRPr="00902E2C" w:rsidRDefault="00A33C1A" w:rsidP="00A33C1A">
      <w:pPr>
        <w:spacing w:after="120"/>
        <w:ind w:left="11" w:right="840" w:hanging="11"/>
        <w:jc w:val="center"/>
      </w:pPr>
    </w:p>
    <w:p w14:paraId="05B1B9FD" w14:textId="77777777" w:rsidR="00A33C1A" w:rsidRPr="00902E2C" w:rsidRDefault="00A33C1A" w:rsidP="00A33C1A">
      <w:pPr>
        <w:spacing w:after="120"/>
        <w:ind w:left="11" w:right="840" w:hanging="11"/>
        <w:jc w:val="center"/>
      </w:pPr>
    </w:p>
    <w:p w14:paraId="0E38E486" w14:textId="388DBCAF" w:rsidR="00A33C1A" w:rsidRPr="00902E2C" w:rsidRDefault="000B21E8" w:rsidP="00A33C1A">
      <w:pPr>
        <w:spacing w:after="60"/>
        <w:ind w:firstLine="284"/>
      </w:pPr>
      <w:r>
        <w:rPr>
          <w:noProof/>
        </w:rPr>
        <w:pict w14:anchorId="6AD2EAFC">
          <v:line id="Line 72" o:spid="_x0000_s1073" style="position:absolute;left:0;text-align:left;z-index:2516976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pt,5.35pt" to="451.7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" strokeweight="3pt">
            <v:stroke linestyle="thinThin"/>
          </v:line>
        </w:pict>
      </w:r>
    </w:p>
    <w:p w14:paraId="37A39257" w14:textId="2C887326" w:rsidR="00A33C1A" w:rsidRDefault="00A33C1A" w:rsidP="00A33C1A">
      <w:pPr>
        <w:ind w:right="556"/>
        <w:rPr>
          <w:b/>
          <w:bCs/>
        </w:rPr>
      </w:pPr>
    </w:p>
    <w:p w14:paraId="09B6495B" w14:textId="3855E7AE" w:rsidR="00A33C1A" w:rsidRDefault="00A33C1A" w:rsidP="00A33C1A">
      <w:pPr>
        <w:ind w:right="556"/>
        <w:rPr>
          <w:b/>
          <w:bCs/>
        </w:rPr>
      </w:pPr>
    </w:p>
    <w:p w14:paraId="52A5D8A6" w14:textId="3F753B5C" w:rsidR="00A33C1A" w:rsidRDefault="00A33C1A" w:rsidP="00A33C1A">
      <w:pPr>
        <w:ind w:right="556"/>
        <w:rPr>
          <w:b/>
          <w:bCs/>
        </w:rPr>
      </w:pPr>
    </w:p>
    <w:p w14:paraId="0F731736" w14:textId="4D4E1D7A" w:rsidR="00A33C1A" w:rsidRDefault="00A33C1A" w:rsidP="00A33C1A">
      <w:pPr>
        <w:ind w:right="556"/>
        <w:rPr>
          <w:b/>
          <w:bCs/>
        </w:rPr>
      </w:pPr>
    </w:p>
    <w:p w14:paraId="48CDA743" w14:textId="14969C4B" w:rsidR="00A33C1A" w:rsidRDefault="00A33C1A" w:rsidP="00A33C1A">
      <w:pPr>
        <w:ind w:right="556"/>
        <w:rPr>
          <w:b/>
          <w:bCs/>
        </w:rPr>
      </w:pPr>
    </w:p>
    <w:p w14:paraId="70F6B2C0" w14:textId="433450DB" w:rsidR="00A33C1A" w:rsidRDefault="00A33C1A" w:rsidP="00A33C1A">
      <w:pPr>
        <w:ind w:right="556"/>
        <w:rPr>
          <w:b/>
          <w:bCs/>
        </w:rPr>
      </w:pPr>
    </w:p>
    <w:p w14:paraId="490ECAFC" w14:textId="578DEED3" w:rsidR="00A33C1A" w:rsidRDefault="00A33C1A" w:rsidP="00A33C1A">
      <w:pPr>
        <w:ind w:right="556"/>
        <w:rPr>
          <w:b/>
          <w:bCs/>
        </w:rPr>
      </w:pPr>
    </w:p>
    <w:p w14:paraId="7B100737" w14:textId="30F1BEC5" w:rsidR="00A33C1A" w:rsidRDefault="00A33C1A" w:rsidP="00A33C1A">
      <w:pPr>
        <w:ind w:right="556"/>
        <w:rPr>
          <w:b/>
          <w:bCs/>
        </w:rPr>
      </w:pPr>
    </w:p>
    <w:p w14:paraId="453053B9" w14:textId="6A08B6F9" w:rsidR="00A33C1A" w:rsidRDefault="00A33C1A" w:rsidP="00A33C1A">
      <w:pPr>
        <w:ind w:right="556"/>
        <w:rPr>
          <w:b/>
          <w:bCs/>
        </w:rPr>
      </w:pPr>
    </w:p>
    <w:p w14:paraId="6B605555" w14:textId="69B686C7" w:rsidR="00A33C1A" w:rsidRDefault="00A33C1A" w:rsidP="00A33C1A">
      <w:pPr>
        <w:ind w:right="556"/>
        <w:rPr>
          <w:b/>
          <w:bCs/>
        </w:rPr>
      </w:pPr>
    </w:p>
    <w:p w14:paraId="1A5D6586" w14:textId="0C0C885F" w:rsidR="00A33C1A" w:rsidRDefault="00A33C1A" w:rsidP="00A33C1A">
      <w:pPr>
        <w:ind w:right="556"/>
        <w:rPr>
          <w:b/>
          <w:bCs/>
        </w:rPr>
      </w:pPr>
    </w:p>
    <w:p w14:paraId="57D84AF3" w14:textId="1FC02D16" w:rsidR="00A33C1A" w:rsidRDefault="00A33C1A" w:rsidP="00A33C1A">
      <w:pPr>
        <w:ind w:right="556"/>
        <w:rPr>
          <w:b/>
          <w:bCs/>
        </w:rPr>
      </w:pPr>
    </w:p>
    <w:p w14:paraId="2A8E728B" w14:textId="35CD1843" w:rsidR="00A33C1A" w:rsidRDefault="00A33C1A" w:rsidP="00A33C1A">
      <w:pPr>
        <w:ind w:right="556"/>
        <w:rPr>
          <w:b/>
          <w:bCs/>
        </w:rPr>
      </w:pPr>
    </w:p>
    <w:p w14:paraId="18288D0C" w14:textId="040A916E" w:rsidR="00A33C1A" w:rsidRDefault="00A33C1A" w:rsidP="00A33C1A">
      <w:pPr>
        <w:ind w:right="556"/>
        <w:rPr>
          <w:b/>
          <w:bCs/>
        </w:rPr>
      </w:pPr>
    </w:p>
    <w:p w14:paraId="2479DE3D" w14:textId="724F8341" w:rsidR="00A743EC" w:rsidRDefault="00A743EC" w:rsidP="00A33C1A">
      <w:pPr>
        <w:ind w:right="556"/>
        <w:rPr>
          <w:b/>
          <w:bCs/>
        </w:rPr>
      </w:pPr>
    </w:p>
    <w:p w14:paraId="6F6B3E2F" w14:textId="003D8EBC" w:rsidR="00A743EC" w:rsidRDefault="00A743EC" w:rsidP="00A33C1A">
      <w:pPr>
        <w:ind w:right="556"/>
        <w:rPr>
          <w:b/>
          <w:bCs/>
        </w:rPr>
      </w:pPr>
    </w:p>
    <w:p w14:paraId="549966F0" w14:textId="1C0ED836" w:rsidR="00A743EC" w:rsidRDefault="00A743EC" w:rsidP="00A33C1A">
      <w:pPr>
        <w:ind w:right="556"/>
        <w:rPr>
          <w:b/>
          <w:bCs/>
        </w:rPr>
      </w:pPr>
    </w:p>
    <w:p w14:paraId="00895B60" w14:textId="3083177E" w:rsidR="00A743EC" w:rsidRDefault="00A743EC" w:rsidP="00A33C1A">
      <w:pPr>
        <w:ind w:right="556"/>
        <w:rPr>
          <w:b/>
          <w:bCs/>
        </w:rPr>
      </w:pPr>
    </w:p>
    <w:p w14:paraId="3028F74B" w14:textId="2EA3D845" w:rsidR="00A743EC" w:rsidRDefault="00A743EC" w:rsidP="00A33C1A">
      <w:pPr>
        <w:ind w:right="556"/>
        <w:rPr>
          <w:b/>
          <w:bCs/>
        </w:rPr>
      </w:pPr>
    </w:p>
    <w:p w14:paraId="1E2DA4AB" w14:textId="77777777" w:rsidR="00A743EC" w:rsidRDefault="00A743EC" w:rsidP="00A33C1A">
      <w:pPr>
        <w:ind w:right="556"/>
        <w:rPr>
          <w:b/>
          <w:bCs/>
        </w:rPr>
        <w:sectPr w:rsidR="00A743EC" w:rsidSect="00E9763A">
          <w:headerReference w:type="default" r:id="rId10"/>
          <w:footerReference w:type="default" r:id="rId11"/>
          <w:footerReference w:type="first" r:id="rId12"/>
          <w:pgSz w:w="11906" w:h="16838"/>
          <w:pgMar w:top="1417" w:right="1417" w:bottom="1417" w:left="1417" w:header="708"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docGrid w:linePitch="360"/>
        </w:sectPr>
      </w:pPr>
    </w:p>
    <w:p w14:paraId="5EAC8CFE" w14:textId="77777777" w:rsidR="00A743EC" w:rsidRPr="00902E2C" w:rsidRDefault="00A743EC" w:rsidP="00A33C1A">
      <w:pPr>
        <w:ind w:right="556"/>
        <w:rPr>
          <w:b/>
          <w:bCs/>
        </w:rPr>
      </w:pPr>
    </w:p>
    <w:sdt>
      <w:sdtPr>
        <w:rPr>
          <w:rFonts w:asciiTheme="minorHAnsi" w:eastAsiaTheme="minorHAnsi" w:hAnsiTheme="minorHAnsi" w:cstheme="minorBidi"/>
          <w:color w:val="auto"/>
          <w:sz w:val="22"/>
          <w:szCs w:val="22"/>
          <w:lang w:eastAsia="en-US"/>
        </w:rPr>
        <w:id w:val="703596055"/>
        <w:docPartObj>
          <w:docPartGallery w:val="Table of Contents"/>
          <w:docPartUnique/>
        </w:docPartObj>
      </w:sdtPr>
      <w:sdtEndPr>
        <w:rPr>
          <w:bCs/>
        </w:rPr>
      </w:sdtEndPr>
      <w:sdtContent>
        <w:p w14:paraId="4FC84494" w14:textId="3FE100CF" w:rsidR="00725088" w:rsidRPr="00B47BCD" w:rsidRDefault="0C492962">
          <w:pPr>
            <w:pStyle w:val="En-ttedetabledesmatires"/>
          </w:pPr>
          <w:r>
            <w:t>Table des matières</w:t>
          </w:r>
        </w:p>
        <w:p w14:paraId="651E5462" w14:textId="38EAEDD4" w:rsidR="00EA2B26" w:rsidRPr="00F22575" w:rsidRDefault="0C492962">
          <w:pPr>
            <w:pStyle w:val="TM1"/>
            <w:tabs>
              <w:tab w:val="right" w:leader="dot" w:pos="9062"/>
            </w:tabs>
            <w:rPr>
              <w:rFonts w:eastAsiaTheme="minorEastAsia"/>
              <w:bCs/>
              <w:noProof/>
              <w:lang w:eastAsia="fr-FR"/>
            </w:rPr>
          </w:pPr>
          <w:r w:rsidRPr="00F22575">
            <w:rPr>
              <w:bCs/>
            </w:rPr>
            <w:fldChar w:fldCharType="begin"/>
          </w:r>
          <w:r w:rsidR="00725088" w:rsidRPr="00F22575">
            <w:rPr>
              <w:bCs/>
            </w:rPr>
            <w:instrText>TOC \o "1-3" \h \z \u</w:instrText>
          </w:r>
          <w:r w:rsidRPr="00F22575">
            <w:rPr>
              <w:bCs/>
            </w:rPr>
            <w:fldChar w:fldCharType="separate"/>
          </w:r>
          <w:hyperlink w:anchor="_Toc105167187" w:history="1">
            <w:r w:rsidR="00EA2B26" w:rsidRPr="00F22575">
              <w:rPr>
                <w:rStyle w:val="Lienhypertexte"/>
                <w:rFonts w:ascii="Century Schoolbook" w:hAnsi="Century Schoolbook"/>
                <w:bCs/>
                <w:noProof/>
              </w:rPr>
              <w:t>Mémoire de Projet</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_Toc105167187 \h </w:instrText>
            </w:r>
            <w:r w:rsidR="00EA2B26" w:rsidRPr="00F22575">
              <w:rPr>
                <w:bCs/>
                <w:noProof/>
                <w:webHidden/>
              </w:rPr>
            </w:r>
            <w:r w:rsidR="00EA2B26" w:rsidRPr="00F22575">
              <w:rPr>
                <w:bCs/>
                <w:noProof/>
                <w:webHidden/>
              </w:rPr>
              <w:fldChar w:fldCharType="separate"/>
            </w:r>
            <w:r w:rsidR="00111B93">
              <w:rPr>
                <w:bCs/>
                <w:noProof/>
                <w:webHidden/>
              </w:rPr>
              <w:t>1</w:t>
            </w:r>
            <w:r w:rsidR="00EA2B26" w:rsidRPr="00F22575">
              <w:rPr>
                <w:bCs/>
                <w:noProof/>
                <w:webHidden/>
              </w:rPr>
              <w:fldChar w:fldCharType="end"/>
            </w:r>
          </w:hyperlink>
        </w:p>
        <w:p w14:paraId="5798130F" w14:textId="77E23AB3" w:rsidR="00EA2B26" w:rsidRPr="00F22575" w:rsidRDefault="000B21E8">
          <w:pPr>
            <w:pStyle w:val="TM1"/>
            <w:tabs>
              <w:tab w:val="right" w:leader="dot" w:pos="9062"/>
            </w:tabs>
            <w:rPr>
              <w:rFonts w:eastAsiaTheme="minorEastAsia"/>
              <w:bCs/>
              <w:noProof/>
              <w:lang w:eastAsia="fr-FR"/>
            </w:rPr>
          </w:pPr>
          <w:hyperlink w:anchor="_Toc105167188" w:history="1">
            <w:r w:rsidR="00EA2B26" w:rsidRPr="00F22575">
              <w:rPr>
                <w:rStyle w:val="Lienhypertexte"/>
                <w:rFonts w:ascii="Century Schoolbook" w:hAnsi="Century Schoolbook"/>
                <w:bCs/>
                <w:noProof/>
              </w:rPr>
              <w:t>de Fin d’Etudes</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_Toc105167188 \h </w:instrText>
            </w:r>
            <w:r w:rsidR="00EA2B26" w:rsidRPr="00F22575">
              <w:rPr>
                <w:bCs/>
                <w:noProof/>
                <w:webHidden/>
              </w:rPr>
            </w:r>
            <w:r w:rsidR="00EA2B26" w:rsidRPr="00F22575">
              <w:rPr>
                <w:bCs/>
                <w:noProof/>
                <w:webHidden/>
              </w:rPr>
              <w:fldChar w:fldCharType="separate"/>
            </w:r>
            <w:r w:rsidR="00111B93">
              <w:rPr>
                <w:bCs/>
                <w:noProof/>
                <w:webHidden/>
              </w:rPr>
              <w:t>1</w:t>
            </w:r>
            <w:r w:rsidR="00EA2B26" w:rsidRPr="00F22575">
              <w:rPr>
                <w:bCs/>
                <w:noProof/>
                <w:webHidden/>
              </w:rPr>
              <w:fldChar w:fldCharType="end"/>
            </w:r>
          </w:hyperlink>
        </w:p>
        <w:p w14:paraId="00201007" w14:textId="4BA48D86" w:rsidR="00EA2B26" w:rsidRPr="00F22575" w:rsidRDefault="000B21E8">
          <w:pPr>
            <w:pStyle w:val="TM1"/>
            <w:tabs>
              <w:tab w:val="right" w:leader="dot" w:pos="9062"/>
            </w:tabs>
            <w:rPr>
              <w:rFonts w:eastAsiaTheme="minorEastAsia"/>
              <w:bCs/>
              <w:noProof/>
              <w:lang w:eastAsia="fr-FR"/>
            </w:rPr>
          </w:pPr>
          <w:hyperlink w:anchor="_Toc105167189" w:history="1">
            <w:r w:rsidR="00EA2B26" w:rsidRPr="00F22575">
              <w:rPr>
                <w:rStyle w:val="Lienhypertexte"/>
                <w:bCs/>
                <w:noProof/>
              </w:rPr>
              <w:t>Introduction Générale</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_Toc105167189 \h </w:instrText>
            </w:r>
            <w:r w:rsidR="00EA2B26" w:rsidRPr="00F22575">
              <w:rPr>
                <w:bCs/>
                <w:noProof/>
                <w:webHidden/>
              </w:rPr>
            </w:r>
            <w:r w:rsidR="00EA2B26" w:rsidRPr="00F22575">
              <w:rPr>
                <w:bCs/>
                <w:noProof/>
                <w:webHidden/>
              </w:rPr>
              <w:fldChar w:fldCharType="separate"/>
            </w:r>
            <w:r w:rsidR="00111B93">
              <w:rPr>
                <w:bCs/>
                <w:noProof/>
                <w:webHidden/>
              </w:rPr>
              <w:t>9</w:t>
            </w:r>
            <w:r w:rsidR="00EA2B26" w:rsidRPr="00F22575">
              <w:rPr>
                <w:bCs/>
                <w:noProof/>
                <w:webHidden/>
              </w:rPr>
              <w:fldChar w:fldCharType="end"/>
            </w:r>
          </w:hyperlink>
        </w:p>
        <w:p w14:paraId="69138D65" w14:textId="6EC4F352" w:rsidR="00EA2B26" w:rsidRPr="00F22575" w:rsidRDefault="000B21E8">
          <w:pPr>
            <w:pStyle w:val="TM1"/>
            <w:tabs>
              <w:tab w:val="right" w:leader="dot" w:pos="9062"/>
            </w:tabs>
            <w:rPr>
              <w:rFonts w:eastAsiaTheme="minorEastAsia"/>
              <w:bCs/>
              <w:noProof/>
              <w:lang w:eastAsia="fr-FR"/>
            </w:rPr>
          </w:pPr>
          <w:hyperlink w:anchor="_Toc105167190" w:history="1">
            <w:r w:rsidR="00EA2B26" w:rsidRPr="00F22575">
              <w:rPr>
                <w:rStyle w:val="Lienhypertexte"/>
                <w:bCs/>
                <w:noProof/>
              </w:rPr>
              <w:t>Chapitre 1 : Contexte générale de projet</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_Toc105167190 \h </w:instrText>
            </w:r>
            <w:r w:rsidR="00EA2B26" w:rsidRPr="00F22575">
              <w:rPr>
                <w:bCs/>
                <w:noProof/>
                <w:webHidden/>
              </w:rPr>
            </w:r>
            <w:r w:rsidR="00EA2B26" w:rsidRPr="00F22575">
              <w:rPr>
                <w:bCs/>
                <w:noProof/>
                <w:webHidden/>
              </w:rPr>
              <w:fldChar w:fldCharType="separate"/>
            </w:r>
            <w:r w:rsidR="00111B93">
              <w:rPr>
                <w:bCs/>
                <w:noProof/>
                <w:webHidden/>
              </w:rPr>
              <w:t>10</w:t>
            </w:r>
            <w:r w:rsidR="00EA2B26" w:rsidRPr="00F22575">
              <w:rPr>
                <w:bCs/>
                <w:noProof/>
                <w:webHidden/>
              </w:rPr>
              <w:fldChar w:fldCharType="end"/>
            </w:r>
          </w:hyperlink>
        </w:p>
        <w:p w14:paraId="2E244604" w14:textId="5D685561" w:rsidR="00EA2B26" w:rsidRPr="00F22575" w:rsidRDefault="000B21E8">
          <w:pPr>
            <w:pStyle w:val="TM2"/>
            <w:tabs>
              <w:tab w:val="right" w:leader="dot" w:pos="9062"/>
            </w:tabs>
            <w:rPr>
              <w:rFonts w:eastAsiaTheme="minorEastAsia"/>
              <w:bCs/>
              <w:noProof/>
              <w:lang w:eastAsia="fr-FR"/>
            </w:rPr>
          </w:pPr>
          <w:hyperlink w:anchor="_Toc105167191" w:history="1">
            <w:r w:rsidR="00EA2B26" w:rsidRPr="00F22575">
              <w:rPr>
                <w:rStyle w:val="Lienhypertexte"/>
                <w:bCs/>
                <w:noProof/>
              </w:rPr>
              <w:t>1.1 Introduction</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_Toc105167191 \h </w:instrText>
            </w:r>
            <w:r w:rsidR="00EA2B26" w:rsidRPr="00F22575">
              <w:rPr>
                <w:bCs/>
                <w:noProof/>
                <w:webHidden/>
              </w:rPr>
            </w:r>
            <w:r w:rsidR="00EA2B26" w:rsidRPr="00F22575">
              <w:rPr>
                <w:bCs/>
                <w:noProof/>
                <w:webHidden/>
              </w:rPr>
              <w:fldChar w:fldCharType="separate"/>
            </w:r>
            <w:r w:rsidR="00111B93">
              <w:rPr>
                <w:bCs/>
                <w:noProof/>
                <w:webHidden/>
              </w:rPr>
              <w:t>10</w:t>
            </w:r>
            <w:r w:rsidR="00EA2B26" w:rsidRPr="00F22575">
              <w:rPr>
                <w:bCs/>
                <w:noProof/>
                <w:webHidden/>
              </w:rPr>
              <w:fldChar w:fldCharType="end"/>
            </w:r>
          </w:hyperlink>
        </w:p>
        <w:p w14:paraId="409EE603" w14:textId="51DB7156" w:rsidR="00EA2B26" w:rsidRPr="00F22575" w:rsidRDefault="000B21E8">
          <w:pPr>
            <w:pStyle w:val="TM2"/>
            <w:tabs>
              <w:tab w:val="left" w:pos="880"/>
              <w:tab w:val="right" w:leader="dot" w:pos="9062"/>
            </w:tabs>
            <w:rPr>
              <w:rFonts w:eastAsiaTheme="minorEastAsia"/>
              <w:bCs/>
              <w:noProof/>
              <w:lang w:eastAsia="fr-FR"/>
            </w:rPr>
          </w:pPr>
          <w:hyperlink w:anchor="_Toc105167192" w:history="1">
            <w:r w:rsidR="00EA2B26" w:rsidRPr="00F22575">
              <w:rPr>
                <w:rStyle w:val="Lienhypertexte"/>
                <w:rFonts w:cstheme="minorHAnsi"/>
                <w:bCs/>
                <w:noProof/>
              </w:rPr>
              <w:t>1.2</w:t>
            </w:r>
            <w:r w:rsidR="00EA2B26" w:rsidRPr="00F22575">
              <w:rPr>
                <w:rFonts w:eastAsiaTheme="minorEastAsia"/>
                <w:bCs/>
                <w:noProof/>
                <w:lang w:eastAsia="fr-FR"/>
              </w:rPr>
              <w:tab/>
            </w:r>
            <w:r w:rsidR="00EA2B26" w:rsidRPr="00F22575">
              <w:rPr>
                <w:rStyle w:val="Lienhypertexte"/>
                <w:rFonts w:cstheme="minorHAnsi"/>
                <w:bCs/>
                <w:noProof/>
              </w:rPr>
              <w:t>Présentation de la société d’accueil : MEDIWAVE</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_Toc105167192 \h </w:instrText>
            </w:r>
            <w:r w:rsidR="00EA2B26" w:rsidRPr="00F22575">
              <w:rPr>
                <w:bCs/>
                <w:noProof/>
                <w:webHidden/>
              </w:rPr>
            </w:r>
            <w:r w:rsidR="00EA2B26" w:rsidRPr="00F22575">
              <w:rPr>
                <w:bCs/>
                <w:noProof/>
                <w:webHidden/>
              </w:rPr>
              <w:fldChar w:fldCharType="separate"/>
            </w:r>
            <w:r w:rsidR="00111B93">
              <w:rPr>
                <w:bCs/>
                <w:noProof/>
                <w:webHidden/>
              </w:rPr>
              <w:t>10</w:t>
            </w:r>
            <w:r w:rsidR="00EA2B26" w:rsidRPr="00F22575">
              <w:rPr>
                <w:bCs/>
                <w:noProof/>
                <w:webHidden/>
              </w:rPr>
              <w:fldChar w:fldCharType="end"/>
            </w:r>
          </w:hyperlink>
        </w:p>
        <w:p w14:paraId="2AEAE3C6" w14:textId="5CEB30E5" w:rsidR="00EA2B26" w:rsidRPr="00F22575" w:rsidRDefault="000B21E8">
          <w:pPr>
            <w:pStyle w:val="TM2"/>
            <w:tabs>
              <w:tab w:val="left" w:pos="880"/>
              <w:tab w:val="right" w:leader="dot" w:pos="9062"/>
            </w:tabs>
            <w:rPr>
              <w:rFonts w:eastAsiaTheme="minorEastAsia"/>
              <w:bCs/>
              <w:noProof/>
              <w:lang w:eastAsia="fr-FR"/>
            </w:rPr>
          </w:pPr>
          <w:hyperlink w:anchor="_Toc105167193" w:history="1">
            <w:r w:rsidR="00EA2B26" w:rsidRPr="00F22575">
              <w:rPr>
                <w:rStyle w:val="Lienhypertexte"/>
                <w:rFonts w:cstheme="minorHAnsi"/>
                <w:bCs/>
                <w:noProof/>
              </w:rPr>
              <w:t>1.3</w:t>
            </w:r>
            <w:r w:rsidR="00EA2B26" w:rsidRPr="00F22575">
              <w:rPr>
                <w:rFonts w:eastAsiaTheme="minorEastAsia"/>
                <w:bCs/>
                <w:noProof/>
                <w:lang w:eastAsia="fr-FR"/>
              </w:rPr>
              <w:tab/>
            </w:r>
            <w:r w:rsidR="00EA2B26" w:rsidRPr="00F22575">
              <w:rPr>
                <w:rStyle w:val="Lienhypertexte"/>
                <w:rFonts w:cstheme="minorHAnsi"/>
                <w:bCs/>
                <w:noProof/>
              </w:rPr>
              <w:t>Différents services</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_Toc105167193 \h </w:instrText>
            </w:r>
            <w:r w:rsidR="00EA2B26" w:rsidRPr="00F22575">
              <w:rPr>
                <w:bCs/>
                <w:noProof/>
                <w:webHidden/>
              </w:rPr>
            </w:r>
            <w:r w:rsidR="00EA2B26" w:rsidRPr="00F22575">
              <w:rPr>
                <w:bCs/>
                <w:noProof/>
                <w:webHidden/>
              </w:rPr>
              <w:fldChar w:fldCharType="separate"/>
            </w:r>
            <w:r w:rsidR="00111B93">
              <w:rPr>
                <w:bCs/>
                <w:noProof/>
                <w:webHidden/>
              </w:rPr>
              <w:t>10</w:t>
            </w:r>
            <w:r w:rsidR="00EA2B26" w:rsidRPr="00F22575">
              <w:rPr>
                <w:bCs/>
                <w:noProof/>
                <w:webHidden/>
              </w:rPr>
              <w:fldChar w:fldCharType="end"/>
            </w:r>
          </w:hyperlink>
        </w:p>
        <w:p w14:paraId="1030DEE0" w14:textId="62B3F330" w:rsidR="00EA2B26" w:rsidRPr="00F22575" w:rsidRDefault="000B21E8">
          <w:pPr>
            <w:pStyle w:val="TM2"/>
            <w:tabs>
              <w:tab w:val="right" w:leader="dot" w:pos="9062"/>
            </w:tabs>
            <w:rPr>
              <w:rFonts w:eastAsiaTheme="minorEastAsia"/>
              <w:bCs/>
              <w:noProof/>
              <w:lang w:eastAsia="fr-FR"/>
            </w:rPr>
          </w:pPr>
          <w:hyperlink w:anchor="_Toc105167194" w:history="1">
            <w:r w:rsidR="00EA2B26" w:rsidRPr="00F22575">
              <w:rPr>
                <w:rStyle w:val="Lienhypertexte"/>
                <w:bCs/>
                <w:noProof/>
              </w:rPr>
              <w:t>1.4 Cadre générale</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_Toc105167194 \h </w:instrText>
            </w:r>
            <w:r w:rsidR="00EA2B26" w:rsidRPr="00F22575">
              <w:rPr>
                <w:bCs/>
                <w:noProof/>
                <w:webHidden/>
              </w:rPr>
            </w:r>
            <w:r w:rsidR="00EA2B26" w:rsidRPr="00F22575">
              <w:rPr>
                <w:bCs/>
                <w:noProof/>
                <w:webHidden/>
              </w:rPr>
              <w:fldChar w:fldCharType="separate"/>
            </w:r>
            <w:r w:rsidR="00111B93">
              <w:rPr>
                <w:bCs/>
                <w:noProof/>
                <w:webHidden/>
              </w:rPr>
              <w:t>11</w:t>
            </w:r>
            <w:r w:rsidR="00EA2B26" w:rsidRPr="00F22575">
              <w:rPr>
                <w:bCs/>
                <w:noProof/>
                <w:webHidden/>
              </w:rPr>
              <w:fldChar w:fldCharType="end"/>
            </w:r>
          </w:hyperlink>
        </w:p>
        <w:p w14:paraId="3DE2F6D7" w14:textId="1586735E" w:rsidR="00EA2B26" w:rsidRPr="00F22575" w:rsidRDefault="000B21E8">
          <w:pPr>
            <w:pStyle w:val="TM3"/>
            <w:tabs>
              <w:tab w:val="right" w:leader="dot" w:pos="9062"/>
            </w:tabs>
            <w:rPr>
              <w:rFonts w:eastAsiaTheme="minorEastAsia"/>
              <w:bCs/>
              <w:noProof/>
              <w:lang w:eastAsia="fr-FR"/>
            </w:rPr>
          </w:pPr>
          <w:hyperlink w:anchor="_Toc105167195" w:history="1">
            <w:r w:rsidR="00EA2B26" w:rsidRPr="00F22575">
              <w:rPr>
                <w:rStyle w:val="Lienhypertexte"/>
                <w:bCs/>
                <w:noProof/>
              </w:rPr>
              <w:t>1.4.1 Définition de la pousse seringue électrique</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_Toc105167195 \h </w:instrText>
            </w:r>
            <w:r w:rsidR="00EA2B26" w:rsidRPr="00F22575">
              <w:rPr>
                <w:bCs/>
                <w:noProof/>
                <w:webHidden/>
              </w:rPr>
            </w:r>
            <w:r w:rsidR="00EA2B26" w:rsidRPr="00F22575">
              <w:rPr>
                <w:bCs/>
                <w:noProof/>
                <w:webHidden/>
              </w:rPr>
              <w:fldChar w:fldCharType="separate"/>
            </w:r>
            <w:r w:rsidR="00111B93">
              <w:rPr>
                <w:bCs/>
                <w:noProof/>
                <w:webHidden/>
              </w:rPr>
              <w:t>11</w:t>
            </w:r>
            <w:r w:rsidR="00EA2B26" w:rsidRPr="00F22575">
              <w:rPr>
                <w:bCs/>
                <w:noProof/>
                <w:webHidden/>
              </w:rPr>
              <w:fldChar w:fldCharType="end"/>
            </w:r>
          </w:hyperlink>
        </w:p>
        <w:p w14:paraId="47246A2D" w14:textId="663B2421" w:rsidR="00EA2B26" w:rsidRPr="00F22575" w:rsidRDefault="000B21E8">
          <w:pPr>
            <w:pStyle w:val="TM3"/>
            <w:tabs>
              <w:tab w:val="right" w:leader="dot" w:pos="9062"/>
            </w:tabs>
            <w:rPr>
              <w:rFonts w:eastAsiaTheme="minorEastAsia"/>
              <w:bCs/>
              <w:noProof/>
              <w:lang w:eastAsia="fr-FR"/>
            </w:rPr>
          </w:pPr>
          <w:hyperlink w:anchor="_Toc105167196" w:history="1">
            <w:r w:rsidR="00EA2B26" w:rsidRPr="00F22575">
              <w:rPr>
                <w:rStyle w:val="Lienhypertexte"/>
                <w:rFonts w:eastAsia="Calibri Light"/>
                <w:bCs/>
                <w:noProof/>
              </w:rPr>
              <w:t>1.4.2 Le principe de fonctionnement</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_Toc105167196 \h </w:instrText>
            </w:r>
            <w:r w:rsidR="00EA2B26" w:rsidRPr="00F22575">
              <w:rPr>
                <w:bCs/>
                <w:noProof/>
                <w:webHidden/>
              </w:rPr>
            </w:r>
            <w:r w:rsidR="00EA2B26" w:rsidRPr="00F22575">
              <w:rPr>
                <w:bCs/>
                <w:noProof/>
                <w:webHidden/>
              </w:rPr>
              <w:fldChar w:fldCharType="separate"/>
            </w:r>
            <w:r w:rsidR="00111B93">
              <w:rPr>
                <w:bCs/>
                <w:noProof/>
                <w:webHidden/>
              </w:rPr>
              <w:t>12</w:t>
            </w:r>
            <w:r w:rsidR="00EA2B26" w:rsidRPr="00F22575">
              <w:rPr>
                <w:bCs/>
                <w:noProof/>
                <w:webHidden/>
              </w:rPr>
              <w:fldChar w:fldCharType="end"/>
            </w:r>
          </w:hyperlink>
        </w:p>
        <w:p w14:paraId="5B0A128B" w14:textId="60AE63D4" w:rsidR="00EA2B26" w:rsidRPr="00F22575" w:rsidRDefault="000B21E8">
          <w:pPr>
            <w:pStyle w:val="TM3"/>
            <w:tabs>
              <w:tab w:val="right" w:leader="dot" w:pos="9062"/>
            </w:tabs>
            <w:rPr>
              <w:rFonts w:eastAsiaTheme="minorEastAsia"/>
              <w:bCs/>
              <w:noProof/>
              <w:lang w:eastAsia="fr-FR"/>
            </w:rPr>
          </w:pPr>
          <w:hyperlink w:anchor="_Toc105167197" w:history="1">
            <w:r w:rsidR="00EA2B26" w:rsidRPr="00F22575">
              <w:rPr>
                <w:rStyle w:val="Lienhypertexte"/>
                <w:rFonts w:eastAsia="Calibri Light"/>
                <w:bCs/>
                <w:noProof/>
              </w:rPr>
              <w:t xml:space="preserve">1.4.3 </w:t>
            </w:r>
            <w:r w:rsidR="00EA2B26" w:rsidRPr="00F22575">
              <w:rPr>
                <w:rStyle w:val="Lienhypertexte"/>
                <w:bCs/>
                <w:noProof/>
              </w:rPr>
              <w:t>Les différents types des Pousse seringues électriques</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_Toc105167197 \h </w:instrText>
            </w:r>
            <w:r w:rsidR="00EA2B26" w:rsidRPr="00F22575">
              <w:rPr>
                <w:bCs/>
                <w:noProof/>
                <w:webHidden/>
              </w:rPr>
            </w:r>
            <w:r w:rsidR="00EA2B26" w:rsidRPr="00F22575">
              <w:rPr>
                <w:bCs/>
                <w:noProof/>
                <w:webHidden/>
              </w:rPr>
              <w:fldChar w:fldCharType="separate"/>
            </w:r>
            <w:r w:rsidR="00111B93">
              <w:rPr>
                <w:bCs/>
                <w:noProof/>
                <w:webHidden/>
              </w:rPr>
              <w:t>13</w:t>
            </w:r>
            <w:r w:rsidR="00EA2B26" w:rsidRPr="00F22575">
              <w:rPr>
                <w:bCs/>
                <w:noProof/>
                <w:webHidden/>
              </w:rPr>
              <w:fldChar w:fldCharType="end"/>
            </w:r>
          </w:hyperlink>
        </w:p>
        <w:p w14:paraId="2C76424D" w14:textId="23A52D03" w:rsidR="00EA2B26" w:rsidRPr="00F22575" w:rsidRDefault="000B21E8">
          <w:pPr>
            <w:pStyle w:val="TM3"/>
            <w:tabs>
              <w:tab w:val="right" w:leader="dot" w:pos="9062"/>
            </w:tabs>
            <w:rPr>
              <w:rFonts w:eastAsiaTheme="minorEastAsia"/>
              <w:bCs/>
              <w:noProof/>
              <w:lang w:eastAsia="fr-FR"/>
            </w:rPr>
          </w:pPr>
          <w:hyperlink w:anchor="_Toc105167198" w:history="1">
            <w:r w:rsidR="00EA2B26" w:rsidRPr="00F22575">
              <w:rPr>
                <w:rStyle w:val="Lienhypertexte"/>
                <w:rFonts w:eastAsia="Calibri Light"/>
                <w:bCs/>
                <w:noProof/>
              </w:rPr>
              <w:t xml:space="preserve">1.4.4 </w:t>
            </w:r>
            <w:r w:rsidR="00EA2B26" w:rsidRPr="00F22575">
              <w:rPr>
                <w:rStyle w:val="Lienhypertexte"/>
                <w:rFonts w:ascii="Times New Roman" w:hAnsi="Times New Roman" w:cs="Times New Roman"/>
                <w:bCs/>
                <w:noProof/>
              </w:rPr>
              <w:t>Les Différents modes d’administration des Pousse Seringues connectés</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_Toc105167198 \h </w:instrText>
            </w:r>
            <w:r w:rsidR="00EA2B26" w:rsidRPr="00F22575">
              <w:rPr>
                <w:bCs/>
                <w:noProof/>
                <w:webHidden/>
              </w:rPr>
            </w:r>
            <w:r w:rsidR="00EA2B26" w:rsidRPr="00F22575">
              <w:rPr>
                <w:bCs/>
                <w:noProof/>
                <w:webHidden/>
              </w:rPr>
              <w:fldChar w:fldCharType="separate"/>
            </w:r>
            <w:r w:rsidR="00111B93">
              <w:rPr>
                <w:bCs/>
                <w:noProof/>
                <w:webHidden/>
              </w:rPr>
              <w:t>13</w:t>
            </w:r>
            <w:r w:rsidR="00EA2B26" w:rsidRPr="00F22575">
              <w:rPr>
                <w:bCs/>
                <w:noProof/>
                <w:webHidden/>
              </w:rPr>
              <w:fldChar w:fldCharType="end"/>
            </w:r>
          </w:hyperlink>
        </w:p>
        <w:p w14:paraId="4FDA5BB7" w14:textId="65260775" w:rsidR="00EA2B26" w:rsidRPr="00F22575" w:rsidRDefault="000B21E8">
          <w:pPr>
            <w:pStyle w:val="TM3"/>
            <w:tabs>
              <w:tab w:val="right" w:leader="dot" w:pos="9062"/>
            </w:tabs>
            <w:rPr>
              <w:rFonts w:eastAsiaTheme="minorEastAsia"/>
              <w:bCs/>
              <w:noProof/>
              <w:lang w:eastAsia="fr-FR"/>
            </w:rPr>
          </w:pPr>
          <w:hyperlink w:anchor="_Toc105167199" w:history="1">
            <w:r w:rsidR="00EA2B26" w:rsidRPr="00F22575">
              <w:rPr>
                <w:rStyle w:val="Lienhypertexte"/>
                <w:bCs/>
                <w:noProof/>
              </w:rPr>
              <w:t>1.4.5 Applications médicales des Pousse seringues électriques</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_Toc105167199 \h </w:instrText>
            </w:r>
            <w:r w:rsidR="00EA2B26" w:rsidRPr="00F22575">
              <w:rPr>
                <w:bCs/>
                <w:noProof/>
                <w:webHidden/>
              </w:rPr>
            </w:r>
            <w:r w:rsidR="00EA2B26" w:rsidRPr="00F22575">
              <w:rPr>
                <w:bCs/>
                <w:noProof/>
                <w:webHidden/>
              </w:rPr>
              <w:fldChar w:fldCharType="separate"/>
            </w:r>
            <w:r w:rsidR="00111B93">
              <w:rPr>
                <w:bCs/>
                <w:noProof/>
                <w:webHidden/>
              </w:rPr>
              <w:t>14</w:t>
            </w:r>
            <w:r w:rsidR="00EA2B26" w:rsidRPr="00F22575">
              <w:rPr>
                <w:bCs/>
                <w:noProof/>
                <w:webHidden/>
              </w:rPr>
              <w:fldChar w:fldCharType="end"/>
            </w:r>
          </w:hyperlink>
        </w:p>
        <w:p w14:paraId="06FD49DC" w14:textId="31371DCD" w:rsidR="00EA2B26" w:rsidRPr="00F22575" w:rsidRDefault="000B21E8">
          <w:pPr>
            <w:pStyle w:val="TM3"/>
            <w:tabs>
              <w:tab w:val="right" w:leader="dot" w:pos="9062"/>
            </w:tabs>
            <w:rPr>
              <w:rFonts w:eastAsiaTheme="minorEastAsia"/>
              <w:bCs/>
              <w:noProof/>
              <w:lang w:eastAsia="fr-FR"/>
            </w:rPr>
          </w:pPr>
          <w:hyperlink w:anchor="_Toc105167200" w:history="1">
            <w:r w:rsidR="00EA2B26" w:rsidRPr="00F22575">
              <w:rPr>
                <w:rStyle w:val="Lienhypertexte"/>
                <w:bCs/>
                <w:noProof/>
              </w:rPr>
              <w:t>3-6 Avantages et inconvénient d’un pousse seringues connectés</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_Toc105167200 \h </w:instrText>
            </w:r>
            <w:r w:rsidR="00EA2B26" w:rsidRPr="00F22575">
              <w:rPr>
                <w:bCs/>
                <w:noProof/>
                <w:webHidden/>
              </w:rPr>
            </w:r>
            <w:r w:rsidR="00EA2B26" w:rsidRPr="00F22575">
              <w:rPr>
                <w:bCs/>
                <w:noProof/>
                <w:webHidden/>
              </w:rPr>
              <w:fldChar w:fldCharType="separate"/>
            </w:r>
            <w:r w:rsidR="00111B93">
              <w:rPr>
                <w:bCs/>
                <w:noProof/>
                <w:webHidden/>
              </w:rPr>
              <w:t>15</w:t>
            </w:r>
            <w:r w:rsidR="00EA2B26" w:rsidRPr="00F22575">
              <w:rPr>
                <w:bCs/>
                <w:noProof/>
                <w:webHidden/>
              </w:rPr>
              <w:fldChar w:fldCharType="end"/>
            </w:r>
          </w:hyperlink>
        </w:p>
        <w:p w14:paraId="3E073040" w14:textId="697B5B67" w:rsidR="00EA2B26" w:rsidRPr="00F22575" w:rsidRDefault="000B21E8">
          <w:pPr>
            <w:pStyle w:val="TM2"/>
            <w:tabs>
              <w:tab w:val="right" w:leader="dot" w:pos="9062"/>
            </w:tabs>
            <w:rPr>
              <w:rFonts w:eastAsiaTheme="minorEastAsia"/>
              <w:bCs/>
              <w:noProof/>
              <w:lang w:eastAsia="fr-FR"/>
            </w:rPr>
          </w:pPr>
          <w:hyperlink w:anchor="_Toc105167201" w:history="1">
            <w:r w:rsidR="00EA2B26" w:rsidRPr="00F22575">
              <w:rPr>
                <w:rStyle w:val="Lienhypertexte"/>
                <w:bCs/>
                <w:noProof/>
              </w:rPr>
              <w:t>1.5 Conclusion</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_Toc105167201 \h </w:instrText>
            </w:r>
            <w:r w:rsidR="00EA2B26" w:rsidRPr="00F22575">
              <w:rPr>
                <w:bCs/>
                <w:noProof/>
                <w:webHidden/>
              </w:rPr>
            </w:r>
            <w:r w:rsidR="00EA2B26" w:rsidRPr="00F22575">
              <w:rPr>
                <w:bCs/>
                <w:noProof/>
                <w:webHidden/>
              </w:rPr>
              <w:fldChar w:fldCharType="separate"/>
            </w:r>
            <w:r w:rsidR="00111B93">
              <w:rPr>
                <w:bCs/>
                <w:noProof/>
                <w:webHidden/>
              </w:rPr>
              <w:t>15</w:t>
            </w:r>
            <w:r w:rsidR="00EA2B26" w:rsidRPr="00F22575">
              <w:rPr>
                <w:bCs/>
                <w:noProof/>
                <w:webHidden/>
              </w:rPr>
              <w:fldChar w:fldCharType="end"/>
            </w:r>
          </w:hyperlink>
        </w:p>
        <w:p w14:paraId="34D2CAFC" w14:textId="764CE7CF" w:rsidR="00EA2B26" w:rsidRPr="00F22575" w:rsidRDefault="000B21E8">
          <w:pPr>
            <w:pStyle w:val="TM1"/>
            <w:tabs>
              <w:tab w:val="right" w:leader="dot" w:pos="9062"/>
            </w:tabs>
            <w:rPr>
              <w:rFonts w:eastAsiaTheme="minorEastAsia"/>
              <w:bCs/>
              <w:noProof/>
              <w:lang w:eastAsia="fr-FR"/>
            </w:rPr>
          </w:pPr>
          <w:hyperlink w:anchor="_Toc105167202" w:history="1">
            <w:r w:rsidR="00EA2B26" w:rsidRPr="00F22575">
              <w:rPr>
                <w:rStyle w:val="Lienhypertexte"/>
                <w:bCs/>
                <w:noProof/>
              </w:rPr>
              <w:t>Chapitre 2 : Exigences et méthodologie de travail</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_Toc105167202 \h </w:instrText>
            </w:r>
            <w:r w:rsidR="00EA2B26" w:rsidRPr="00F22575">
              <w:rPr>
                <w:bCs/>
                <w:noProof/>
                <w:webHidden/>
              </w:rPr>
            </w:r>
            <w:r w:rsidR="00EA2B26" w:rsidRPr="00F22575">
              <w:rPr>
                <w:bCs/>
                <w:noProof/>
                <w:webHidden/>
              </w:rPr>
              <w:fldChar w:fldCharType="separate"/>
            </w:r>
            <w:r w:rsidR="00111B93">
              <w:rPr>
                <w:bCs/>
                <w:noProof/>
                <w:webHidden/>
              </w:rPr>
              <w:t>17</w:t>
            </w:r>
            <w:r w:rsidR="00EA2B26" w:rsidRPr="00F22575">
              <w:rPr>
                <w:bCs/>
                <w:noProof/>
                <w:webHidden/>
              </w:rPr>
              <w:fldChar w:fldCharType="end"/>
            </w:r>
          </w:hyperlink>
        </w:p>
        <w:p w14:paraId="15C2072E" w14:textId="04A7B276" w:rsidR="00EA2B26" w:rsidRPr="00F22575" w:rsidRDefault="000B21E8">
          <w:pPr>
            <w:pStyle w:val="TM2"/>
            <w:tabs>
              <w:tab w:val="right" w:leader="dot" w:pos="9062"/>
            </w:tabs>
            <w:rPr>
              <w:rFonts w:eastAsiaTheme="minorEastAsia"/>
              <w:bCs/>
              <w:noProof/>
              <w:lang w:eastAsia="fr-FR"/>
            </w:rPr>
          </w:pPr>
          <w:hyperlink w:anchor="_Toc105167203" w:history="1">
            <w:r w:rsidR="00EA2B26" w:rsidRPr="00F22575">
              <w:rPr>
                <w:rStyle w:val="Lienhypertexte"/>
                <w:rFonts w:eastAsia="Microsoft JhengHei"/>
                <w:bCs/>
                <w:noProof/>
              </w:rPr>
              <w:t>2.1 Introduction</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_Toc105167203 \h </w:instrText>
            </w:r>
            <w:r w:rsidR="00EA2B26" w:rsidRPr="00F22575">
              <w:rPr>
                <w:bCs/>
                <w:noProof/>
                <w:webHidden/>
              </w:rPr>
            </w:r>
            <w:r w:rsidR="00EA2B26" w:rsidRPr="00F22575">
              <w:rPr>
                <w:bCs/>
                <w:noProof/>
                <w:webHidden/>
              </w:rPr>
              <w:fldChar w:fldCharType="separate"/>
            </w:r>
            <w:r w:rsidR="00111B93">
              <w:rPr>
                <w:bCs/>
                <w:noProof/>
                <w:webHidden/>
              </w:rPr>
              <w:t>17</w:t>
            </w:r>
            <w:r w:rsidR="00EA2B26" w:rsidRPr="00F22575">
              <w:rPr>
                <w:bCs/>
                <w:noProof/>
                <w:webHidden/>
              </w:rPr>
              <w:fldChar w:fldCharType="end"/>
            </w:r>
          </w:hyperlink>
        </w:p>
        <w:p w14:paraId="4F9A3D30" w14:textId="3D2E8D59" w:rsidR="00EA2B26" w:rsidRPr="00F22575" w:rsidRDefault="000B21E8">
          <w:pPr>
            <w:pStyle w:val="TM2"/>
            <w:tabs>
              <w:tab w:val="right" w:leader="dot" w:pos="9062"/>
            </w:tabs>
            <w:rPr>
              <w:rFonts w:eastAsiaTheme="minorEastAsia"/>
              <w:bCs/>
              <w:noProof/>
              <w:lang w:eastAsia="fr-FR"/>
            </w:rPr>
          </w:pPr>
          <w:hyperlink w:anchor="_Toc105167204" w:history="1">
            <w:r w:rsidR="00EA2B26" w:rsidRPr="00F22575">
              <w:rPr>
                <w:rStyle w:val="Lienhypertexte"/>
                <w:rFonts w:eastAsia="Microsoft JhengHei"/>
                <w:bCs/>
                <w:noProof/>
              </w:rPr>
              <w:t>2.2 Norme IEC-62 304</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_Toc105167204 \h </w:instrText>
            </w:r>
            <w:r w:rsidR="00EA2B26" w:rsidRPr="00F22575">
              <w:rPr>
                <w:bCs/>
                <w:noProof/>
                <w:webHidden/>
              </w:rPr>
            </w:r>
            <w:r w:rsidR="00EA2B26" w:rsidRPr="00F22575">
              <w:rPr>
                <w:bCs/>
                <w:noProof/>
                <w:webHidden/>
              </w:rPr>
              <w:fldChar w:fldCharType="separate"/>
            </w:r>
            <w:r w:rsidR="00111B93">
              <w:rPr>
                <w:bCs/>
                <w:noProof/>
                <w:webHidden/>
              </w:rPr>
              <w:t>17</w:t>
            </w:r>
            <w:r w:rsidR="00EA2B26" w:rsidRPr="00F22575">
              <w:rPr>
                <w:bCs/>
                <w:noProof/>
                <w:webHidden/>
              </w:rPr>
              <w:fldChar w:fldCharType="end"/>
            </w:r>
          </w:hyperlink>
        </w:p>
        <w:p w14:paraId="6B2A2D3B" w14:textId="6E37B2DD" w:rsidR="00EA2B26" w:rsidRPr="00F22575" w:rsidRDefault="000B21E8">
          <w:pPr>
            <w:pStyle w:val="TM3"/>
            <w:tabs>
              <w:tab w:val="left" w:pos="1320"/>
              <w:tab w:val="right" w:leader="dot" w:pos="9062"/>
            </w:tabs>
            <w:rPr>
              <w:rFonts w:eastAsiaTheme="minorEastAsia"/>
              <w:bCs/>
              <w:noProof/>
              <w:lang w:eastAsia="fr-FR"/>
            </w:rPr>
          </w:pPr>
          <w:hyperlink w:anchor="_Toc105167205" w:history="1">
            <w:r w:rsidR="00EA2B26" w:rsidRPr="00F22575">
              <w:rPr>
                <w:rStyle w:val="Lienhypertexte"/>
                <w:rFonts w:eastAsia="Times New Roman"/>
                <w:bCs/>
                <w:noProof/>
              </w:rPr>
              <w:t>2.2.1</w:t>
            </w:r>
            <w:r w:rsidR="00EA2B26" w:rsidRPr="00F22575">
              <w:rPr>
                <w:rFonts w:eastAsiaTheme="minorEastAsia"/>
                <w:bCs/>
                <w:noProof/>
                <w:lang w:eastAsia="fr-FR"/>
              </w:rPr>
              <w:tab/>
            </w:r>
            <w:r w:rsidR="00EA2B26" w:rsidRPr="00F22575">
              <w:rPr>
                <w:rStyle w:val="Lienhypertexte"/>
                <w:rFonts w:eastAsia="Times New Roman"/>
                <w:bCs/>
                <w:noProof/>
              </w:rPr>
              <w:t>Exigence générale</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_Toc105167205 \h </w:instrText>
            </w:r>
            <w:r w:rsidR="00EA2B26" w:rsidRPr="00F22575">
              <w:rPr>
                <w:bCs/>
                <w:noProof/>
                <w:webHidden/>
              </w:rPr>
            </w:r>
            <w:r w:rsidR="00EA2B26" w:rsidRPr="00F22575">
              <w:rPr>
                <w:bCs/>
                <w:noProof/>
                <w:webHidden/>
              </w:rPr>
              <w:fldChar w:fldCharType="separate"/>
            </w:r>
            <w:r w:rsidR="00111B93">
              <w:rPr>
                <w:bCs/>
                <w:noProof/>
                <w:webHidden/>
              </w:rPr>
              <w:t>17</w:t>
            </w:r>
            <w:r w:rsidR="00EA2B26" w:rsidRPr="00F22575">
              <w:rPr>
                <w:bCs/>
                <w:noProof/>
                <w:webHidden/>
              </w:rPr>
              <w:fldChar w:fldCharType="end"/>
            </w:r>
          </w:hyperlink>
        </w:p>
        <w:p w14:paraId="4C16259F" w14:textId="49DAF0C2" w:rsidR="00EA2B26" w:rsidRPr="00F22575" w:rsidRDefault="000B21E8">
          <w:pPr>
            <w:pStyle w:val="TM3"/>
            <w:tabs>
              <w:tab w:val="left" w:pos="1320"/>
              <w:tab w:val="right" w:leader="dot" w:pos="9062"/>
            </w:tabs>
            <w:rPr>
              <w:rFonts w:eastAsiaTheme="minorEastAsia"/>
              <w:bCs/>
              <w:noProof/>
              <w:lang w:eastAsia="fr-FR"/>
            </w:rPr>
          </w:pPr>
          <w:hyperlink w:anchor="_Toc105167206" w:history="1">
            <w:r w:rsidR="00EA2B26" w:rsidRPr="00F22575">
              <w:rPr>
                <w:rStyle w:val="Lienhypertexte"/>
                <w:rFonts w:eastAsia="Times New Roman"/>
                <w:bCs/>
                <w:noProof/>
              </w:rPr>
              <w:t>2.2.2</w:t>
            </w:r>
            <w:r w:rsidR="00EA2B26" w:rsidRPr="00F22575">
              <w:rPr>
                <w:rFonts w:eastAsiaTheme="minorEastAsia"/>
                <w:bCs/>
                <w:noProof/>
                <w:lang w:eastAsia="fr-FR"/>
              </w:rPr>
              <w:tab/>
            </w:r>
            <w:r w:rsidR="00EA2B26" w:rsidRPr="00F22575">
              <w:rPr>
                <w:rStyle w:val="Lienhypertexte"/>
                <w:rFonts w:eastAsia="Times New Roman"/>
                <w:bCs/>
                <w:noProof/>
              </w:rPr>
              <w:t>Processus de développement logiciel</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_Toc105167206 \h </w:instrText>
            </w:r>
            <w:r w:rsidR="00EA2B26" w:rsidRPr="00F22575">
              <w:rPr>
                <w:bCs/>
                <w:noProof/>
                <w:webHidden/>
              </w:rPr>
            </w:r>
            <w:r w:rsidR="00EA2B26" w:rsidRPr="00F22575">
              <w:rPr>
                <w:bCs/>
                <w:noProof/>
                <w:webHidden/>
              </w:rPr>
              <w:fldChar w:fldCharType="separate"/>
            </w:r>
            <w:r w:rsidR="00111B93">
              <w:rPr>
                <w:bCs/>
                <w:noProof/>
                <w:webHidden/>
              </w:rPr>
              <w:t>18</w:t>
            </w:r>
            <w:r w:rsidR="00EA2B26" w:rsidRPr="00F22575">
              <w:rPr>
                <w:bCs/>
                <w:noProof/>
                <w:webHidden/>
              </w:rPr>
              <w:fldChar w:fldCharType="end"/>
            </w:r>
          </w:hyperlink>
        </w:p>
        <w:p w14:paraId="08AE21E7" w14:textId="656BDED3" w:rsidR="00EA2B26" w:rsidRPr="00F22575" w:rsidRDefault="000B21E8">
          <w:pPr>
            <w:pStyle w:val="TM2"/>
            <w:tabs>
              <w:tab w:val="left" w:pos="880"/>
              <w:tab w:val="right" w:leader="dot" w:pos="9062"/>
            </w:tabs>
            <w:rPr>
              <w:rFonts w:eastAsiaTheme="minorEastAsia"/>
              <w:bCs/>
              <w:noProof/>
              <w:lang w:eastAsia="fr-FR"/>
            </w:rPr>
          </w:pPr>
          <w:hyperlink w:anchor="_Toc105167207" w:history="1">
            <w:r w:rsidR="00EA2B26" w:rsidRPr="00F22575">
              <w:rPr>
                <w:rStyle w:val="Lienhypertexte"/>
                <w:rFonts w:eastAsia="Microsoft JhengHei"/>
                <w:bCs/>
                <w:noProof/>
              </w:rPr>
              <w:t>2.3</w:t>
            </w:r>
            <w:r w:rsidR="00EA2B26" w:rsidRPr="00F22575">
              <w:rPr>
                <w:rFonts w:eastAsiaTheme="minorEastAsia"/>
                <w:bCs/>
                <w:noProof/>
                <w:lang w:eastAsia="fr-FR"/>
              </w:rPr>
              <w:tab/>
            </w:r>
            <w:r w:rsidR="00EA2B26" w:rsidRPr="00F22575">
              <w:rPr>
                <w:rStyle w:val="Lienhypertexte"/>
                <w:rFonts w:eastAsia="Microsoft JhengHei"/>
                <w:bCs/>
                <w:noProof/>
              </w:rPr>
              <w:t>Méthodologie de travail git (push pull commit)</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_Toc105167207 \h </w:instrText>
            </w:r>
            <w:r w:rsidR="00EA2B26" w:rsidRPr="00F22575">
              <w:rPr>
                <w:bCs/>
                <w:noProof/>
                <w:webHidden/>
              </w:rPr>
            </w:r>
            <w:r w:rsidR="00EA2B26" w:rsidRPr="00F22575">
              <w:rPr>
                <w:bCs/>
                <w:noProof/>
                <w:webHidden/>
              </w:rPr>
              <w:fldChar w:fldCharType="separate"/>
            </w:r>
            <w:r w:rsidR="00111B93">
              <w:rPr>
                <w:bCs/>
                <w:noProof/>
                <w:webHidden/>
              </w:rPr>
              <w:t>18</w:t>
            </w:r>
            <w:r w:rsidR="00EA2B26" w:rsidRPr="00F22575">
              <w:rPr>
                <w:bCs/>
                <w:noProof/>
                <w:webHidden/>
              </w:rPr>
              <w:fldChar w:fldCharType="end"/>
            </w:r>
          </w:hyperlink>
        </w:p>
        <w:p w14:paraId="1B5745EE" w14:textId="7DB0F6C8" w:rsidR="00EA2B26" w:rsidRPr="00F22575" w:rsidRDefault="000B21E8">
          <w:pPr>
            <w:pStyle w:val="TM3"/>
            <w:tabs>
              <w:tab w:val="right" w:leader="dot" w:pos="9062"/>
            </w:tabs>
            <w:rPr>
              <w:rFonts w:eastAsiaTheme="minorEastAsia"/>
              <w:bCs/>
              <w:noProof/>
              <w:lang w:eastAsia="fr-FR"/>
            </w:rPr>
          </w:pPr>
          <w:hyperlink w:anchor="_Toc105167208" w:history="1">
            <w:r w:rsidR="00EA2B26" w:rsidRPr="00F22575">
              <w:rPr>
                <w:rStyle w:val="Lienhypertexte"/>
                <w:bCs/>
                <w:noProof/>
              </w:rPr>
              <w:t>2.3.1 Problématique</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_Toc105167208 \h </w:instrText>
            </w:r>
            <w:r w:rsidR="00EA2B26" w:rsidRPr="00F22575">
              <w:rPr>
                <w:bCs/>
                <w:noProof/>
                <w:webHidden/>
              </w:rPr>
            </w:r>
            <w:r w:rsidR="00EA2B26" w:rsidRPr="00F22575">
              <w:rPr>
                <w:bCs/>
                <w:noProof/>
                <w:webHidden/>
              </w:rPr>
              <w:fldChar w:fldCharType="separate"/>
            </w:r>
            <w:r w:rsidR="00111B93">
              <w:rPr>
                <w:bCs/>
                <w:noProof/>
                <w:webHidden/>
              </w:rPr>
              <w:t>18</w:t>
            </w:r>
            <w:r w:rsidR="00EA2B26" w:rsidRPr="00F22575">
              <w:rPr>
                <w:bCs/>
                <w:noProof/>
                <w:webHidden/>
              </w:rPr>
              <w:fldChar w:fldCharType="end"/>
            </w:r>
          </w:hyperlink>
        </w:p>
        <w:p w14:paraId="7E2278F9" w14:textId="3B53FA38" w:rsidR="00EA2B26" w:rsidRPr="00F22575" w:rsidRDefault="000B21E8">
          <w:pPr>
            <w:pStyle w:val="TM3"/>
            <w:tabs>
              <w:tab w:val="left" w:pos="1320"/>
              <w:tab w:val="right" w:leader="dot" w:pos="9062"/>
            </w:tabs>
            <w:rPr>
              <w:rFonts w:eastAsiaTheme="minorEastAsia"/>
              <w:bCs/>
              <w:noProof/>
              <w:lang w:eastAsia="fr-FR"/>
            </w:rPr>
          </w:pPr>
          <w:hyperlink w:anchor="_Toc105167209" w:history="1">
            <w:r w:rsidR="00EA2B26" w:rsidRPr="00F22575">
              <w:rPr>
                <w:rStyle w:val="Lienhypertexte"/>
                <w:bCs/>
                <w:noProof/>
              </w:rPr>
              <w:t>2.3.2</w:t>
            </w:r>
            <w:r w:rsidR="00EA2B26" w:rsidRPr="00F22575">
              <w:rPr>
                <w:rFonts w:eastAsiaTheme="minorEastAsia"/>
                <w:bCs/>
                <w:noProof/>
                <w:lang w:eastAsia="fr-FR"/>
              </w:rPr>
              <w:tab/>
            </w:r>
            <w:r w:rsidR="00EA2B26" w:rsidRPr="00F22575">
              <w:rPr>
                <w:rStyle w:val="Lienhypertexte"/>
                <w:bCs/>
                <w:noProof/>
              </w:rPr>
              <w:t>Solution</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_Toc105167209 \h </w:instrText>
            </w:r>
            <w:r w:rsidR="00EA2B26" w:rsidRPr="00F22575">
              <w:rPr>
                <w:bCs/>
                <w:noProof/>
                <w:webHidden/>
              </w:rPr>
            </w:r>
            <w:r w:rsidR="00EA2B26" w:rsidRPr="00F22575">
              <w:rPr>
                <w:bCs/>
                <w:noProof/>
                <w:webHidden/>
              </w:rPr>
              <w:fldChar w:fldCharType="separate"/>
            </w:r>
            <w:r w:rsidR="00111B93">
              <w:rPr>
                <w:bCs/>
                <w:noProof/>
                <w:webHidden/>
              </w:rPr>
              <w:t>18</w:t>
            </w:r>
            <w:r w:rsidR="00EA2B26" w:rsidRPr="00F22575">
              <w:rPr>
                <w:bCs/>
                <w:noProof/>
                <w:webHidden/>
              </w:rPr>
              <w:fldChar w:fldCharType="end"/>
            </w:r>
          </w:hyperlink>
        </w:p>
        <w:p w14:paraId="0B87ED88" w14:textId="337DCCE0" w:rsidR="00EA2B26" w:rsidRPr="00F22575" w:rsidRDefault="000B21E8">
          <w:pPr>
            <w:pStyle w:val="TM3"/>
            <w:tabs>
              <w:tab w:val="left" w:pos="1320"/>
              <w:tab w:val="right" w:leader="dot" w:pos="9062"/>
            </w:tabs>
            <w:rPr>
              <w:rFonts w:eastAsiaTheme="minorEastAsia"/>
              <w:bCs/>
              <w:noProof/>
              <w:lang w:eastAsia="fr-FR"/>
            </w:rPr>
          </w:pPr>
          <w:hyperlink w:anchor="_Toc105167210" w:history="1">
            <w:r w:rsidR="00EA2B26" w:rsidRPr="00F22575">
              <w:rPr>
                <w:rStyle w:val="Lienhypertexte"/>
                <w:bCs/>
                <w:noProof/>
              </w:rPr>
              <w:t>2.3.3</w:t>
            </w:r>
            <w:r w:rsidR="00EA2B26" w:rsidRPr="00F22575">
              <w:rPr>
                <w:rFonts w:eastAsiaTheme="minorEastAsia"/>
                <w:bCs/>
                <w:noProof/>
                <w:lang w:eastAsia="fr-FR"/>
              </w:rPr>
              <w:tab/>
            </w:r>
            <w:r w:rsidR="00EA2B26" w:rsidRPr="00F22575">
              <w:rPr>
                <w:rStyle w:val="Lienhypertexte"/>
                <w:bCs/>
                <w:noProof/>
              </w:rPr>
              <w:t>Implémentation</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_Toc105167210 \h </w:instrText>
            </w:r>
            <w:r w:rsidR="00EA2B26" w:rsidRPr="00F22575">
              <w:rPr>
                <w:bCs/>
                <w:noProof/>
                <w:webHidden/>
              </w:rPr>
            </w:r>
            <w:r w:rsidR="00EA2B26" w:rsidRPr="00F22575">
              <w:rPr>
                <w:bCs/>
                <w:noProof/>
                <w:webHidden/>
              </w:rPr>
              <w:fldChar w:fldCharType="separate"/>
            </w:r>
            <w:r w:rsidR="00111B93">
              <w:rPr>
                <w:bCs/>
                <w:noProof/>
                <w:webHidden/>
              </w:rPr>
              <w:t>19</w:t>
            </w:r>
            <w:r w:rsidR="00EA2B26" w:rsidRPr="00F22575">
              <w:rPr>
                <w:bCs/>
                <w:noProof/>
                <w:webHidden/>
              </w:rPr>
              <w:fldChar w:fldCharType="end"/>
            </w:r>
          </w:hyperlink>
        </w:p>
        <w:p w14:paraId="78B044A8" w14:textId="60C1F450" w:rsidR="00EA2B26" w:rsidRPr="00F22575" w:rsidRDefault="000B21E8">
          <w:pPr>
            <w:pStyle w:val="TM2"/>
            <w:tabs>
              <w:tab w:val="right" w:leader="dot" w:pos="9062"/>
            </w:tabs>
            <w:rPr>
              <w:rFonts w:eastAsiaTheme="minorEastAsia"/>
              <w:bCs/>
              <w:noProof/>
              <w:lang w:eastAsia="fr-FR"/>
            </w:rPr>
          </w:pPr>
          <w:hyperlink w:anchor="_Toc105167211" w:history="1">
            <w:r w:rsidR="00EA2B26" w:rsidRPr="00F22575">
              <w:rPr>
                <w:rStyle w:val="Lienhypertexte"/>
                <w:rFonts w:eastAsia="Microsoft JhengHei"/>
                <w:bCs/>
                <w:noProof/>
              </w:rPr>
              <w:t>2.4 Conclusion</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_Toc105167211 \h </w:instrText>
            </w:r>
            <w:r w:rsidR="00EA2B26" w:rsidRPr="00F22575">
              <w:rPr>
                <w:bCs/>
                <w:noProof/>
                <w:webHidden/>
              </w:rPr>
            </w:r>
            <w:r w:rsidR="00EA2B26" w:rsidRPr="00F22575">
              <w:rPr>
                <w:bCs/>
                <w:noProof/>
                <w:webHidden/>
              </w:rPr>
              <w:fldChar w:fldCharType="separate"/>
            </w:r>
            <w:r w:rsidR="00111B93">
              <w:rPr>
                <w:bCs/>
                <w:noProof/>
                <w:webHidden/>
              </w:rPr>
              <w:t>20</w:t>
            </w:r>
            <w:r w:rsidR="00EA2B26" w:rsidRPr="00F22575">
              <w:rPr>
                <w:bCs/>
                <w:noProof/>
                <w:webHidden/>
              </w:rPr>
              <w:fldChar w:fldCharType="end"/>
            </w:r>
          </w:hyperlink>
        </w:p>
        <w:p w14:paraId="1D46E176" w14:textId="5C93117B" w:rsidR="00EA2B26" w:rsidRPr="00F22575" w:rsidRDefault="000B21E8">
          <w:pPr>
            <w:pStyle w:val="TM1"/>
            <w:tabs>
              <w:tab w:val="right" w:leader="dot" w:pos="9062"/>
            </w:tabs>
            <w:rPr>
              <w:rFonts w:eastAsiaTheme="minorEastAsia"/>
              <w:bCs/>
              <w:noProof/>
              <w:lang w:eastAsia="fr-FR"/>
            </w:rPr>
          </w:pPr>
          <w:hyperlink w:anchor="_Toc105167212" w:history="1">
            <w:r w:rsidR="00EA2B26" w:rsidRPr="00F22575">
              <w:rPr>
                <w:rStyle w:val="Lienhypertexte"/>
                <w:bCs/>
                <w:noProof/>
              </w:rPr>
              <w:t>Chapitre 3 : Analyse et spécification de besoins</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_Toc105167212 \h </w:instrText>
            </w:r>
            <w:r w:rsidR="00EA2B26" w:rsidRPr="00F22575">
              <w:rPr>
                <w:bCs/>
                <w:noProof/>
                <w:webHidden/>
              </w:rPr>
            </w:r>
            <w:r w:rsidR="00EA2B26" w:rsidRPr="00F22575">
              <w:rPr>
                <w:bCs/>
                <w:noProof/>
                <w:webHidden/>
              </w:rPr>
              <w:fldChar w:fldCharType="separate"/>
            </w:r>
            <w:r w:rsidR="00111B93">
              <w:rPr>
                <w:bCs/>
                <w:noProof/>
                <w:webHidden/>
              </w:rPr>
              <w:t>21</w:t>
            </w:r>
            <w:r w:rsidR="00EA2B26" w:rsidRPr="00F22575">
              <w:rPr>
                <w:bCs/>
                <w:noProof/>
                <w:webHidden/>
              </w:rPr>
              <w:fldChar w:fldCharType="end"/>
            </w:r>
          </w:hyperlink>
        </w:p>
        <w:p w14:paraId="43442C3B" w14:textId="0C5BA58B" w:rsidR="00EA2B26" w:rsidRPr="00F22575" w:rsidRDefault="000B21E8">
          <w:pPr>
            <w:pStyle w:val="TM2"/>
            <w:tabs>
              <w:tab w:val="right" w:leader="dot" w:pos="9062"/>
            </w:tabs>
            <w:rPr>
              <w:rFonts w:eastAsiaTheme="minorEastAsia"/>
              <w:bCs/>
              <w:noProof/>
              <w:lang w:eastAsia="fr-FR"/>
            </w:rPr>
          </w:pPr>
          <w:hyperlink w:anchor="_Toc105167213" w:history="1">
            <w:r w:rsidR="00EA2B26" w:rsidRPr="00F22575">
              <w:rPr>
                <w:rStyle w:val="Lienhypertexte"/>
                <w:bCs/>
                <w:noProof/>
              </w:rPr>
              <w:t>3.1 Introduction</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_Toc105167213 \h </w:instrText>
            </w:r>
            <w:r w:rsidR="00EA2B26" w:rsidRPr="00F22575">
              <w:rPr>
                <w:bCs/>
                <w:noProof/>
                <w:webHidden/>
              </w:rPr>
            </w:r>
            <w:r w:rsidR="00EA2B26" w:rsidRPr="00F22575">
              <w:rPr>
                <w:bCs/>
                <w:noProof/>
                <w:webHidden/>
              </w:rPr>
              <w:fldChar w:fldCharType="separate"/>
            </w:r>
            <w:r w:rsidR="00111B93">
              <w:rPr>
                <w:bCs/>
                <w:noProof/>
                <w:webHidden/>
              </w:rPr>
              <w:t>21</w:t>
            </w:r>
            <w:r w:rsidR="00EA2B26" w:rsidRPr="00F22575">
              <w:rPr>
                <w:bCs/>
                <w:noProof/>
                <w:webHidden/>
              </w:rPr>
              <w:fldChar w:fldCharType="end"/>
            </w:r>
          </w:hyperlink>
        </w:p>
        <w:p w14:paraId="2961AE66" w14:textId="6AF89A0E" w:rsidR="00EA2B26" w:rsidRPr="00F22575" w:rsidRDefault="000B21E8">
          <w:pPr>
            <w:pStyle w:val="TM2"/>
            <w:tabs>
              <w:tab w:val="right" w:leader="dot" w:pos="9062"/>
            </w:tabs>
            <w:rPr>
              <w:rFonts w:eastAsiaTheme="minorEastAsia"/>
              <w:bCs/>
              <w:noProof/>
              <w:lang w:eastAsia="fr-FR"/>
            </w:rPr>
          </w:pPr>
          <w:hyperlink w:anchor="_Toc105167214" w:history="1">
            <w:r w:rsidR="00EA2B26" w:rsidRPr="00F22575">
              <w:rPr>
                <w:rStyle w:val="Lienhypertexte"/>
                <w:bCs/>
                <w:noProof/>
              </w:rPr>
              <w:t>3.2 Spécification des besoins</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_Toc105167214 \h </w:instrText>
            </w:r>
            <w:r w:rsidR="00EA2B26" w:rsidRPr="00F22575">
              <w:rPr>
                <w:bCs/>
                <w:noProof/>
                <w:webHidden/>
              </w:rPr>
            </w:r>
            <w:r w:rsidR="00EA2B26" w:rsidRPr="00F22575">
              <w:rPr>
                <w:bCs/>
                <w:noProof/>
                <w:webHidden/>
              </w:rPr>
              <w:fldChar w:fldCharType="separate"/>
            </w:r>
            <w:r w:rsidR="00111B93">
              <w:rPr>
                <w:bCs/>
                <w:noProof/>
                <w:webHidden/>
              </w:rPr>
              <w:t>21</w:t>
            </w:r>
            <w:r w:rsidR="00EA2B26" w:rsidRPr="00F22575">
              <w:rPr>
                <w:bCs/>
                <w:noProof/>
                <w:webHidden/>
              </w:rPr>
              <w:fldChar w:fldCharType="end"/>
            </w:r>
          </w:hyperlink>
        </w:p>
        <w:p w14:paraId="236C462A" w14:textId="166CD2D4" w:rsidR="00EA2B26" w:rsidRPr="00F22575" w:rsidRDefault="000B21E8">
          <w:pPr>
            <w:pStyle w:val="TM3"/>
            <w:tabs>
              <w:tab w:val="right" w:leader="dot" w:pos="9062"/>
            </w:tabs>
            <w:rPr>
              <w:rFonts w:eastAsiaTheme="minorEastAsia"/>
              <w:bCs/>
              <w:noProof/>
              <w:lang w:eastAsia="fr-FR"/>
            </w:rPr>
          </w:pPr>
          <w:hyperlink w:anchor="_Toc105167215" w:history="1">
            <w:r w:rsidR="00EA2B26" w:rsidRPr="00F22575">
              <w:rPr>
                <w:rStyle w:val="Lienhypertexte"/>
                <w:bCs/>
                <w:noProof/>
              </w:rPr>
              <w:t>3.2.1 Expression du besoin</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_Toc105167215 \h </w:instrText>
            </w:r>
            <w:r w:rsidR="00EA2B26" w:rsidRPr="00F22575">
              <w:rPr>
                <w:bCs/>
                <w:noProof/>
                <w:webHidden/>
              </w:rPr>
            </w:r>
            <w:r w:rsidR="00EA2B26" w:rsidRPr="00F22575">
              <w:rPr>
                <w:bCs/>
                <w:noProof/>
                <w:webHidden/>
              </w:rPr>
              <w:fldChar w:fldCharType="separate"/>
            </w:r>
            <w:r w:rsidR="00111B93">
              <w:rPr>
                <w:bCs/>
                <w:noProof/>
                <w:webHidden/>
              </w:rPr>
              <w:t>21</w:t>
            </w:r>
            <w:r w:rsidR="00EA2B26" w:rsidRPr="00F22575">
              <w:rPr>
                <w:bCs/>
                <w:noProof/>
                <w:webHidden/>
              </w:rPr>
              <w:fldChar w:fldCharType="end"/>
            </w:r>
          </w:hyperlink>
        </w:p>
        <w:p w14:paraId="0BCC7B33" w14:textId="34DA0A37" w:rsidR="00EA2B26" w:rsidRPr="00F22575" w:rsidRDefault="000B21E8">
          <w:pPr>
            <w:pStyle w:val="TM3"/>
            <w:tabs>
              <w:tab w:val="right" w:leader="dot" w:pos="9062"/>
            </w:tabs>
            <w:rPr>
              <w:rFonts w:eastAsiaTheme="minorEastAsia"/>
              <w:bCs/>
              <w:noProof/>
              <w:lang w:eastAsia="fr-FR"/>
            </w:rPr>
          </w:pPr>
          <w:hyperlink w:anchor="_Toc105167216" w:history="1">
            <w:r w:rsidR="00EA2B26" w:rsidRPr="00F22575">
              <w:rPr>
                <w:rStyle w:val="Lienhypertexte"/>
                <w:bCs/>
                <w:noProof/>
              </w:rPr>
              <w:t>3.2.2 Cahier de charge</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_Toc105167216 \h </w:instrText>
            </w:r>
            <w:r w:rsidR="00EA2B26" w:rsidRPr="00F22575">
              <w:rPr>
                <w:bCs/>
                <w:noProof/>
                <w:webHidden/>
              </w:rPr>
            </w:r>
            <w:r w:rsidR="00EA2B26" w:rsidRPr="00F22575">
              <w:rPr>
                <w:bCs/>
                <w:noProof/>
                <w:webHidden/>
              </w:rPr>
              <w:fldChar w:fldCharType="separate"/>
            </w:r>
            <w:r w:rsidR="00111B93">
              <w:rPr>
                <w:bCs/>
                <w:noProof/>
                <w:webHidden/>
              </w:rPr>
              <w:t>21</w:t>
            </w:r>
            <w:r w:rsidR="00EA2B26" w:rsidRPr="00F22575">
              <w:rPr>
                <w:bCs/>
                <w:noProof/>
                <w:webHidden/>
              </w:rPr>
              <w:fldChar w:fldCharType="end"/>
            </w:r>
          </w:hyperlink>
        </w:p>
        <w:p w14:paraId="3E9F0102" w14:textId="7DD14D20" w:rsidR="00EA2B26" w:rsidRPr="00F22575" w:rsidRDefault="000B21E8">
          <w:pPr>
            <w:pStyle w:val="TM2"/>
            <w:tabs>
              <w:tab w:val="left" w:pos="880"/>
              <w:tab w:val="right" w:leader="dot" w:pos="9062"/>
            </w:tabs>
            <w:rPr>
              <w:rFonts w:eastAsiaTheme="minorEastAsia"/>
              <w:bCs/>
              <w:noProof/>
              <w:lang w:eastAsia="fr-FR"/>
            </w:rPr>
          </w:pPr>
          <w:hyperlink w:anchor="_Toc105167217" w:history="1">
            <w:r w:rsidR="00EA2B26" w:rsidRPr="00F22575">
              <w:rPr>
                <w:rStyle w:val="Lienhypertexte"/>
                <w:rFonts w:eastAsia="Microsoft JhengHei"/>
                <w:bCs/>
                <w:noProof/>
                <w:lang w:eastAsia="fr-FR"/>
              </w:rPr>
              <w:t>3.3</w:t>
            </w:r>
            <w:r w:rsidR="00EA2B26" w:rsidRPr="00F22575">
              <w:rPr>
                <w:rFonts w:eastAsiaTheme="minorEastAsia"/>
                <w:bCs/>
                <w:noProof/>
                <w:lang w:eastAsia="fr-FR"/>
              </w:rPr>
              <w:tab/>
            </w:r>
            <w:r w:rsidR="00EA2B26" w:rsidRPr="00F22575">
              <w:rPr>
                <w:rStyle w:val="Lienhypertexte"/>
                <w:rFonts w:eastAsia="Microsoft JhengHei"/>
                <w:bCs/>
                <w:noProof/>
              </w:rPr>
              <w:t>Architecture globale « Software –Hardware</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_Toc105167217 \h </w:instrText>
            </w:r>
            <w:r w:rsidR="00EA2B26" w:rsidRPr="00F22575">
              <w:rPr>
                <w:bCs/>
                <w:noProof/>
                <w:webHidden/>
              </w:rPr>
            </w:r>
            <w:r w:rsidR="00EA2B26" w:rsidRPr="00F22575">
              <w:rPr>
                <w:bCs/>
                <w:noProof/>
                <w:webHidden/>
              </w:rPr>
              <w:fldChar w:fldCharType="separate"/>
            </w:r>
            <w:r w:rsidR="00111B93">
              <w:rPr>
                <w:bCs/>
                <w:noProof/>
                <w:webHidden/>
              </w:rPr>
              <w:t>23</w:t>
            </w:r>
            <w:r w:rsidR="00EA2B26" w:rsidRPr="00F22575">
              <w:rPr>
                <w:bCs/>
                <w:noProof/>
                <w:webHidden/>
              </w:rPr>
              <w:fldChar w:fldCharType="end"/>
            </w:r>
          </w:hyperlink>
        </w:p>
        <w:p w14:paraId="74F68D61" w14:textId="58E51450" w:rsidR="00EA2B26" w:rsidRPr="00F22575" w:rsidRDefault="000B21E8">
          <w:pPr>
            <w:pStyle w:val="TM3"/>
            <w:tabs>
              <w:tab w:val="right" w:leader="dot" w:pos="9062"/>
            </w:tabs>
            <w:rPr>
              <w:rFonts w:eastAsiaTheme="minorEastAsia"/>
              <w:bCs/>
              <w:noProof/>
              <w:lang w:eastAsia="fr-FR"/>
            </w:rPr>
          </w:pPr>
          <w:hyperlink w:anchor="_Toc105167218" w:history="1">
            <w:r w:rsidR="00EA2B26" w:rsidRPr="00F22575">
              <w:rPr>
                <w:rStyle w:val="Lienhypertexte"/>
                <w:rFonts w:eastAsia="Microsoft JhengHei"/>
                <w:bCs/>
                <w:noProof/>
              </w:rPr>
              <w:t>3.3.1 Architecture Hardware :</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_Toc105167218 \h </w:instrText>
            </w:r>
            <w:r w:rsidR="00EA2B26" w:rsidRPr="00F22575">
              <w:rPr>
                <w:bCs/>
                <w:noProof/>
                <w:webHidden/>
              </w:rPr>
            </w:r>
            <w:r w:rsidR="00EA2B26" w:rsidRPr="00F22575">
              <w:rPr>
                <w:bCs/>
                <w:noProof/>
                <w:webHidden/>
              </w:rPr>
              <w:fldChar w:fldCharType="separate"/>
            </w:r>
            <w:r w:rsidR="00111B93">
              <w:rPr>
                <w:bCs/>
                <w:noProof/>
                <w:webHidden/>
              </w:rPr>
              <w:t>23</w:t>
            </w:r>
            <w:r w:rsidR="00EA2B26" w:rsidRPr="00F22575">
              <w:rPr>
                <w:bCs/>
                <w:noProof/>
                <w:webHidden/>
              </w:rPr>
              <w:fldChar w:fldCharType="end"/>
            </w:r>
          </w:hyperlink>
        </w:p>
        <w:p w14:paraId="319AB268" w14:textId="7CECE6D1" w:rsidR="00EA2B26" w:rsidRPr="00F22575" w:rsidRDefault="000B21E8">
          <w:pPr>
            <w:pStyle w:val="TM3"/>
            <w:tabs>
              <w:tab w:val="right" w:leader="dot" w:pos="9062"/>
            </w:tabs>
            <w:rPr>
              <w:rFonts w:eastAsiaTheme="minorEastAsia"/>
              <w:bCs/>
              <w:noProof/>
              <w:lang w:eastAsia="fr-FR"/>
            </w:rPr>
          </w:pPr>
          <w:hyperlink w:anchor="_Toc105167219" w:history="1">
            <w:r w:rsidR="00EA2B26" w:rsidRPr="00F22575">
              <w:rPr>
                <w:rStyle w:val="Lienhypertexte"/>
                <w:bCs/>
                <w:noProof/>
              </w:rPr>
              <w:t>3.3.2</w:t>
            </w:r>
            <w:r w:rsidR="00EA2B26" w:rsidRPr="00F22575">
              <w:rPr>
                <w:rStyle w:val="Lienhypertexte"/>
                <w:rFonts w:ascii="Arial" w:eastAsia="Arial" w:hAnsi="Arial" w:cs="Arial"/>
                <w:bCs/>
                <w:noProof/>
              </w:rPr>
              <w:t xml:space="preserve"> </w:t>
            </w:r>
            <w:r w:rsidR="00EA2B26" w:rsidRPr="00F22575">
              <w:rPr>
                <w:rStyle w:val="Lienhypertexte"/>
                <w:bCs/>
                <w:noProof/>
              </w:rPr>
              <w:t>Architecture Software :</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_Toc105167219 \h </w:instrText>
            </w:r>
            <w:r w:rsidR="00EA2B26" w:rsidRPr="00F22575">
              <w:rPr>
                <w:bCs/>
                <w:noProof/>
                <w:webHidden/>
              </w:rPr>
            </w:r>
            <w:r w:rsidR="00EA2B26" w:rsidRPr="00F22575">
              <w:rPr>
                <w:bCs/>
                <w:noProof/>
                <w:webHidden/>
              </w:rPr>
              <w:fldChar w:fldCharType="separate"/>
            </w:r>
            <w:r w:rsidR="00111B93">
              <w:rPr>
                <w:bCs/>
                <w:noProof/>
                <w:webHidden/>
              </w:rPr>
              <w:t>33</w:t>
            </w:r>
            <w:r w:rsidR="00EA2B26" w:rsidRPr="00F22575">
              <w:rPr>
                <w:bCs/>
                <w:noProof/>
                <w:webHidden/>
              </w:rPr>
              <w:fldChar w:fldCharType="end"/>
            </w:r>
          </w:hyperlink>
        </w:p>
        <w:p w14:paraId="16BB167A" w14:textId="22B91416" w:rsidR="00EA2B26" w:rsidRPr="00F22575" w:rsidRDefault="000B21E8">
          <w:pPr>
            <w:pStyle w:val="TM2"/>
            <w:tabs>
              <w:tab w:val="left" w:pos="880"/>
              <w:tab w:val="right" w:leader="dot" w:pos="9062"/>
            </w:tabs>
            <w:rPr>
              <w:rFonts w:eastAsiaTheme="minorEastAsia"/>
              <w:bCs/>
              <w:noProof/>
              <w:lang w:eastAsia="fr-FR"/>
            </w:rPr>
          </w:pPr>
          <w:hyperlink w:anchor="_Toc105167220" w:history="1">
            <w:r w:rsidR="00EA2B26" w:rsidRPr="00F22575">
              <w:rPr>
                <w:rStyle w:val="Lienhypertexte"/>
                <w:rFonts w:eastAsia="Microsoft JhengHei"/>
                <w:bCs/>
                <w:noProof/>
              </w:rPr>
              <w:t>3.4</w:t>
            </w:r>
            <w:r w:rsidR="00EA2B26" w:rsidRPr="00F22575">
              <w:rPr>
                <w:rFonts w:eastAsiaTheme="minorEastAsia"/>
                <w:bCs/>
                <w:noProof/>
                <w:lang w:eastAsia="fr-FR"/>
              </w:rPr>
              <w:tab/>
            </w:r>
            <w:r w:rsidR="00EA2B26" w:rsidRPr="00F22575">
              <w:rPr>
                <w:rStyle w:val="Lienhypertexte"/>
                <w:bCs/>
                <w:noProof/>
              </w:rPr>
              <w:t>Conclusion</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_Toc105167220 \h </w:instrText>
            </w:r>
            <w:r w:rsidR="00EA2B26" w:rsidRPr="00F22575">
              <w:rPr>
                <w:bCs/>
                <w:noProof/>
                <w:webHidden/>
              </w:rPr>
            </w:r>
            <w:r w:rsidR="00EA2B26" w:rsidRPr="00F22575">
              <w:rPr>
                <w:bCs/>
                <w:noProof/>
                <w:webHidden/>
              </w:rPr>
              <w:fldChar w:fldCharType="separate"/>
            </w:r>
            <w:r w:rsidR="00111B93">
              <w:rPr>
                <w:bCs/>
                <w:noProof/>
                <w:webHidden/>
              </w:rPr>
              <w:t>34</w:t>
            </w:r>
            <w:r w:rsidR="00EA2B26" w:rsidRPr="00F22575">
              <w:rPr>
                <w:bCs/>
                <w:noProof/>
                <w:webHidden/>
              </w:rPr>
              <w:fldChar w:fldCharType="end"/>
            </w:r>
          </w:hyperlink>
        </w:p>
        <w:p w14:paraId="2259FFDE" w14:textId="267D9A7F" w:rsidR="00EA2B26" w:rsidRPr="00F22575" w:rsidRDefault="000B21E8">
          <w:pPr>
            <w:pStyle w:val="TM1"/>
            <w:tabs>
              <w:tab w:val="right" w:leader="dot" w:pos="9062"/>
            </w:tabs>
            <w:rPr>
              <w:rFonts w:eastAsiaTheme="minorEastAsia"/>
              <w:bCs/>
              <w:noProof/>
              <w:lang w:eastAsia="fr-FR"/>
            </w:rPr>
          </w:pPr>
          <w:hyperlink w:anchor="_Toc105167221" w:history="1">
            <w:r w:rsidR="00EA2B26" w:rsidRPr="00F22575">
              <w:rPr>
                <w:rStyle w:val="Lienhypertexte"/>
                <w:bCs/>
                <w:noProof/>
              </w:rPr>
              <w:t>Chapitre 4 : Conception et réalisation</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_Toc105167221 \h </w:instrText>
            </w:r>
            <w:r w:rsidR="00EA2B26" w:rsidRPr="00F22575">
              <w:rPr>
                <w:bCs/>
                <w:noProof/>
                <w:webHidden/>
              </w:rPr>
            </w:r>
            <w:r w:rsidR="00EA2B26" w:rsidRPr="00F22575">
              <w:rPr>
                <w:bCs/>
                <w:noProof/>
                <w:webHidden/>
              </w:rPr>
              <w:fldChar w:fldCharType="separate"/>
            </w:r>
            <w:r w:rsidR="00111B93">
              <w:rPr>
                <w:bCs/>
                <w:noProof/>
                <w:webHidden/>
              </w:rPr>
              <w:t>35</w:t>
            </w:r>
            <w:r w:rsidR="00EA2B26" w:rsidRPr="00F22575">
              <w:rPr>
                <w:bCs/>
                <w:noProof/>
                <w:webHidden/>
              </w:rPr>
              <w:fldChar w:fldCharType="end"/>
            </w:r>
          </w:hyperlink>
        </w:p>
        <w:p w14:paraId="71B9AE4E" w14:textId="06697E71" w:rsidR="00EA2B26" w:rsidRPr="00F22575" w:rsidRDefault="000B21E8">
          <w:pPr>
            <w:pStyle w:val="TM2"/>
            <w:tabs>
              <w:tab w:val="left" w:pos="880"/>
              <w:tab w:val="right" w:leader="dot" w:pos="9062"/>
            </w:tabs>
            <w:rPr>
              <w:rFonts w:eastAsiaTheme="minorEastAsia"/>
              <w:bCs/>
              <w:noProof/>
              <w:lang w:eastAsia="fr-FR"/>
            </w:rPr>
          </w:pPr>
          <w:hyperlink w:anchor="_Toc105167222" w:history="1">
            <w:r w:rsidR="00EA2B26" w:rsidRPr="00F22575">
              <w:rPr>
                <w:rStyle w:val="Lienhypertexte"/>
                <w:rFonts w:asciiTheme="majorBidi" w:hAnsiTheme="majorBidi"/>
                <w:bCs/>
                <w:noProof/>
              </w:rPr>
              <w:t>4.1</w:t>
            </w:r>
            <w:r w:rsidR="00EA2B26" w:rsidRPr="00F22575">
              <w:rPr>
                <w:rFonts w:eastAsiaTheme="minorEastAsia"/>
                <w:bCs/>
                <w:noProof/>
                <w:lang w:eastAsia="fr-FR"/>
              </w:rPr>
              <w:tab/>
            </w:r>
            <w:r w:rsidR="00EA2B26" w:rsidRPr="00F22575">
              <w:rPr>
                <w:rStyle w:val="Lienhypertexte"/>
                <w:rFonts w:asciiTheme="majorBidi" w:hAnsiTheme="majorBidi"/>
                <w:bCs/>
                <w:noProof/>
              </w:rPr>
              <w:t>Introduction</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_Toc105167222 \h </w:instrText>
            </w:r>
            <w:r w:rsidR="00EA2B26" w:rsidRPr="00F22575">
              <w:rPr>
                <w:bCs/>
                <w:noProof/>
                <w:webHidden/>
              </w:rPr>
            </w:r>
            <w:r w:rsidR="00EA2B26" w:rsidRPr="00F22575">
              <w:rPr>
                <w:bCs/>
                <w:noProof/>
                <w:webHidden/>
              </w:rPr>
              <w:fldChar w:fldCharType="separate"/>
            </w:r>
            <w:r w:rsidR="00111B93">
              <w:rPr>
                <w:bCs/>
                <w:noProof/>
                <w:webHidden/>
              </w:rPr>
              <w:t>35</w:t>
            </w:r>
            <w:r w:rsidR="00EA2B26" w:rsidRPr="00F22575">
              <w:rPr>
                <w:bCs/>
                <w:noProof/>
                <w:webHidden/>
              </w:rPr>
              <w:fldChar w:fldCharType="end"/>
            </w:r>
          </w:hyperlink>
        </w:p>
        <w:p w14:paraId="7B60CB30" w14:textId="47B0F5E1" w:rsidR="00EA2B26" w:rsidRPr="00F22575" w:rsidRDefault="000B21E8">
          <w:pPr>
            <w:pStyle w:val="TM2"/>
            <w:tabs>
              <w:tab w:val="left" w:pos="880"/>
              <w:tab w:val="right" w:leader="dot" w:pos="9062"/>
            </w:tabs>
            <w:rPr>
              <w:rFonts w:eastAsiaTheme="minorEastAsia"/>
              <w:bCs/>
              <w:noProof/>
              <w:lang w:eastAsia="fr-FR"/>
            </w:rPr>
          </w:pPr>
          <w:hyperlink w:anchor="_Toc105167223" w:history="1">
            <w:r w:rsidR="00EA2B26" w:rsidRPr="00F22575">
              <w:rPr>
                <w:rStyle w:val="Lienhypertexte"/>
                <w:rFonts w:asciiTheme="majorBidi" w:hAnsiTheme="majorBidi"/>
                <w:bCs/>
                <w:noProof/>
              </w:rPr>
              <w:t>4.2</w:t>
            </w:r>
            <w:r w:rsidR="00EA2B26" w:rsidRPr="00F22575">
              <w:rPr>
                <w:rFonts w:eastAsiaTheme="minorEastAsia"/>
                <w:bCs/>
                <w:noProof/>
                <w:lang w:eastAsia="fr-FR"/>
              </w:rPr>
              <w:tab/>
            </w:r>
            <w:r w:rsidR="00EA2B26" w:rsidRPr="00F22575">
              <w:rPr>
                <w:rStyle w:val="Lienhypertexte"/>
                <w:rFonts w:asciiTheme="majorBidi" w:hAnsiTheme="majorBidi"/>
                <w:bCs/>
                <w:noProof/>
              </w:rPr>
              <w:t>OS kernel</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_Toc105167223 \h </w:instrText>
            </w:r>
            <w:r w:rsidR="00EA2B26" w:rsidRPr="00F22575">
              <w:rPr>
                <w:bCs/>
                <w:noProof/>
                <w:webHidden/>
              </w:rPr>
            </w:r>
            <w:r w:rsidR="00EA2B26" w:rsidRPr="00F22575">
              <w:rPr>
                <w:bCs/>
                <w:noProof/>
                <w:webHidden/>
              </w:rPr>
              <w:fldChar w:fldCharType="separate"/>
            </w:r>
            <w:r w:rsidR="00111B93">
              <w:rPr>
                <w:bCs/>
                <w:noProof/>
                <w:webHidden/>
              </w:rPr>
              <w:t>35</w:t>
            </w:r>
            <w:r w:rsidR="00EA2B26" w:rsidRPr="00F22575">
              <w:rPr>
                <w:bCs/>
                <w:noProof/>
                <w:webHidden/>
              </w:rPr>
              <w:fldChar w:fldCharType="end"/>
            </w:r>
          </w:hyperlink>
        </w:p>
        <w:p w14:paraId="4B5FDD28" w14:textId="1E22EC6A" w:rsidR="00EA2B26" w:rsidRPr="00F22575" w:rsidRDefault="000B21E8">
          <w:pPr>
            <w:pStyle w:val="TM3"/>
            <w:tabs>
              <w:tab w:val="right" w:leader="dot" w:pos="9062"/>
            </w:tabs>
            <w:rPr>
              <w:rFonts w:eastAsiaTheme="minorEastAsia"/>
              <w:bCs/>
              <w:noProof/>
              <w:lang w:eastAsia="fr-FR"/>
            </w:rPr>
          </w:pPr>
          <w:hyperlink w:anchor="_Toc105167224" w:history="1">
            <w:r w:rsidR="00EA2B26" w:rsidRPr="00F22575">
              <w:rPr>
                <w:rStyle w:val="Lienhypertexte"/>
                <w:rFonts w:asciiTheme="majorBidi" w:eastAsia="Microsoft JhengHei" w:hAnsiTheme="majorBidi"/>
                <w:bCs/>
                <w:noProof/>
              </w:rPr>
              <w:t>4.2.1 Middleware (FreeRTOS)</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_Toc105167224 \h </w:instrText>
            </w:r>
            <w:r w:rsidR="00EA2B26" w:rsidRPr="00F22575">
              <w:rPr>
                <w:bCs/>
                <w:noProof/>
                <w:webHidden/>
              </w:rPr>
            </w:r>
            <w:r w:rsidR="00EA2B26" w:rsidRPr="00F22575">
              <w:rPr>
                <w:bCs/>
                <w:noProof/>
                <w:webHidden/>
              </w:rPr>
              <w:fldChar w:fldCharType="separate"/>
            </w:r>
            <w:r w:rsidR="00111B93">
              <w:rPr>
                <w:bCs/>
                <w:noProof/>
                <w:webHidden/>
              </w:rPr>
              <w:t>35</w:t>
            </w:r>
            <w:r w:rsidR="00EA2B26" w:rsidRPr="00F22575">
              <w:rPr>
                <w:bCs/>
                <w:noProof/>
                <w:webHidden/>
              </w:rPr>
              <w:fldChar w:fldCharType="end"/>
            </w:r>
          </w:hyperlink>
        </w:p>
        <w:p w14:paraId="37B436F3" w14:textId="3B0063B3" w:rsidR="00EA2B26" w:rsidRPr="00F22575" w:rsidRDefault="000B21E8">
          <w:pPr>
            <w:pStyle w:val="TM3"/>
            <w:tabs>
              <w:tab w:val="right" w:leader="dot" w:pos="9062"/>
            </w:tabs>
            <w:rPr>
              <w:rFonts w:eastAsiaTheme="minorEastAsia"/>
              <w:bCs/>
              <w:noProof/>
              <w:lang w:eastAsia="fr-FR"/>
            </w:rPr>
          </w:pPr>
          <w:hyperlink w:anchor="_Toc105167225" w:history="1">
            <w:r w:rsidR="00EA2B26" w:rsidRPr="00F22575">
              <w:rPr>
                <w:rStyle w:val="Lienhypertexte"/>
                <w:rFonts w:asciiTheme="majorBidi" w:eastAsia="Microsoft JhengHei" w:hAnsiTheme="majorBidi"/>
                <w:bCs/>
                <w:noProof/>
              </w:rPr>
              <w:t>4.2.2Tâches Et Queues (File d’attente)</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_Toc105167225 \h </w:instrText>
            </w:r>
            <w:r w:rsidR="00EA2B26" w:rsidRPr="00F22575">
              <w:rPr>
                <w:bCs/>
                <w:noProof/>
                <w:webHidden/>
              </w:rPr>
            </w:r>
            <w:r w:rsidR="00EA2B26" w:rsidRPr="00F22575">
              <w:rPr>
                <w:bCs/>
                <w:noProof/>
                <w:webHidden/>
              </w:rPr>
              <w:fldChar w:fldCharType="separate"/>
            </w:r>
            <w:r w:rsidR="00111B93">
              <w:rPr>
                <w:bCs/>
                <w:noProof/>
                <w:webHidden/>
              </w:rPr>
              <w:t>36</w:t>
            </w:r>
            <w:r w:rsidR="00EA2B26" w:rsidRPr="00F22575">
              <w:rPr>
                <w:bCs/>
                <w:noProof/>
                <w:webHidden/>
              </w:rPr>
              <w:fldChar w:fldCharType="end"/>
            </w:r>
          </w:hyperlink>
        </w:p>
        <w:p w14:paraId="17ACE5F1" w14:textId="536DA560" w:rsidR="00EA2B26" w:rsidRPr="00F22575" w:rsidRDefault="000B21E8">
          <w:pPr>
            <w:pStyle w:val="TM2"/>
            <w:tabs>
              <w:tab w:val="left" w:pos="880"/>
              <w:tab w:val="right" w:leader="dot" w:pos="9062"/>
            </w:tabs>
            <w:rPr>
              <w:rFonts w:eastAsiaTheme="minorEastAsia"/>
              <w:bCs/>
              <w:noProof/>
              <w:lang w:eastAsia="fr-FR"/>
            </w:rPr>
          </w:pPr>
          <w:hyperlink w:anchor="_Toc105167226" w:history="1">
            <w:r w:rsidR="00EA2B26" w:rsidRPr="00F22575">
              <w:rPr>
                <w:rStyle w:val="Lienhypertexte"/>
                <w:rFonts w:asciiTheme="majorBidi" w:hAnsiTheme="majorBidi"/>
                <w:bCs/>
                <w:noProof/>
              </w:rPr>
              <w:t>4.3</w:t>
            </w:r>
            <w:r w:rsidR="00EA2B26" w:rsidRPr="00F22575">
              <w:rPr>
                <w:rFonts w:eastAsiaTheme="minorEastAsia"/>
                <w:bCs/>
                <w:noProof/>
                <w:lang w:eastAsia="fr-FR"/>
              </w:rPr>
              <w:tab/>
            </w:r>
            <w:r w:rsidR="00EA2B26" w:rsidRPr="00F22575">
              <w:rPr>
                <w:rStyle w:val="Lienhypertexte"/>
                <w:rFonts w:asciiTheme="majorBidi" w:hAnsiTheme="majorBidi"/>
                <w:bCs/>
                <w:noProof/>
              </w:rPr>
              <w:t>Moteur pas à pas</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_Toc105167226 \h </w:instrText>
            </w:r>
            <w:r w:rsidR="00EA2B26" w:rsidRPr="00F22575">
              <w:rPr>
                <w:bCs/>
                <w:noProof/>
                <w:webHidden/>
              </w:rPr>
            </w:r>
            <w:r w:rsidR="00EA2B26" w:rsidRPr="00F22575">
              <w:rPr>
                <w:bCs/>
                <w:noProof/>
                <w:webHidden/>
              </w:rPr>
              <w:fldChar w:fldCharType="separate"/>
            </w:r>
            <w:r w:rsidR="00111B93">
              <w:rPr>
                <w:bCs/>
                <w:noProof/>
                <w:webHidden/>
              </w:rPr>
              <w:t>41</w:t>
            </w:r>
            <w:r w:rsidR="00EA2B26" w:rsidRPr="00F22575">
              <w:rPr>
                <w:bCs/>
                <w:noProof/>
                <w:webHidden/>
              </w:rPr>
              <w:fldChar w:fldCharType="end"/>
            </w:r>
          </w:hyperlink>
        </w:p>
        <w:p w14:paraId="5EFE03F9" w14:textId="0DAE993A" w:rsidR="00EA2B26" w:rsidRPr="00F22575" w:rsidRDefault="000B21E8">
          <w:pPr>
            <w:pStyle w:val="TM3"/>
            <w:tabs>
              <w:tab w:val="left" w:pos="1320"/>
              <w:tab w:val="right" w:leader="dot" w:pos="9062"/>
            </w:tabs>
            <w:rPr>
              <w:rFonts w:eastAsiaTheme="minorEastAsia"/>
              <w:bCs/>
              <w:noProof/>
              <w:lang w:eastAsia="fr-FR"/>
            </w:rPr>
          </w:pPr>
          <w:hyperlink w:anchor="_Toc105167227" w:history="1">
            <w:r w:rsidR="00EA2B26" w:rsidRPr="00F22575">
              <w:rPr>
                <w:rStyle w:val="Lienhypertexte"/>
                <w:rFonts w:asciiTheme="majorBidi" w:hAnsiTheme="majorBidi"/>
                <w:bCs/>
                <w:noProof/>
              </w:rPr>
              <w:t>4.3.1</w:t>
            </w:r>
            <w:r w:rsidR="00EA2B26" w:rsidRPr="00F22575">
              <w:rPr>
                <w:rFonts w:eastAsiaTheme="minorEastAsia"/>
                <w:bCs/>
                <w:noProof/>
                <w:lang w:eastAsia="fr-FR"/>
              </w:rPr>
              <w:tab/>
            </w:r>
            <w:r w:rsidR="00EA2B26" w:rsidRPr="00F22575">
              <w:rPr>
                <w:rStyle w:val="Lienhypertexte"/>
                <w:rFonts w:asciiTheme="majorBidi" w:hAnsiTheme="majorBidi"/>
                <w:bCs/>
                <w:noProof/>
              </w:rPr>
              <w:t>L6474 Driver / L6474.C :</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_Toc105167227 \h </w:instrText>
            </w:r>
            <w:r w:rsidR="00EA2B26" w:rsidRPr="00F22575">
              <w:rPr>
                <w:bCs/>
                <w:noProof/>
                <w:webHidden/>
              </w:rPr>
            </w:r>
            <w:r w:rsidR="00EA2B26" w:rsidRPr="00F22575">
              <w:rPr>
                <w:bCs/>
                <w:noProof/>
                <w:webHidden/>
              </w:rPr>
              <w:fldChar w:fldCharType="separate"/>
            </w:r>
            <w:r w:rsidR="00111B93">
              <w:rPr>
                <w:bCs/>
                <w:noProof/>
                <w:webHidden/>
              </w:rPr>
              <w:t>41</w:t>
            </w:r>
            <w:r w:rsidR="00EA2B26" w:rsidRPr="00F22575">
              <w:rPr>
                <w:bCs/>
                <w:noProof/>
                <w:webHidden/>
              </w:rPr>
              <w:fldChar w:fldCharType="end"/>
            </w:r>
          </w:hyperlink>
        </w:p>
        <w:p w14:paraId="51EB54DA" w14:textId="691B14EE" w:rsidR="00EA2B26" w:rsidRPr="00F22575" w:rsidRDefault="000B21E8">
          <w:pPr>
            <w:pStyle w:val="TM3"/>
            <w:tabs>
              <w:tab w:val="left" w:pos="1320"/>
              <w:tab w:val="right" w:leader="dot" w:pos="9062"/>
            </w:tabs>
            <w:rPr>
              <w:rFonts w:eastAsiaTheme="minorEastAsia"/>
              <w:bCs/>
              <w:noProof/>
              <w:lang w:eastAsia="fr-FR"/>
            </w:rPr>
          </w:pPr>
          <w:hyperlink w:anchor="_Toc105167228" w:history="1">
            <w:r w:rsidR="00EA2B26" w:rsidRPr="00F22575">
              <w:rPr>
                <w:rStyle w:val="Lienhypertexte"/>
                <w:rFonts w:asciiTheme="majorBidi" w:hAnsiTheme="majorBidi"/>
                <w:bCs/>
                <w:noProof/>
              </w:rPr>
              <w:t>4.3.2</w:t>
            </w:r>
            <w:r w:rsidR="00EA2B26" w:rsidRPr="00F22575">
              <w:rPr>
                <w:rFonts w:eastAsiaTheme="minorEastAsia"/>
                <w:bCs/>
                <w:noProof/>
                <w:lang w:eastAsia="fr-FR"/>
              </w:rPr>
              <w:tab/>
            </w:r>
            <w:r w:rsidR="00EA2B26" w:rsidRPr="00F22575">
              <w:rPr>
                <w:rStyle w:val="Lienhypertexte"/>
                <w:rFonts w:asciiTheme="majorBidi" w:hAnsiTheme="majorBidi"/>
                <w:bCs/>
                <w:noProof/>
              </w:rPr>
              <w:t>Interruptions</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_Toc105167228 \h </w:instrText>
            </w:r>
            <w:r w:rsidR="00EA2B26" w:rsidRPr="00F22575">
              <w:rPr>
                <w:bCs/>
                <w:noProof/>
                <w:webHidden/>
              </w:rPr>
            </w:r>
            <w:r w:rsidR="00EA2B26" w:rsidRPr="00F22575">
              <w:rPr>
                <w:bCs/>
                <w:noProof/>
                <w:webHidden/>
              </w:rPr>
              <w:fldChar w:fldCharType="separate"/>
            </w:r>
            <w:r w:rsidR="00111B93">
              <w:rPr>
                <w:bCs/>
                <w:noProof/>
                <w:webHidden/>
              </w:rPr>
              <w:t>45</w:t>
            </w:r>
            <w:r w:rsidR="00EA2B26" w:rsidRPr="00F22575">
              <w:rPr>
                <w:bCs/>
                <w:noProof/>
                <w:webHidden/>
              </w:rPr>
              <w:fldChar w:fldCharType="end"/>
            </w:r>
          </w:hyperlink>
        </w:p>
        <w:p w14:paraId="4C231087" w14:textId="1FEC7CEC" w:rsidR="00EA2B26" w:rsidRPr="00F22575" w:rsidRDefault="000B21E8">
          <w:pPr>
            <w:pStyle w:val="TM3"/>
            <w:tabs>
              <w:tab w:val="left" w:pos="1320"/>
              <w:tab w:val="right" w:leader="dot" w:pos="9062"/>
            </w:tabs>
            <w:rPr>
              <w:rFonts w:eastAsiaTheme="minorEastAsia"/>
              <w:bCs/>
              <w:noProof/>
              <w:lang w:eastAsia="fr-FR"/>
            </w:rPr>
          </w:pPr>
          <w:hyperlink w:anchor="_Toc105167229" w:history="1">
            <w:r w:rsidR="00EA2B26" w:rsidRPr="00F22575">
              <w:rPr>
                <w:rStyle w:val="Lienhypertexte"/>
                <w:bCs/>
                <w:noProof/>
              </w:rPr>
              <w:t>4.3.3</w:t>
            </w:r>
            <w:r w:rsidR="00EA2B26" w:rsidRPr="00F22575">
              <w:rPr>
                <w:rFonts w:eastAsiaTheme="minorEastAsia"/>
                <w:bCs/>
                <w:noProof/>
                <w:lang w:eastAsia="fr-FR"/>
              </w:rPr>
              <w:tab/>
            </w:r>
            <w:r w:rsidR="00EA2B26" w:rsidRPr="00F22575">
              <w:rPr>
                <w:rStyle w:val="Lienhypertexte"/>
                <w:bCs/>
                <w:noProof/>
              </w:rPr>
              <w:t>Flux de données :</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_Toc105167229 \h </w:instrText>
            </w:r>
            <w:r w:rsidR="00EA2B26" w:rsidRPr="00F22575">
              <w:rPr>
                <w:bCs/>
                <w:noProof/>
                <w:webHidden/>
              </w:rPr>
            </w:r>
            <w:r w:rsidR="00EA2B26" w:rsidRPr="00F22575">
              <w:rPr>
                <w:bCs/>
                <w:noProof/>
                <w:webHidden/>
              </w:rPr>
              <w:fldChar w:fldCharType="separate"/>
            </w:r>
            <w:r w:rsidR="00111B93">
              <w:rPr>
                <w:bCs/>
                <w:noProof/>
                <w:webHidden/>
              </w:rPr>
              <w:t>47</w:t>
            </w:r>
            <w:r w:rsidR="00EA2B26" w:rsidRPr="00F22575">
              <w:rPr>
                <w:bCs/>
                <w:noProof/>
                <w:webHidden/>
              </w:rPr>
              <w:fldChar w:fldCharType="end"/>
            </w:r>
          </w:hyperlink>
        </w:p>
        <w:p w14:paraId="783DE301" w14:textId="4C9A97A6" w:rsidR="00EA2B26" w:rsidRPr="00F22575" w:rsidRDefault="000B21E8">
          <w:pPr>
            <w:pStyle w:val="TM3"/>
            <w:tabs>
              <w:tab w:val="left" w:pos="1320"/>
              <w:tab w:val="right" w:leader="dot" w:pos="9062"/>
            </w:tabs>
            <w:rPr>
              <w:rFonts w:eastAsiaTheme="minorEastAsia"/>
              <w:bCs/>
              <w:noProof/>
              <w:lang w:eastAsia="fr-FR"/>
            </w:rPr>
          </w:pPr>
          <w:hyperlink w:anchor="_Toc105167230" w:history="1">
            <w:r w:rsidR="00EA2B26" w:rsidRPr="00F22575">
              <w:rPr>
                <w:rStyle w:val="Lienhypertexte"/>
                <w:bCs/>
                <w:noProof/>
              </w:rPr>
              <w:t>4.3.4</w:t>
            </w:r>
            <w:r w:rsidR="00EA2B26" w:rsidRPr="00F22575">
              <w:rPr>
                <w:rFonts w:eastAsiaTheme="minorEastAsia"/>
                <w:bCs/>
                <w:noProof/>
                <w:lang w:eastAsia="fr-FR"/>
              </w:rPr>
              <w:tab/>
            </w:r>
            <w:r w:rsidR="00EA2B26" w:rsidRPr="00F22575">
              <w:rPr>
                <w:rStyle w:val="Lienhypertexte"/>
                <w:bCs/>
                <w:noProof/>
              </w:rPr>
              <w:t>Calcule</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_Toc105167230 \h </w:instrText>
            </w:r>
            <w:r w:rsidR="00EA2B26" w:rsidRPr="00F22575">
              <w:rPr>
                <w:bCs/>
                <w:noProof/>
                <w:webHidden/>
              </w:rPr>
            </w:r>
            <w:r w:rsidR="00EA2B26" w:rsidRPr="00F22575">
              <w:rPr>
                <w:bCs/>
                <w:noProof/>
                <w:webHidden/>
              </w:rPr>
              <w:fldChar w:fldCharType="separate"/>
            </w:r>
            <w:r w:rsidR="00111B93">
              <w:rPr>
                <w:bCs/>
                <w:noProof/>
                <w:webHidden/>
              </w:rPr>
              <w:t>47</w:t>
            </w:r>
            <w:r w:rsidR="00EA2B26" w:rsidRPr="00F22575">
              <w:rPr>
                <w:bCs/>
                <w:noProof/>
                <w:webHidden/>
              </w:rPr>
              <w:fldChar w:fldCharType="end"/>
            </w:r>
          </w:hyperlink>
        </w:p>
        <w:p w14:paraId="793AA701" w14:textId="006F876E" w:rsidR="00EA2B26" w:rsidRPr="00F22575" w:rsidRDefault="000B21E8">
          <w:pPr>
            <w:pStyle w:val="TM2"/>
            <w:tabs>
              <w:tab w:val="left" w:pos="880"/>
              <w:tab w:val="right" w:leader="dot" w:pos="9062"/>
            </w:tabs>
            <w:rPr>
              <w:rFonts w:eastAsiaTheme="minorEastAsia"/>
              <w:bCs/>
              <w:noProof/>
              <w:lang w:eastAsia="fr-FR"/>
            </w:rPr>
          </w:pPr>
          <w:hyperlink w:anchor="_Toc105167231" w:history="1">
            <w:r w:rsidR="00EA2B26" w:rsidRPr="00F22575">
              <w:rPr>
                <w:rStyle w:val="Lienhypertexte"/>
                <w:rFonts w:asciiTheme="majorBidi" w:eastAsia="Microsoft JhengHei" w:hAnsiTheme="majorBidi"/>
                <w:bCs/>
                <w:noProof/>
              </w:rPr>
              <w:t>4.4</w:t>
            </w:r>
            <w:r w:rsidR="00EA2B26" w:rsidRPr="00F22575">
              <w:rPr>
                <w:rFonts w:eastAsiaTheme="minorEastAsia"/>
                <w:bCs/>
                <w:noProof/>
                <w:lang w:eastAsia="fr-FR"/>
              </w:rPr>
              <w:tab/>
            </w:r>
            <w:r w:rsidR="00EA2B26" w:rsidRPr="00F22575">
              <w:rPr>
                <w:rStyle w:val="Lienhypertexte"/>
                <w:rFonts w:asciiTheme="majorBidi" w:eastAsia="Microsoft JhengHei" w:hAnsiTheme="majorBidi"/>
                <w:bCs/>
                <w:noProof/>
              </w:rPr>
              <w:t>Interface homme machine « IHM »</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_Toc105167231 \h </w:instrText>
            </w:r>
            <w:r w:rsidR="00EA2B26" w:rsidRPr="00F22575">
              <w:rPr>
                <w:bCs/>
                <w:noProof/>
                <w:webHidden/>
              </w:rPr>
            </w:r>
            <w:r w:rsidR="00EA2B26" w:rsidRPr="00F22575">
              <w:rPr>
                <w:bCs/>
                <w:noProof/>
                <w:webHidden/>
              </w:rPr>
              <w:fldChar w:fldCharType="separate"/>
            </w:r>
            <w:r w:rsidR="00111B93">
              <w:rPr>
                <w:bCs/>
                <w:noProof/>
                <w:webHidden/>
              </w:rPr>
              <w:t>49</w:t>
            </w:r>
            <w:r w:rsidR="00EA2B26" w:rsidRPr="00F22575">
              <w:rPr>
                <w:bCs/>
                <w:noProof/>
                <w:webHidden/>
              </w:rPr>
              <w:fldChar w:fldCharType="end"/>
            </w:r>
          </w:hyperlink>
        </w:p>
        <w:p w14:paraId="5A25C520" w14:textId="2F557EBA" w:rsidR="00EA2B26" w:rsidRPr="00F22575" w:rsidRDefault="000B21E8">
          <w:pPr>
            <w:pStyle w:val="TM2"/>
            <w:tabs>
              <w:tab w:val="left" w:pos="880"/>
              <w:tab w:val="right" w:leader="dot" w:pos="9062"/>
            </w:tabs>
            <w:rPr>
              <w:rFonts w:eastAsiaTheme="minorEastAsia"/>
              <w:bCs/>
              <w:noProof/>
              <w:lang w:eastAsia="fr-FR"/>
            </w:rPr>
          </w:pPr>
          <w:hyperlink w:anchor="_Toc105167232" w:history="1">
            <w:r w:rsidR="00EA2B26" w:rsidRPr="00F22575">
              <w:rPr>
                <w:rStyle w:val="Lienhypertexte"/>
                <w:bCs/>
                <w:noProof/>
              </w:rPr>
              <w:t>4.5</w:t>
            </w:r>
            <w:r w:rsidR="00EA2B26" w:rsidRPr="00F22575">
              <w:rPr>
                <w:rFonts w:eastAsiaTheme="minorEastAsia"/>
                <w:bCs/>
                <w:noProof/>
                <w:lang w:eastAsia="fr-FR"/>
              </w:rPr>
              <w:tab/>
            </w:r>
            <w:r w:rsidR="00EA2B26" w:rsidRPr="00F22575">
              <w:rPr>
                <w:rStyle w:val="Lienhypertexte"/>
                <w:bCs/>
                <w:noProof/>
              </w:rPr>
              <w:t>Capteurs et mesures</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_Toc105167232 \h </w:instrText>
            </w:r>
            <w:r w:rsidR="00EA2B26" w:rsidRPr="00F22575">
              <w:rPr>
                <w:bCs/>
                <w:noProof/>
                <w:webHidden/>
              </w:rPr>
            </w:r>
            <w:r w:rsidR="00EA2B26" w:rsidRPr="00F22575">
              <w:rPr>
                <w:bCs/>
                <w:noProof/>
                <w:webHidden/>
              </w:rPr>
              <w:fldChar w:fldCharType="separate"/>
            </w:r>
            <w:r w:rsidR="00111B93">
              <w:rPr>
                <w:bCs/>
                <w:noProof/>
                <w:webHidden/>
              </w:rPr>
              <w:t>55</w:t>
            </w:r>
            <w:r w:rsidR="00EA2B26" w:rsidRPr="00F22575">
              <w:rPr>
                <w:bCs/>
                <w:noProof/>
                <w:webHidden/>
              </w:rPr>
              <w:fldChar w:fldCharType="end"/>
            </w:r>
          </w:hyperlink>
        </w:p>
        <w:p w14:paraId="76084EE3" w14:textId="4BE02F35" w:rsidR="00EA2B26" w:rsidRPr="00F22575" w:rsidRDefault="000B21E8">
          <w:pPr>
            <w:pStyle w:val="TM3"/>
            <w:tabs>
              <w:tab w:val="right" w:leader="dot" w:pos="9062"/>
            </w:tabs>
            <w:rPr>
              <w:rFonts w:eastAsiaTheme="minorEastAsia"/>
              <w:bCs/>
              <w:noProof/>
              <w:lang w:eastAsia="fr-FR"/>
            </w:rPr>
          </w:pPr>
          <w:hyperlink w:anchor="_Toc105167233" w:history="1">
            <w:r w:rsidR="00EA2B26" w:rsidRPr="00F22575">
              <w:rPr>
                <w:rStyle w:val="Lienhypertexte"/>
                <w:rFonts w:eastAsia="Calibri"/>
                <w:bCs/>
                <w:noProof/>
              </w:rPr>
              <w:t>4.5.1 Capteur de diamètre</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_Toc105167233 \h </w:instrText>
            </w:r>
            <w:r w:rsidR="00EA2B26" w:rsidRPr="00F22575">
              <w:rPr>
                <w:bCs/>
                <w:noProof/>
                <w:webHidden/>
              </w:rPr>
            </w:r>
            <w:r w:rsidR="00EA2B26" w:rsidRPr="00F22575">
              <w:rPr>
                <w:bCs/>
                <w:noProof/>
                <w:webHidden/>
              </w:rPr>
              <w:fldChar w:fldCharType="separate"/>
            </w:r>
            <w:r w:rsidR="00111B93">
              <w:rPr>
                <w:bCs/>
                <w:noProof/>
                <w:webHidden/>
              </w:rPr>
              <w:t>55</w:t>
            </w:r>
            <w:r w:rsidR="00EA2B26" w:rsidRPr="00F22575">
              <w:rPr>
                <w:bCs/>
                <w:noProof/>
                <w:webHidden/>
              </w:rPr>
              <w:fldChar w:fldCharType="end"/>
            </w:r>
          </w:hyperlink>
        </w:p>
        <w:p w14:paraId="37C75ABE" w14:textId="2FD100DF" w:rsidR="00EA2B26" w:rsidRPr="00F22575" w:rsidRDefault="000B21E8">
          <w:pPr>
            <w:pStyle w:val="TM3"/>
            <w:tabs>
              <w:tab w:val="right" w:leader="dot" w:pos="9062"/>
            </w:tabs>
            <w:rPr>
              <w:rFonts w:eastAsiaTheme="minorEastAsia"/>
              <w:bCs/>
              <w:noProof/>
              <w:lang w:eastAsia="fr-FR"/>
            </w:rPr>
          </w:pPr>
          <w:hyperlink w:anchor="_Toc105167234" w:history="1">
            <w:r w:rsidR="00EA2B26" w:rsidRPr="00F22575">
              <w:rPr>
                <w:rStyle w:val="Lienhypertexte"/>
                <w:rFonts w:eastAsia="Calibri"/>
                <w:bCs/>
                <w:noProof/>
              </w:rPr>
              <w:t>4.5.2 Capteur de position</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_Toc105167234 \h </w:instrText>
            </w:r>
            <w:r w:rsidR="00EA2B26" w:rsidRPr="00F22575">
              <w:rPr>
                <w:bCs/>
                <w:noProof/>
                <w:webHidden/>
              </w:rPr>
            </w:r>
            <w:r w:rsidR="00EA2B26" w:rsidRPr="00F22575">
              <w:rPr>
                <w:bCs/>
                <w:noProof/>
                <w:webHidden/>
              </w:rPr>
              <w:fldChar w:fldCharType="separate"/>
            </w:r>
            <w:r w:rsidR="00111B93">
              <w:rPr>
                <w:bCs/>
                <w:noProof/>
                <w:webHidden/>
              </w:rPr>
              <w:t>56</w:t>
            </w:r>
            <w:r w:rsidR="00EA2B26" w:rsidRPr="00F22575">
              <w:rPr>
                <w:bCs/>
                <w:noProof/>
                <w:webHidden/>
              </w:rPr>
              <w:fldChar w:fldCharType="end"/>
            </w:r>
          </w:hyperlink>
        </w:p>
        <w:p w14:paraId="75F103A9" w14:textId="31C2AA25" w:rsidR="00EA2B26" w:rsidRPr="00F22575" w:rsidRDefault="000B21E8">
          <w:pPr>
            <w:pStyle w:val="TM3"/>
            <w:tabs>
              <w:tab w:val="right" w:leader="dot" w:pos="9062"/>
            </w:tabs>
            <w:rPr>
              <w:rFonts w:eastAsiaTheme="minorEastAsia"/>
              <w:bCs/>
              <w:noProof/>
              <w:lang w:eastAsia="fr-FR"/>
            </w:rPr>
          </w:pPr>
          <w:hyperlink w:anchor="_Toc105167235" w:history="1">
            <w:r w:rsidR="00EA2B26" w:rsidRPr="00F22575">
              <w:rPr>
                <w:rStyle w:val="Lienhypertexte"/>
                <w:rFonts w:eastAsia="Calibri"/>
                <w:bCs/>
                <w:noProof/>
              </w:rPr>
              <w:t>4.5.3 Capteur de température</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_Toc105167235 \h </w:instrText>
            </w:r>
            <w:r w:rsidR="00EA2B26" w:rsidRPr="00F22575">
              <w:rPr>
                <w:bCs/>
                <w:noProof/>
                <w:webHidden/>
              </w:rPr>
            </w:r>
            <w:r w:rsidR="00EA2B26" w:rsidRPr="00F22575">
              <w:rPr>
                <w:bCs/>
                <w:noProof/>
                <w:webHidden/>
              </w:rPr>
              <w:fldChar w:fldCharType="separate"/>
            </w:r>
            <w:r w:rsidR="00111B93">
              <w:rPr>
                <w:bCs/>
                <w:noProof/>
                <w:webHidden/>
              </w:rPr>
              <w:t>56</w:t>
            </w:r>
            <w:r w:rsidR="00EA2B26" w:rsidRPr="00F22575">
              <w:rPr>
                <w:bCs/>
                <w:noProof/>
                <w:webHidden/>
              </w:rPr>
              <w:fldChar w:fldCharType="end"/>
            </w:r>
          </w:hyperlink>
        </w:p>
        <w:p w14:paraId="3A266607" w14:textId="47AE3CCA" w:rsidR="00EA2B26" w:rsidRPr="00F22575" w:rsidRDefault="000B21E8">
          <w:pPr>
            <w:pStyle w:val="TM3"/>
            <w:tabs>
              <w:tab w:val="left" w:pos="1320"/>
              <w:tab w:val="right" w:leader="dot" w:pos="9062"/>
            </w:tabs>
            <w:rPr>
              <w:rFonts w:eastAsiaTheme="minorEastAsia"/>
              <w:bCs/>
              <w:noProof/>
              <w:lang w:eastAsia="fr-FR"/>
            </w:rPr>
          </w:pPr>
          <w:hyperlink w:anchor="_Toc105167236" w:history="1">
            <w:r w:rsidR="00EA2B26" w:rsidRPr="00F22575">
              <w:rPr>
                <w:rStyle w:val="Lienhypertexte"/>
                <w:rFonts w:eastAsia="Calibri"/>
                <w:bCs/>
                <w:noProof/>
              </w:rPr>
              <w:t>4.5.4</w:t>
            </w:r>
            <w:r w:rsidR="00EA2B26" w:rsidRPr="00F22575">
              <w:rPr>
                <w:rFonts w:eastAsiaTheme="minorEastAsia"/>
                <w:bCs/>
                <w:noProof/>
                <w:lang w:eastAsia="fr-FR"/>
              </w:rPr>
              <w:tab/>
            </w:r>
            <w:r w:rsidR="00EA2B26" w:rsidRPr="00F22575">
              <w:rPr>
                <w:rStyle w:val="Lienhypertexte"/>
                <w:rFonts w:eastAsia="Calibri"/>
                <w:bCs/>
                <w:noProof/>
              </w:rPr>
              <w:t>Capteur de pression</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_Toc105167236 \h </w:instrText>
            </w:r>
            <w:r w:rsidR="00EA2B26" w:rsidRPr="00F22575">
              <w:rPr>
                <w:bCs/>
                <w:noProof/>
                <w:webHidden/>
              </w:rPr>
            </w:r>
            <w:r w:rsidR="00EA2B26" w:rsidRPr="00F22575">
              <w:rPr>
                <w:bCs/>
                <w:noProof/>
                <w:webHidden/>
              </w:rPr>
              <w:fldChar w:fldCharType="separate"/>
            </w:r>
            <w:r w:rsidR="00111B93">
              <w:rPr>
                <w:bCs/>
                <w:noProof/>
                <w:webHidden/>
              </w:rPr>
              <w:t>58</w:t>
            </w:r>
            <w:r w:rsidR="00EA2B26" w:rsidRPr="00F22575">
              <w:rPr>
                <w:bCs/>
                <w:noProof/>
                <w:webHidden/>
              </w:rPr>
              <w:fldChar w:fldCharType="end"/>
            </w:r>
          </w:hyperlink>
        </w:p>
        <w:p w14:paraId="6E24E94A" w14:textId="0CEBCCF8" w:rsidR="00EA2B26" w:rsidRPr="00F22575" w:rsidRDefault="000B21E8">
          <w:pPr>
            <w:pStyle w:val="TM2"/>
            <w:tabs>
              <w:tab w:val="right" w:leader="dot" w:pos="9062"/>
            </w:tabs>
            <w:rPr>
              <w:rFonts w:eastAsiaTheme="minorEastAsia"/>
              <w:bCs/>
              <w:noProof/>
              <w:lang w:eastAsia="fr-FR"/>
            </w:rPr>
          </w:pPr>
          <w:hyperlink w:anchor="_Toc105167237" w:history="1">
            <w:r w:rsidR="00EA2B26" w:rsidRPr="00F22575">
              <w:rPr>
                <w:rStyle w:val="Lienhypertexte"/>
                <w:bCs/>
                <w:noProof/>
              </w:rPr>
              <w:t>4.6 Connectivité</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_Toc105167237 \h </w:instrText>
            </w:r>
            <w:r w:rsidR="00EA2B26" w:rsidRPr="00F22575">
              <w:rPr>
                <w:bCs/>
                <w:noProof/>
                <w:webHidden/>
              </w:rPr>
            </w:r>
            <w:r w:rsidR="00EA2B26" w:rsidRPr="00F22575">
              <w:rPr>
                <w:bCs/>
                <w:noProof/>
                <w:webHidden/>
              </w:rPr>
              <w:fldChar w:fldCharType="separate"/>
            </w:r>
            <w:r w:rsidR="00111B93">
              <w:rPr>
                <w:bCs/>
                <w:noProof/>
                <w:webHidden/>
              </w:rPr>
              <w:t>58</w:t>
            </w:r>
            <w:r w:rsidR="00EA2B26" w:rsidRPr="00F22575">
              <w:rPr>
                <w:bCs/>
                <w:noProof/>
                <w:webHidden/>
              </w:rPr>
              <w:fldChar w:fldCharType="end"/>
            </w:r>
          </w:hyperlink>
        </w:p>
        <w:p w14:paraId="1916B86B" w14:textId="553CD721" w:rsidR="00EA2B26" w:rsidRPr="00F22575" w:rsidRDefault="000B21E8">
          <w:pPr>
            <w:pStyle w:val="TM3"/>
            <w:tabs>
              <w:tab w:val="right" w:leader="dot" w:pos="9062"/>
            </w:tabs>
            <w:rPr>
              <w:rFonts w:eastAsiaTheme="minorEastAsia"/>
              <w:bCs/>
              <w:noProof/>
              <w:lang w:eastAsia="fr-FR"/>
            </w:rPr>
          </w:pPr>
          <w:hyperlink w:anchor="_Toc105167238" w:history="1">
            <w:r w:rsidR="00EA2B26" w:rsidRPr="00F22575">
              <w:rPr>
                <w:rStyle w:val="Lienhypertexte"/>
                <w:rFonts w:eastAsia="Calibri"/>
                <w:bCs/>
                <w:noProof/>
              </w:rPr>
              <w:t>4.6.1 Solution proposée :</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_Toc105167238 \h </w:instrText>
            </w:r>
            <w:r w:rsidR="00EA2B26" w:rsidRPr="00F22575">
              <w:rPr>
                <w:bCs/>
                <w:noProof/>
                <w:webHidden/>
              </w:rPr>
            </w:r>
            <w:r w:rsidR="00EA2B26" w:rsidRPr="00F22575">
              <w:rPr>
                <w:bCs/>
                <w:noProof/>
                <w:webHidden/>
              </w:rPr>
              <w:fldChar w:fldCharType="separate"/>
            </w:r>
            <w:r w:rsidR="00111B93">
              <w:rPr>
                <w:bCs/>
                <w:noProof/>
                <w:webHidden/>
              </w:rPr>
              <w:t>58</w:t>
            </w:r>
            <w:r w:rsidR="00EA2B26" w:rsidRPr="00F22575">
              <w:rPr>
                <w:bCs/>
                <w:noProof/>
                <w:webHidden/>
              </w:rPr>
              <w:fldChar w:fldCharType="end"/>
            </w:r>
          </w:hyperlink>
        </w:p>
        <w:p w14:paraId="17AD9027" w14:textId="580B24BE" w:rsidR="00EA2B26" w:rsidRPr="00F22575" w:rsidRDefault="000B21E8">
          <w:pPr>
            <w:pStyle w:val="TM3"/>
            <w:tabs>
              <w:tab w:val="right" w:leader="dot" w:pos="9062"/>
            </w:tabs>
            <w:rPr>
              <w:rFonts w:eastAsiaTheme="minorEastAsia"/>
              <w:bCs/>
              <w:noProof/>
              <w:lang w:eastAsia="fr-FR"/>
            </w:rPr>
          </w:pPr>
          <w:hyperlink w:anchor="_Toc105167239" w:history="1">
            <w:r w:rsidR="00EA2B26" w:rsidRPr="00F22575">
              <w:rPr>
                <w:rStyle w:val="Lienhypertexte"/>
                <w:rFonts w:eastAsia="Calibri"/>
                <w:bCs/>
                <w:noProof/>
              </w:rPr>
              <w:t>4.6.2 Architecture et protocoles :</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_Toc105167239 \h </w:instrText>
            </w:r>
            <w:r w:rsidR="00EA2B26" w:rsidRPr="00F22575">
              <w:rPr>
                <w:bCs/>
                <w:noProof/>
                <w:webHidden/>
              </w:rPr>
            </w:r>
            <w:r w:rsidR="00EA2B26" w:rsidRPr="00F22575">
              <w:rPr>
                <w:bCs/>
                <w:noProof/>
                <w:webHidden/>
              </w:rPr>
              <w:fldChar w:fldCharType="separate"/>
            </w:r>
            <w:r w:rsidR="00111B93">
              <w:rPr>
                <w:bCs/>
                <w:noProof/>
                <w:webHidden/>
              </w:rPr>
              <w:t>58</w:t>
            </w:r>
            <w:r w:rsidR="00EA2B26" w:rsidRPr="00F22575">
              <w:rPr>
                <w:bCs/>
                <w:noProof/>
                <w:webHidden/>
              </w:rPr>
              <w:fldChar w:fldCharType="end"/>
            </w:r>
          </w:hyperlink>
        </w:p>
        <w:p w14:paraId="787FF33E" w14:textId="544DBFD3" w:rsidR="00EA2B26" w:rsidRPr="00F22575" w:rsidRDefault="000B21E8">
          <w:pPr>
            <w:pStyle w:val="TM3"/>
            <w:tabs>
              <w:tab w:val="right" w:leader="dot" w:pos="9062"/>
            </w:tabs>
            <w:rPr>
              <w:rFonts w:eastAsiaTheme="minorEastAsia"/>
              <w:bCs/>
              <w:noProof/>
              <w:lang w:eastAsia="fr-FR"/>
            </w:rPr>
          </w:pPr>
          <w:hyperlink w:anchor="_Toc105167240" w:history="1">
            <w:r w:rsidR="00EA2B26" w:rsidRPr="00F22575">
              <w:rPr>
                <w:rStyle w:val="Lienhypertexte"/>
                <w:rFonts w:eastAsia="Calibri"/>
                <w:bCs/>
                <w:noProof/>
              </w:rPr>
              <w:t>4.6.3 Implémentation :</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_Toc105167240 \h </w:instrText>
            </w:r>
            <w:r w:rsidR="00EA2B26" w:rsidRPr="00F22575">
              <w:rPr>
                <w:bCs/>
                <w:noProof/>
                <w:webHidden/>
              </w:rPr>
            </w:r>
            <w:r w:rsidR="00EA2B26" w:rsidRPr="00F22575">
              <w:rPr>
                <w:bCs/>
                <w:noProof/>
                <w:webHidden/>
              </w:rPr>
              <w:fldChar w:fldCharType="separate"/>
            </w:r>
            <w:r w:rsidR="00111B93">
              <w:rPr>
                <w:bCs/>
                <w:noProof/>
                <w:webHidden/>
              </w:rPr>
              <w:t>58</w:t>
            </w:r>
            <w:r w:rsidR="00EA2B26" w:rsidRPr="00F22575">
              <w:rPr>
                <w:bCs/>
                <w:noProof/>
                <w:webHidden/>
              </w:rPr>
              <w:fldChar w:fldCharType="end"/>
            </w:r>
          </w:hyperlink>
        </w:p>
        <w:p w14:paraId="5FA391E0" w14:textId="2BE8E52A" w:rsidR="00EA2B26" w:rsidRPr="00F22575" w:rsidRDefault="000B21E8">
          <w:pPr>
            <w:pStyle w:val="TM2"/>
            <w:tabs>
              <w:tab w:val="right" w:leader="dot" w:pos="9062"/>
            </w:tabs>
            <w:rPr>
              <w:rFonts w:eastAsiaTheme="minorEastAsia"/>
              <w:bCs/>
              <w:noProof/>
              <w:lang w:eastAsia="fr-FR"/>
            </w:rPr>
          </w:pPr>
          <w:hyperlink w:anchor="_Toc105167241" w:history="1">
            <w:r w:rsidR="00EA2B26" w:rsidRPr="00F22575">
              <w:rPr>
                <w:rStyle w:val="Lienhypertexte"/>
                <w:bCs/>
                <w:noProof/>
              </w:rPr>
              <w:t>4.7 Taches en cours de développement</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_Toc105167241 \h </w:instrText>
            </w:r>
            <w:r w:rsidR="00EA2B26" w:rsidRPr="00F22575">
              <w:rPr>
                <w:bCs/>
                <w:noProof/>
                <w:webHidden/>
              </w:rPr>
            </w:r>
            <w:r w:rsidR="00EA2B26" w:rsidRPr="00F22575">
              <w:rPr>
                <w:bCs/>
                <w:noProof/>
                <w:webHidden/>
              </w:rPr>
              <w:fldChar w:fldCharType="separate"/>
            </w:r>
            <w:r w:rsidR="00111B93">
              <w:rPr>
                <w:bCs/>
                <w:noProof/>
                <w:webHidden/>
              </w:rPr>
              <w:t>61</w:t>
            </w:r>
            <w:r w:rsidR="00EA2B26" w:rsidRPr="00F22575">
              <w:rPr>
                <w:bCs/>
                <w:noProof/>
                <w:webHidden/>
              </w:rPr>
              <w:fldChar w:fldCharType="end"/>
            </w:r>
          </w:hyperlink>
        </w:p>
        <w:p w14:paraId="21201E10" w14:textId="0A1760CE" w:rsidR="00EA2B26" w:rsidRPr="00F22575" w:rsidRDefault="000B21E8">
          <w:pPr>
            <w:pStyle w:val="TM2"/>
            <w:tabs>
              <w:tab w:val="left" w:pos="880"/>
              <w:tab w:val="right" w:leader="dot" w:pos="9062"/>
            </w:tabs>
            <w:rPr>
              <w:rFonts w:eastAsiaTheme="minorEastAsia"/>
              <w:bCs/>
              <w:noProof/>
              <w:lang w:eastAsia="fr-FR"/>
            </w:rPr>
          </w:pPr>
          <w:hyperlink w:anchor="_Toc105167242" w:history="1">
            <w:r w:rsidR="00EA2B26" w:rsidRPr="00F22575">
              <w:rPr>
                <w:rStyle w:val="Lienhypertexte"/>
                <w:bCs/>
                <w:noProof/>
              </w:rPr>
              <w:t>4.8</w:t>
            </w:r>
            <w:r w:rsidR="00EA2B26" w:rsidRPr="00F22575">
              <w:rPr>
                <w:rFonts w:eastAsiaTheme="minorEastAsia"/>
                <w:bCs/>
                <w:noProof/>
                <w:lang w:eastAsia="fr-FR"/>
              </w:rPr>
              <w:tab/>
            </w:r>
            <w:r w:rsidR="00EA2B26" w:rsidRPr="00F22575">
              <w:rPr>
                <w:rStyle w:val="Lienhypertexte"/>
                <w:bCs/>
                <w:noProof/>
              </w:rPr>
              <w:t>Conclusion</w:t>
            </w:r>
            <w:r w:rsidR="00EA2B26" w:rsidRPr="00F22575">
              <w:rPr>
                <w:bCs/>
                <w:noProof/>
                <w:webHidden/>
              </w:rPr>
              <w:tab/>
            </w:r>
            <w:r w:rsidR="00EA2B26" w:rsidRPr="00F22575">
              <w:rPr>
                <w:bCs/>
                <w:noProof/>
                <w:webHidden/>
              </w:rPr>
              <w:fldChar w:fldCharType="begin"/>
            </w:r>
            <w:r w:rsidR="00EA2B26" w:rsidRPr="00F22575">
              <w:rPr>
                <w:bCs/>
                <w:noProof/>
                <w:webHidden/>
              </w:rPr>
              <w:instrText xml:space="preserve"> PAGEREF _Toc105167242 \h </w:instrText>
            </w:r>
            <w:r w:rsidR="00EA2B26" w:rsidRPr="00F22575">
              <w:rPr>
                <w:bCs/>
                <w:noProof/>
                <w:webHidden/>
              </w:rPr>
            </w:r>
            <w:r w:rsidR="00EA2B26" w:rsidRPr="00F22575">
              <w:rPr>
                <w:bCs/>
                <w:noProof/>
                <w:webHidden/>
              </w:rPr>
              <w:fldChar w:fldCharType="separate"/>
            </w:r>
            <w:r w:rsidR="00111B93">
              <w:rPr>
                <w:bCs/>
                <w:noProof/>
                <w:webHidden/>
              </w:rPr>
              <w:t>61</w:t>
            </w:r>
            <w:r w:rsidR="00EA2B26" w:rsidRPr="00F22575">
              <w:rPr>
                <w:bCs/>
                <w:noProof/>
                <w:webHidden/>
              </w:rPr>
              <w:fldChar w:fldCharType="end"/>
            </w:r>
          </w:hyperlink>
        </w:p>
        <w:p w14:paraId="582B5163" w14:textId="682DFD90" w:rsidR="0C492962" w:rsidRPr="00F22575" w:rsidRDefault="0C492962" w:rsidP="0C492962">
          <w:pPr>
            <w:pStyle w:val="TM2"/>
            <w:tabs>
              <w:tab w:val="right" w:leader="dot" w:pos="9060"/>
            </w:tabs>
            <w:rPr>
              <w:bCs/>
            </w:rPr>
          </w:pPr>
          <w:r w:rsidRPr="00F22575">
            <w:rPr>
              <w:bCs/>
            </w:rPr>
            <w:fldChar w:fldCharType="end"/>
          </w:r>
        </w:p>
      </w:sdtContent>
    </w:sdt>
    <w:p w14:paraId="10DE3948" w14:textId="77777777" w:rsidR="00725088" w:rsidRPr="00B47BCD" w:rsidRDefault="00725088" w:rsidP="0C492962">
      <w:pPr>
        <w:rPr>
          <w:rFonts w:asciiTheme="majorBidi" w:hAnsiTheme="majorBidi" w:cstheme="majorBidi"/>
          <w:sz w:val="24"/>
          <w:szCs w:val="24"/>
        </w:rPr>
      </w:pPr>
    </w:p>
    <w:p w14:paraId="38482B5D" w14:textId="77777777" w:rsidR="00725088" w:rsidRDefault="00725088">
      <w:pPr>
        <w:sectPr w:rsidR="00725088" w:rsidSect="004C0567">
          <w:pgSz w:w="11906" w:h="16838"/>
          <w:pgMar w:top="1417" w:right="1417" w:bottom="1417" w:left="1417" w:header="708" w:footer="708" w:gutter="0"/>
          <w:cols w:space="708"/>
          <w:docGrid w:linePitch="360"/>
        </w:sectPr>
      </w:pPr>
    </w:p>
    <w:p w14:paraId="43B46F11" w14:textId="77777777" w:rsidR="00725088" w:rsidRDefault="00725088" w:rsidP="00771906">
      <w:pPr>
        <w:pStyle w:val="Titre"/>
      </w:pPr>
      <w:r>
        <w:lastRenderedPageBreak/>
        <w:t xml:space="preserve">Liste des figures </w:t>
      </w:r>
    </w:p>
    <w:p w14:paraId="7C15C8AC" w14:textId="77777777" w:rsidR="00771906" w:rsidRPr="00771906" w:rsidRDefault="00771906" w:rsidP="00771906"/>
    <w:p w14:paraId="23A65DF0" w14:textId="16F2FAC6" w:rsidR="00EA2B26" w:rsidRDefault="00771906">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105167243" w:history="1">
        <w:r w:rsidR="00EA2B26" w:rsidRPr="009C04A3">
          <w:rPr>
            <w:rStyle w:val="Lienhypertexte"/>
            <w:rFonts w:ascii="Times New Roman" w:hAnsi="Times New Roman" w:cs="Times New Roman"/>
            <w:noProof/>
          </w:rPr>
          <w:t>Figure 1.1 : modèle de pousse seringue</w:t>
        </w:r>
        <w:r w:rsidR="00EA2B26">
          <w:rPr>
            <w:noProof/>
            <w:webHidden/>
          </w:rPr>
          <w:tab/>
        </w:r>
        <w:r w:rsidR="00EA2B26">
          <w:rPr>
            <w:noProof/>
            <w:webHidden/>
          </w:rPr>
          <w:fldChar w:fldCharType="begin"/>
        </w:r>
        <w:r w:rsidR="00EA2B26">
          <w:rPr>
            <w:noProof/>
            <w:webHidden/>
          </w:rPr>
          <w:instrText xml:space="preserve"> PAGEREF _Toc105167243 \h </w:instrText>
        </w:r>
        <w:r w:rsidR="00EA2B26">
          <w:rPr>
            <w:noProof/>
            <w:webHidden/>
          </w:rPr>
        </w:r>
        <w:r w:rsidR="00EA2B26">
          <w:rPr>
            <w:noProof/>
            <w:webHidden/>
          </w:rPr>
          <w:fldChar w:fldCharType="separate"/>
        </w:r>
        <w:r w:rsidR="00111B93">
          <w:rPr>
            <w:noProof/>
            <w:webHidden/>
          </w:rPr>
          <w:t>12</w:t>
        </w:r>
        <w:r w:rsidR="00EA2B26">
          <w:rPr>
            <w:noProof/>
            <w:webHidden/>
          </w:rPr>
          <w:fldChar w:fldCharType="end"/>
        </w:r>
      </w:hyperlink>
    </w:p>
    <w:p w14:paraId="406E83FF" w14:textId="31213263" w:rsidR="00EA2B26" w:rsidRDefault="000B21E8">
      <w:pPr>
        <w:pStyle w:val="Tabledesillustrations"/>
        <w:tabs>
          <w:tab w:val="right" w:leader="dot" w:pos="9062"/>
        </w:tabs>
        <w:rPr>
          <w:rFonts w:eastAsiaTheme="minorEastAsia"/>
          <w:noProof/>
          <w:lang w:eastAsia="fr-FR"/>
        </w:rPr>
      </w:pPr>
      <w:hyperlink w:anchor="_Toc105167244" w:history="1">
        <w:r w:rsidR="00EA2B26" w:rsidRPr="009C04A3">
          <w:rPr>
            <w:rStyle w:val="Lienhypertexte"/>
            <w:rFonts w:ascii="Times New Roman" w:hAnsi="Times New Roman" w:cs="Times New Roman"/>
            <w:noProof/>
          </w:rPr>
          <w:t>Figure 2.2 : Structure du projet sur GitHub</w:t>
        </w:r>
        <w:r w:rsidR="00EA2B26">
          <w:rPr>
            <w:noProof/>
            <w:webHidden/>
          </w:rPr>
          <w:tab/>
        </w:r>
        <w:r w:rsidR="00EA2B26">
          <w:rPr>
            <w:noProof/>
            <w:webHidden/>
          </w:rPr>
          <w:fldChar w:fldCharType="begin"/>
        </w:r>
        <w:r w:rsidR="00EA2B26">
          <w:rPr>
            <w:noProof/>
            <w:webHidden/>
          </w:rPr>
          <w:instrText xml:space="preserve"> PAGEREF _Toc105167244 \h </w:instrText>
        </w:r>
        <w:r w:rsidR="00EA2B26">
          <w:rPr>
            <w:noProof/>
            <w:webHidden/>
          </w:rPr>
        </w:r>
        <w:r w:rsidR="00EA2B26">
          <w:rPr>
            <w:noProof/>
            <w:webHidden/>
          </w:rPr>
          <w:fldChar w:fldCharType="separate"/>
        </w:r>
        <w:r w:rsidR="00111B93">
          <w:rPr>
            <w:noProof/>
            <w:webHidden/>
          </w:rPr>
          <w:t>19</w:t>
        </w:r>
        <w:r w:rsidR="00EA2B26">
          <w:rPr>
            <w:noProof/>
            <w:webHidden/>
          </w:rPr>
          <w:fldChar w:fldCharType="end"/>
        </w:r>
      </w:hyperlink>
    </w:p>
    <w:p w14:paraId="6ACAB63C" w14:textId="6EFB8CE0" w:rsidR="00EA2B26" w:rsidRDefault="000B21E8">
      <w:pPr>
        <w:pStyle w:val="Tabledesillustrations"/>
        <w:tabs>
          <w:tab w:val="right" w:leader="dot" w:pos="9062"/>
        </w:tabs>
        <w:rPr>
          <w:rFonts w:eastAsiaTheme="minorEastAsia"/>
          <w:noProof/>
          <w:lang w:eastAsia="fr-FR"/>
        </w:rPr>
      </w:pPr>
      <w:hyperlink w:anchor="_Toc105167245" w:history="1">
        <w:r w:rsidR="00EA2B26" w:rsidRPr="009C04A3">
          <w:rPr>
            <w:rStyle w:val="Lienhypertexte"/>
            <w:rFonts w:ascii="Times New Roman" w:hAnsi="Times New Roman" w:cs="Times New Roman"/>
            <w:noProof/>
          </w:rPr>
          <w:t>Figure 3.1 :  méthodologie de travail</w:t>
        </w:r>
        <w:r w:rsidR="00EA2B26">
          <w:rPr>
            <w:noProof/>
            <w:webHidden/>
          </w:rPr>
          <w:tab/>
        </w:r>
        <w:r w:rsidR="00EA2B26">
          <w:rPr>
            <w:noProof/>
            <w:webHidden/>
          </w:rPr>
          <w:fldChar w:fldCharType="begin"/>
        </w:r>
        <w:r w:rsidR="00EA2B26">
          <w:rPr>
            <w:noProof/>
            <w:webHidden/>
          </w:rPr>
          <w:instrText xml:space="preserve"> PAGEREF _Toc105167245 \h </w:instrText>
        </w:r>
        <w:r w:rsidR="00EA2B26">
          <w:rPr>
            <w:noProof/>
            <w:webHidden/>
          </w:rPr>
        </w:r>
        <w:r w:rsidR="00EA2B26">
          <w:rPr>
            <w:noProof/>
            <w:webHidden/>
          </w:rPr>
          <w:fldChar w:fldCharType="separate"/>
        </w:r>
        <w:r w:rsidR="00111B93">
          <w:rPr>
            <w:noProof/>
            <w:webHidden/>
          </w:rPr>
          <w:t>19</w:t>
        </w:r>
        <w:r w:rsidR="00EA2B26">
          <w:rPr>
            <w:noProof/>
            <w:webHidden/>
          </w:rPr>
          <w:fldChar w:fldCharType="end"/>
        </w:r>
      </w:hyperlink>
    </w:p>
    <w:p w14:paraId="7DBE0B83" w14:textId="32063D60" w:rsidR="00EA2B26" w:rsidRDefault="000B21E8">
      <w:pPr>
        <w:pStyle w:val="Tabledesillustrations"/>
        <w:tabs>
          <w:tab w:val="right" w:leader="dot" w:pos="9062"/>
        </w:tabs>
        <w:rPr>
          <w:rFonts w:eastAsiaTheme="minorEastAsia"/>
          <w:noProof/>
          <w:lang w:eastAsia="fr-FR"/>
        </w:rPr>
      </w:pPr>
      <w:hyperlink w:anchor="_Toc105167246" w:history="1">
        <w:r w:rsidR="00EA2B26" w:rsidRPr="009C04A3">
          <w:rPr>
            <w:rStyle w:val="Lienhypertexte"/>
            <w:rFonts w:ascii="Times New Roman" w:hAnsi="Times New Roman" w:cs="Times New Roman"/>
            <w:noProof/>
          </w:rPr>
          <w:t>Figure 4 : Architecture "Pousse seringue"</w:t>
        </w:r>
        <w:r w:rsidR="00EA2B26">
          <w:rPr>
            <w:noProof/>
            <w:webHidden/>
          </w:rPr>
          <w:tab/>
        </w:r>
        <w:r w:rsidR="00EA2B26">
          <w:rPr>
            <w:noProof/>
            <w:webHidden/>
          </w:rPr>
          <w:fldChar w:fldCharType="begin"/>
        </w:r>
        <w:r w:rsidR="00EA2B26">
          <w:rPr>
            <w:noProof/>
            <w:webHidden/>
          </w:rPr>
          <w:instrText xml:space="preserve"> PAGEREF _Toc105167246 \h </w:instrText>
        </w:r>
        <w:r w:rsidR="00EA2B26">
          <w:rPr>
            <w:noProof/>
            <w:webHidden/>
          </w:rPr>
        </w:r>
        <w:r w:rsidR="00EA2B26">
          <w:rPr>
            <w:noProof/>
            <w:webHidden/>
          </w:rPr>
          <w:fldChar w:fldCharType="separate"/>
        </w:r>
        <w:r w:rsidR="00111B93">
          <w:rPr>
            <w:noProof/>
            <w:webHidden/>
          </w:rPr>
          <w:t>23</w:t>
        </w:r>
        <w:r w:rsidR="00EA2B26">
          <w:rPr>
            <w:noProof/>
            <w:webHidden/>
          </w:rPr>
          <w:fldChar w:fldCharType="end"/>
        </w:r>
      </w:hyperlink>
    </w:p>
    <w:p w14:paraId="7ECC9A32" w14:textId="60043BC5" w:rsidR="00EA2B26" w:rsidRDefault="000B21E8">
      <w:pPr>
        <w:pStyle w:val="Tabledesillustrations"/>
        <w:tabs>
          <w:tab w:val="right" w:leader="dot" w:pos="9062"/>
        </w:tabs>
        <w:rPr>
          <w:rFonts w:eastAsiaTheme="minorEastAsia"/>
          <w:noProof/>
          <w:lang w:eastAsia="fr-FR"/>
        </w:rPr>
      </w:pPr>
      <w:hyperlink w:anchor="_Toc105167247" w:history="1">
        <w:r w:rsidR="00EA2B26" w:rsidRPr="009C04A3">
          <w:rPr>
            <w:rStyle w:val="Lienhypertexte"/>
            <w:rFonts w:ascii="Times New Roman" w:hAnsi="Times New Roman" w:cs="Times New Roman"/>
            <w:noProof/>
          </w:rPr>
          <w:t>Figure 5: Moteur PAS à PAS (NEMAI17)</w:t>
        </w:r>
        <w:r w:rsidR="00EA2B26">
          <w:rPr>
            <w:noProof/>
            <w:webHidden/>
          </w:rPr>
          <w:tab/>
        </w:r>
        <w:r w:rsidR="00EA2B26">
          <w:rPr>
            <w:noProof/>
            <w:webHidden/>
          </w:rPr>
          <w:fldChar w:fldCharType="begin"/>
        </w:r>
        <w:r w:rsidR="00EA2B26">
          <w:rPr>
            <w:noProof/>
            <w:webHidden/>
          </w:rPr>
          <w:instrText xml:space="preserve"> PAGEREF _Toc105167247 \h </w:instrText>
        </w:r>
        <w:r w:rsidR="00EA2B26">
          <w:rPr>
            <w:noProof/>
            <w:webHidden/>
          </w:rPr>
        </w:r>
        <w:r w:rsidR="00EA2B26">
          <w:rPr>
            <w:noProof/>
            <w:webHidden/>
          </w:rPr>
          <w:fldChar w:fldCharType="separate"/>
        </w:r>
        <w:r w:rsidR="00111B93">
          <w:rPr>
            <w:noProof/>
            <w:webHidden/>
          </w:rPr>
          <w:t>27</w:t>
        </w:r>
        <w:r w:rsidR="00EA2B26">
          <w:rPr>
            <w:noProof/>
            <w:webHidden/>
          </w:rPr>
          <w:fldChar w:fldCharType="end"/>
        </w:r>
      </w:hyperlink>
    </w:p>
    <w:p w14:paraId="0A4468E1" w14:textId="4BC41A38" w:rsidR="00EA2B26" w:rsidRDefault="000B21E8">
      <w:pPr>
        <w:pStyle w:val="Tabledesillustrations"/>
        <w:tabs>
          <w:tab w:val="right" w:leader="dot" w:pos="9062"/>
        </w:tabs>
        <w:rPr>
          <w:rFonts w:eastAsiaTheme="minorEastAsia"/>
          <w:noProof/>
          <w:lang w:eastAsia="fr-FR"/>
        </w:rPr>
      </w:pPr>
      <w:hyperlink w:anchor="_Toc105167248" w:history="1">
        <w:r w:rsidR="00EA2B26" w:rsidRPr="009C04A3">
          <w:rPr>
            <w:rStyle w:val="Lienhypertexte"/>
            <w:rFonts w:ascii="Times New Roman" w:hAnsi="Times New Roman" w:cs="Times New Roman"/>
            <w:noProof/>
          </w:rPr>
          <w:t>Figure 6 : stepper motor driver shield L6474</w:t>
        </w:r>
        <w:r w:rsidR="00EA2B26">
          <w:rPr>
            <w:noProof/>
            <w:webHidden/>
          </w:rPr>
          <w:tab/>
        </w:r>
        <w:r w:rsidR="00EA2B26">
          <w:rPr>
            <w:noProof/>
            <w:webHidden/>
          </w:rPr>
          <w:fldChar w:fldCharType="begin"/>
        </w:r>
        <w:r w:rsidR="00EA2B26">
          <w:rPr>
            <w:noProof/>
            <w:webHidden/>
          </w:rPr>
          <w:instrText xml:space="preserve"> PAGEREF _Toc105167248 \h </w:instrText>
        </w:r>
        <w:r w:rsidR="00EA2B26">
          <w:rPr>
            <w:noProof/>
            <w:webHidden/>
          </w:rPr>
        </w:r>
        <w:r w:rsidR="00EA2B26">
          <w:rPr>
            <w:noProof/>
            <w:webHidden/>
          </w:rPr>
          <w:fldChar w:fldCharType="separate"/>
        </w:r>
        <w:r w:rsidR="00111B93">
          <w:rPr>
            <w:noProof/>
            <w:webHidden/>
          </w:rPr>
          <w:t>28</w:t>
        </w:r>
        <w:r w:rsidR="00EA2B26">
          <w:rPr>
            <w:noProof/>
            <w:webHidden/>
          </w:rPr>
          <w:fldChar w:fldCharType="end"/>
        </w:r>
      </w:hyperlink>
    </w:p>
    <w:p w14:paraId="7D7824D3" w14:textId="44E758B3" w:rsidR="00EA2B26" w:rsidRDefault="000B21E8">
      <w:pPr>
        <w:pStyle w:val="Tabledesillustrations"/>
        <w:tabs>
          <w:tab w:val="right" w:leader="dot" w:pos="9062"/>
        </w:tabs>
        <w:rPr>
          <w:rFonts w:eastAsiaTheme="minorEastAsia"/>
          <w:noProof/>
          <w:lang w:eastAsia="fr-FR"/>
        </w:rPr>
      </w:pPr>
      <w:hyperlink w:anchor="_Toc105167249" w:history="1">
        <w:r w:rsidR="00EA2B26" w:rsidRPr="009C04A3">
          <w:rPr>
            <w:rStyle w:val="Lienhypertexte"/>
            <w:rFonts w:ascii="Times New Roman" w:hAnsi="Times New Roman" w:cs="Times New Roman"/>
            <w:noProof/>
          </w:rPr>
          <w:t>Figure 7 : LCD TFT 4.3</w:t>
        </w:r>
        <w:r w:rsidR="00EA2B26">
          <w:rPr>
            <w:noProof/>
            <w:webHidden/>
          </w:rPr>
          <w:tab/>
        </w:r>
        <w:r w:rsidR="00EA2B26">
          <w:rPr>
            <w:noProof/>
            <w:webHidden/>
          </w:rPr>
          <w:fldChar w:fldCharType="begin"/>
        </w:r>
        <w:r w:rsidR="00EA2B26">
          <w:rPr>
            <w:noProof/>
            <w:webHidden/>
          </w:rPr>
          <w:instrText xml:space="preserve"> PAGEREF _Toc105167249 \h </w:instrText>
        </w:r>
        <w:r w:rsidR="00EA2B26">
          <w:rPr>
            <w:noProof/>
            <w:webHidden/>
          </w:rPr>
        </w:r>
        <w:r w:rsidR="00EA2B26">
          <w:rPr>
            <w:noProof/>
            <w:webHidden/>
          </w:rPr>
          <w:fldChar w:fldCharType="separate"/>
        </w:r>
        <w:r w:rsidR="00111B93">
          <w:rPr>
            <w:noProof/>
            <w:webHidden/>
          </w:rPr>
          <w:t>29</w:t>
        </w:r>
        <w:r w:rsidR="00EA2B26">
          <w:rPr>
            <w:noProof/>
            <w:webHidden/>
          </w:rPr>
          <w:fldChar w:fldCharType="end"/>
        </w:r>
      </w:hyperlink>
    </w:p>
    <w:p w14:paraId="0529AF7D" w14:textId="6BACF3F2" w:rsidR="00EA2B26" w:rsidRDefault="000B21E8">
      <w:pPr>
        <w:pStyle w:val="Tabledesillustrations"/>
        <w:tabs>
          <w:tab w:val="right" w:leader="dot" w:pos="9062"/>
        </w:tabs>
        <w:rPr>
          <w:rFonts w:eastAsiaTheme="minorEastAsia"/>
          <w:noProof/>
          <w:lang w:eastAsia="fr-FR"/>
        </w:rPr>
      </w:pPr>
      <w:hyperlink w:anchor="_Toc105167250" w:history="1">
        <w:r w:rsidR="00EA2B26" w:rsidRPr="009C04A3">
          <w:rPr>
            <w:rStyle w:val="Lienhypertexte"/>
            <w:rFonts w:ascii="Times New Roman" w:hAnsi="Times New Roman" w:cs="Times New Roman"/>
            <w:noProof/>
          </w:rPr>
          <w:t>Figure 8 : Node MCU ESP8266</w:t>
        </w:r>
        <w:r w:rsidR="00EA2B26">
          <w:rPr>
            <w:noProof/>
            <w:webHidden/>
          </w:rPr>
          <w:tab/>
        </w:r>
        <w:r w:rsidR="00EA2B26">
          <w:rPr>
            <w:noProof/>
            <w:webHidden/>
          </w:rPr>
          <w:fldChar w:fldCharType="begin"/>
        </w:r>
        <w:r w:rsidR="00EA2B26">
          <w:rPr>
            <w:noProof/>
            <w:webHidden/>
          </w:rPr>
          <w:instrText xml:space="preserve"> PAGEREF _Toc105167250 \h </w:instrText>
        </w:r>
        <w:r w:rsidR="00EA2B26">
          <w:rPr>
            <w:noProof/>
            <w:webHidden/>
          </w:rPr>
        </w:r>
        <w:r w:rsidR="00EA2B26">
          <w:rPr>
            <w:noProof/>
            <w:webHidden/>
          </w:rPr>
          <w:fldChar w:fldCharType="separate"/>
        </w:r>
        <w:r w:rsidR="00111B93">
          <w:rPr>
            <w:noProof/>
            <w:webHidden/>
          </w:rPr>
          <w:t>29</w:t>
        </w:r>
        <w:r w:rsidR="00EA2B26">
          <w:rPr>
            <w:noProof/>
            <w:webHidden/>
          </w:rPr>
          <w:fldChar w:fldCharType="end"/>
        </w:r>
      </w:hyperlink>
    </w:p>
    <w:p w14:paraId="2B3DF334" w14:textId="4FD6F6F6" w:rsidR="00EA2B26" w:rsidRDefault="000B21E8">
      <w:pPr>
        <w:pStyle w:val="Tabledesillustrations"/>
        <w:tabs>
          <w:tab w:val="right" w:leader="dot" w:pos="9062"/>
        </w:tabs>
        <w:rPr>
          <w:rFonts w:eastAsiaTheme="minorEastAsia"/>
          <w:noProof/>
          <w:lang w:eastAsia="fr-FR"/>
        </w:rPr>
      </w:pPr>
      <w:hyperlink w:anchor="_Toc105167251" w:history="1">
        <w:r w:rsidR="00EA2B26" w:rsidRPr="009C04A3">
          <w:rPr>
            <w:rStyle w:val="Lienhypertexte"/>
            <w:rFonts w:ascii="Times New Roman" w:hAnsi="Times New Roman" w:cs="Times New Roman"/>
            <w:noProof/>
          </w:rPr>
          <w:t>Figure 9 : Capteur de position (3590S-2-103L)</w:t>
        </w:r>
        <w:r w:rsidR="00EA2B26">
          <w:rPr>
            <w:noProof/>
            <w:webHidden/>
          </w:rPr>
          <w:tab/>
        </w:r>
        <w:r w:rsidR="00EA2B26">
          <w:rPr>
            <w:noProof/>
            <w:webHidden/>
          </w:rPr>
          <w:fldChar w:fldCharType="begin"/>
        </w:r>
        <w:r w:rsidR="00EA2B26">
          <w:rPr>
            <w:noProof/>
            <w:webHidden/>
          </w:rPr>
          <w:instrText xml:space="preserve"> PAGEREF _Toc105167251 \h </w:instrText>
        </w:r>
        <w:r w:rsidR="00EA2B26">
          <w:rPr>
            <w:noProof/>
            <w:webHidden/>
          </w:rPr>
        </w:r>
        <w:r w:rsidR="00EA2B26">
          <w:rPr>
            <w:noProof/>
            <w:webHidden/>
          </w:rPr>
          <w:fldChar w:fldCharType="separate"/>
        </w:r>
        <w:r w:rsidR="00111B93">
          <w:rPr>
            <w:noProof/>
            <w:webHidden/>
          </w:rPr>
          <w:t>30</w:t>
        </w:r>
        <w:r w:rsidR="00EA2B26">
          <w:rPr>
            <w:noProof/>
            <w:webHidden/>
          </w:rPr>
          <w:fldChar w:fldCharType="end"/>
        </w:r>
      </w:hyperlink>
    </w:p>
    <w:p w14:paraId="02A7CC7D" w14:textId="49B38F6F" w:rsidR="00EA2B26" w:rsidRDefault="000B21E8">
      <w:pPr>
        <w:pStyle w:val="Tabledesillustrations"/>
        <w:tabs>
          <w:tab w:val="right" w:leader="dot" w:pos="9062"/>
        </w:tabs>
        <w:rPr>
          <w:rFonts w:eastAsiaTheme="minorEastAsia"/>
          <w:noProof/>
          <w:lang w:eastAsia="fr-FR"/>
        </w:rPr>
      </w:pPr>
      <w:hyperlink w:anchor="_Toc105167252" w:history="1">
        <w:r w:rsidR="00EA2B26" w:rsidRPr="009C04A3">
          <w:rPr>
            <w:rStyle w:val="Lienhypertexte"/>
            <w:rFonts w:ascii="Times New Roman" w:hAnsi="Times New Roman" w:cs="Times New Roman"/>
            <w:noProof/>
          </w:rPr>
          <w:t>Figure 10 : Capteur de diamètre (PTL01-15W0-103B1)</w:t>
        </w:r>
        <w:r w:rsidR="00EA2B26">
          <w:rPr>
            <w:noProof/>
            <w:webHidden/>
          </w:rPr>
          <w:tab/>
        </w:r>
        <w:r w:rsidR="00EA2B26">
          <w:rPr>
            <w:noProof/>
            <w:webHidden/>
          </w:rPr>
          <w:fldChar w:fldCharType="begin"/>
        </w:r>
        <w:r w:rsidR="00EA2B26">
          <w:rPr>
            <w:noProof/>
            <w:webHidden/>
          </w:rPr>
          <w:instrText xml:space="preserve"> PAGEREF _Toc105167252 \h </w:instrText>
        </w:r>
        <w:r w:rsidR="00EA2B26">
          <w:rPr>
            <w:noProof/>
            <w:webHidden/>
          </w:rPr>
        </w:r>
        <w:r w:rsidR="00EA2B26">
          <w:rPr>
            <w:noProof/>
            <w:webHidden/>
          </w:rPr>
          <w:fldChar w:fldCharType="separate"/>
        </w:r>
        <w:r w:rsidR="00111B93">
          <w:rPr>
            <w:noProof/>
            <w:webHidden/>
          </w:rPr>
          <w:t>31</w:t>
        </w:r>
        <w:r w:rsidR="00EA2B26">
          <w:rPr>
            <w:noProof/>
            <w:webHidden/>
          </w:rPr>
          <w:fldChar w:fldCharType="end"/>
        </w:r>
      </w:hyperlink>
    </w:p>
    <w:p w14:paraId="7A5C8C88" w14:textId="77E72B96" w:rsidR="00EA2B26" w:rsidRDefault="000B21E8">
      <w:pPr>
        <w:pStyle w:val="Tabledesillustrations"/>
        <w:tabs>
          <w:tab w:val="right" w:leader="dot" w:pos="9062"/>
        </w:tabs>
        <w:rPr>
          <w:rFonts w:eastAsiaTheme="minorEastAsia"/>
          <w:noProof/>
          <w:lang w:eastAsia="fr-FR"/>
        </w:rPr>
      </w:pPr>
      <w:hyperlink w:anchor="_Toc105167253" w:history="1">
        <w:r w:rsidR="00EA2B26" w:rsidRPr="009C04A3">
          <w:rPr>
            <w:rStyle w:val="Lienhypertexte"/>
            <w:rFonts w:ascii="Times New Roman" w:hAnsi="Times New Roman" w:cs="Times New Roman"/>
            <w:noProof/>
          </w:rPr>
          <w:t>Figure 11 : Capteur de proximité (OPB745WZ)</w:t>
        </w:r>
        <w:r w:rsidR="00EA2B26">
          <w:rPr>
            <w:noProof/>
            <w:webHidden/>
          </w:rPr>
          <w:tab/>
        </w:r>
        <w:r w:rsidR="00EA2B26">
          <w:rPr>
            <w:noProof/>
            <w:webHidden/>
          </w:rPr>
          <w:fldChar w:fldCharType="begin"/>
        </w:r>
        <w:r w:rsidR="00EA2B26">
          <w:rPr>
            <w:noProof/>
            <w:webHidden/>
          </w:rPr>
          <w:instrText xml:space="preserve"> PAGEREF _Toc105167253 \h </w:instrText>
        </w:r>
        <w:r w:rsidR="00EA2B26">
          <w:rPr>
            <w:noProof/>
            <w:webHidden/>
          </w:rPr>
        </w:r>
        <w:r w:rsidR="00EA2B26">
          <w:rPr>
            <w:noProof/>
            <w:webHidden/>
          </w:rPr>
          <w:fldChar w:fldCharType="separate"/>
        </w:r>
        <w:r w:rsidR="00111B93">
          <w:rPr>
            <w:noProof/>
            <w:webHidden/>
          </w:rPr>
          <w:t>31</w:t>
        </w:r>
        <w:r w:rsidR="00EA2B26">
          <w:rPr>
            <w:noProof/>
            <w:webHidden/>
          </w:rPr>
          <w:fldChar w:fldCharType="end"/>
        </w:r>
      </w:hyperlink>
    </w:p>
    <w:p w14:paraId="4B88354B" w14:textId="1E44408D" w:rsidR="00EA2B26" w:rsidRDefault="000B21E8">
      <w:pPr>
        <w:pStyle w:val="Tabledesillustrations"/>
        <w:tabs>
          <w:tab w:val="right" w:leader="dot" w:pos="9062"/>
        </w:tabs>
        <w:rPr>
          <w:rFonts w:eastAsiaTheme="minorEastAsia"/>
          <w:noProof/>
          <w:lang w:eastAsia="fr-FR"/>
        </w:rPr>
      </w:pPr>
      <w:hyperlink w:anchor="_Toc105167254" w:history="1">
        <w:r w:rsidR="00EA2B26" w:rsidRPr="009C04A3">
          <w:rPr>
            <w:rStyle w:val="Lienhypertexte"/>
            <w:rFonts w:ascii="Times New Roman" w:hAnsi="Times New Roman" w:cs="Times New Roman"/>
            <w:noProof/>
          </w:rPr>
          <w:t>Figure 12 : Capteur jauge de contrainte (FSS020WNST)</w:t>
        </w:r>
        <w:r w:rsidR="00EA2B26">
          <w:rPr>
            <w:noProof/>
            <w:webHidden/>
          </w:rPr>
          <w:tab/>
        </w:r>
        <w:r w:rsidR="00EA2B26">
          <w:rPr>
            <w:noProof/>
            <w:webHidden/>
          </w:rPr>
          <w:fldChar w:fldCharType="begin"/>
        </w:r>
        <w:r w:rsidR="00EA2B26">
          <w:rPr>
            <w:noProof/>
            <w:webHidden/>
          </w:rPr>
          <w:instrText xml:space="preserve"> PAGEREF _Toc105167254 \h </w:instrText>
        </w:r>
        <w:r w:rsidR="00EA2B26">
          <w:rPr>
            <w:noProof/>
            <w:webHidden/>
          </w:rPr>
        </w:r>
        <w:r w:rsidR="00EA2B26">
          <w:rPr>
            <w:noProof/>
            <w:webHidden/>
          </w:rPr>
          <w:fldChar w:fldCharType="separate"/>
        </w:r>
        <w:r w:rsidR="00111B93">
          <w:rPr>
            <w:noProof/>
            <w:webHidden/>
          </w:rPr>
          <w:t>32</w:t>
        </w:r>
        <w:r w:rsidR="00EA2B26">
          <w:rPr>
            <w:noProof/>
            <w:webHidden/>
          </w:rPr>
          <w:fldChar w:fldCharType="end"/>
        </w:r>
      </w:hyperlink>
    </w:p>
    <w:p w14:paraId="437160C7" w14:textId="63EADB3F" w:rsidR="00EA2B26" w:rsidRDefault="000B21E8">
      <w:pPr>
        <w:pStyle w:val="Tabledesillustrations"/>
        <w:tabs>
          <w:tab w:val="right" w:leader="dot" w:pos="9062"/>
        </w:tabs>
        <w:rPr>
          <w:rFonts w:eastAsiaTheme="minorEastAsia"/>
          <w:noProof/>
          <w:lang w:eastAsia="fr-FR"/>
        </w:rPr>
      </w:pPr>
      <w:hyperlink w:anchor="_Toc105167255" w:history="1">
        <w:r w:rsidR="00EA2B26" w:rsidRPr="009C04A3">
          <w:rPr>
            <w:rStyle w:val="Lienhypertexte"/>
            <w:rFonts w:ascii="Times New Roman" w:hAnsi="Times New Roman" w:cs="Times New Roman"/>
            <w:noProof/>
          </w:rPr>
          <w:t>Figure 13 : Batterie (RRC2054)</w:t>
        </w:r>
        <w:r w:rsidR="00EA2B26">
          <w:rPr>
            <w:noProof/>
            <w:webHidden/>
          </w:rPr>
          <w:tab/>
        </w:r>
        <w:r w:rsidR="00EA2B26">
          <w:rPr>
            <w:noProof/>
            <w:webHidden/>
          </w:rPr>
          <w:fldChar w:fldCharType="begin"/>
        </w:r>
        <w:r w:rsidR="00EA2B26">
          <w:rPr>
            <w:noProof/>
            <w:webHidden/>
          </w:rPr>
          <w:instrText xml:space="preserve"> PAGEREF _Toc105167255 \h </w:instrText>
        </w:r>
        <w:r w:rsidR="00EA2B26">
          <w:rPr>
            <w:noProof/>
            <w:webHidden/>
          </w:rPr>
        </w:r>
        <w:r w:rsidR="00EA2B26">
          <w:rPr>
            <w:noProof/>
            <w:webHidden/>
          </w:rPr>
          <w:fldChar w:fldCharType="separate"/>
        </w:r>
        <w:r w:rsidR="00111B93">
          <w:rPr>
            <w:noProof/>
            <w:webHidden/>
          </w:rPr>
          <w:t>32</w:t>
        </w:r>
        <w:r w:rsidR="00EA2B26">
          <w:rPr>
            <w:noProof/>
            <w:webHidden/>
          </w:rPr>
          <w:fldChar w:fldCharType="end"/>
        </w:r>
      </w:hyperlink>
    </w:p>
    <w:p w14:paraId="6F9A86A9" w14:textId="02041030" w:rsidR="00EA2B26" w:rsidRDefault="000B21E8">
      <w:pPr>
        <w:pStyle w:val="Tabledesillustrations"/>
        <w:tabs>
          <w:tab w:val="right" w:leader="dot" w:pos="9062"/>
        </w:tabs>
        <w:rPr>
          <w:rFonts w:eastAsiaTheme="minorEastAsia"/>
          <w:noProof/>
          <w:lang w:eastAsia="fr-FR"/>
        </w:rPr>
      </w:pPr>
      <w:hyperlink w:anchor="_Toc105167256" w:history="1">
        <w:r w:rsidR="00EA2B26" w:rsidRPr="009C04A3">
          <w:rPr>
            <w:rStyle w:val="Lienhypertexte"/>
            <w:rFonts w:ascii="Times New Roman" w:hAnsi="Times New Roman" w:cs="Times New Roman"/>
            <w:noProof/>
          </w:rPr>
          <w:t>Figure 14 : RRC-PMM240</w:t>
        </w:r>
        <w:r w:rsidR="00EA2B26">
          <w:rPr>
            <w:noProof/>
            <w:webHidden/>
          </w:rPr>
          <w:tab/>
        </w:r>
        <w:r w:rsidR="00EA2B26">
          <w:rPr>
            <w:noProof/>
            <w:webHidden/>
          </w:rPr>
          <w:fldChar w:fldCharType="begin"/>
        </w:r>
        <w:r w:rsidR="00EA2B26">
          <w:rPr>
            <w:noProof/>
            <w:webHidden/>
          </w:rPr>
          <w:instrText xml:space="preserve"> PAGEREF _Toc105167256 \h </w:instrText>
        </w:r>
        <w:r w:rsidR="00EA2B26">
          <w:rPr>
            <w:noProof/>
            <w:webHidden/>
          </w:rPr>
        </w:r>
        <w:r w:rsidR="00EA2B26">
          <w:rPr>
            <w:noProof/>
            <w:webHidden/>
          </w:rPr>
          <w:fldChar w:fldCharType="separate"/>
        </w:r>
        <w:r w:rsidR="00111B93">
          <w:rPr>
            <w:noProof/>
            <w:webHidden/>
          </w:rPr>
          <w:t>32</w:t>
        </w:r>
        <w:r w:rsidR="00EA2B26">
          <w:rPr>
            <w:noProof/>
            <w:webHidden/>
          </w:rPr>
          <w:fldChar w:fldCharType="end"/>
        </w:r>
      </w:hyperlink>
    </w:p>
    <w:p w14:paraId="162CEF78" w14:textId="6AC0C0FD" w:rsidR="00EA2B26" w:rsidRDefault="000B21E8">
      <w:pPr>
        <w:pStyle w:val="Tabledesillustrations"/>
        <w:tabs>
          <w:tab w:val="right" w:leader="dot" w:pos="9062"/>
        </w:tabs>
        <w:rPr>
          <w:rFonts w:eastAsiaTheme="minorEastAsia"/>
          <w:noProof/>
          <w:lang w:eastAsia="fr-FR"/>
        </w:rPr>
      </w:pPr>
      <w:hyperlink w:anchor="_Toc105167257" w:history="1">
        <w:r w:rsidR="00EA2B26" w:rsidRPr="009C04A3">
          <w:rPr>
            <w:rStyle w:val="Lienhypertexte"/>
            <w:noProof/>
          </w:rPr>
          <w:t>Figure 15: Buzzer (458-1402-ND)</w:t>
        </w:r>
        <w:r w:rsidR="00EA2B26">
          <w:rPr>
            <w:noProof/>
            <w:webHidden/>
          </w:rPr>
          <w:tab/>
        </w:r>
        <w:r w:rsidR="00EA2B26">
          <w:rPr>
            <w:noProof/>
            <w:webHidden/>
          </w:rPr>
          <w:fldChar w:fldCharType="begin"/>
        </w:r>
        <w:r w:rsidR="00EA2B26">
          <w:rPr>
            <w:noProof/>
            <w:webHidden/>
          </w:rPr>
          <w:instrText xml:space="preserve"> PAGEREF _Toc105167257 \h </w:instrText>
        </w:r>
        <w:r w:rsidR="00EA2B26">
          <w:rPr>
            <w:noProof/>
            <w:webHidden/>
          </w:rPr>
        </w:r>
        <w:r w:rsidR="00EA2B26">
          <w:rPr>
            <w:noProof/>
            <w:webHidden/>
          </w:rPr>
          <w:fldChar w:fldCharType="separate"/>
        </w:r>
        <w:r w:rsidR="00111B93">
          <w:rPr>
            <w:noProof/>
            <w:webHidden/>
          </w:rPr>
          <w:t>33</w:t>
        </w:r>
        <w:r w:rsidR="00EA2B26">
          <w:rPr>
            <w:noProof/>
            <w:webHidden/>
          </w:rPr>
          <w:fldChar w:fldCharType="end"/>
        </w:r>
      </w:hyperlink>
    </w:p>
    <w:p w14:paraId="54EB7BA0" w14:textId="6999B542" w:rsidR="00EA2B26" w:rsidRDefault="000B21E8">
      <w:pPr>
        <w:pStyle w:val="Tabledesillustrations"/>
        <w:tabs>
          <w:tab w:val="right" w:leader="dot" w:pos="9062"/>
        </w:tabs>
        <w:rPr>
          <w:rFonts w:eastAsiaTheme="minorEastAsia"/>
          <w:noProof/>
          <w:lang w:eastAsia="fr-FR"/>
        </w:rPr>
      </w:pPr>
      <w:hyperlink w:anchor="_Toc105167258" w:history="1">
        <w:r w:rsidR="00EA2B26" w:rsidRPr="009C04A3">
          <w:rPr>
            <w:rStyle w:val="Lienhypertexte"/>
            <w:noProof/>
          </w:rPr>
          <w:t>Figure 16 : Structure du code</w:t>
        </w:r>
        <w:r w:rsidR="00EA2B26">
          <w:rPr>
            <w:noProof/>
            <w:webHidden/>
          </w:rPr>
          <w:tab/>
        </w:r>
        <w:r w:rsidR="00EA2B26">
          <w:rPr>
            <w:noProof/>
            <w:webHidden/>
          </w:rPr>
          <w:fldChar w:fldCharType="begin"/>
        </w:r>
        <w:r w:rsidR="00EA2B26">
          <w:rPr>
            <w:noProof/>
            <w:webHidden/>
          </w:rPr>
          <w:instrText xml:space="preserve"> PAGEREF _Toc105167258 \h </w:instrText>
        </w:r>
        <w:r w:rsidR="00EA2B26">
          <w:rPr>
            <w:noProof/>
            <w:webHidden/>
          </w:rPr>
        </w:r>
        <w:r w:rsidR="00EA2B26">
          <w:rPr>
            <w:noProof/>
            <w:webHidden/>
          </w:rPr>
          <w:fldChar w:fldCharType="separate"/>
        </w:r>
        <w:r w:rsidR="00111B93">
          <w:rPr>
            <w:noProof/>
            <w:webHidden/>
          </w:rPr>
          <w:t>36</w:t>
        </w:r>
        <w:r w:rsidR="00EA2B26">
          <w:rPr>
            <w:noProof/>
            <w:webHidden/>
          </w:rPr>
          <w:fldChar w:fldCharType="end"/>
        </w:r>
      </w:hyperlink>
    </w:p>
    <w:p w14:paraId="68F28955" w14:textId="44B847F9" w:rsidR="00EA2B26" w:rsidRDefault="000B21E8">
      <w:pPr>
        <w:pStyle w:val="Tabledesillustrations"/>
        <w:tabs>
          <w:tab w:val="right" w:leader="dot" w:pos="9062"/>
        </w:tabs>
        <w:rPr>
          <w:rFonts w:eastAsiaTheme="minorEastAsia"/>
          <w:noProof/>
          <w:lang w:eastAsia="fr-FR"/>
        </w:rPr>
      </w:pPr>
      <w:hyperlink w:anchor="_Toc105167259" w:history="1">
        <w:r w:rsidR="00EA2B26" w:rsidRPr="009C04A3">
          <w:rPr>
            <w:rStyle w:val="Lienhypertexte"/>
            <w:rFonts w:ascii="Times New Roman" w:hAnsi="Times New Roman" w:cs="Times New Roman"/>
            <w:noProof/>
          </w:rPr>
          <w:t>Figure 17: Priorités et tailles de chaque tache</w:t>
        </w:r>
        <w:r w:rsidR="00EA2B26">
          <w:rPr>
            <w:noProof/>
            <w:webHidden/>
          </w:rPr>
          <w:tab/>
        </w:r>
        <w:r w:rsidR="00EA2B26">
          <w:rPr>
            <w:noProof/>
            <w:webHidden/>
          </w:rPr>
          <w:fldChar w:fldCharType="begin"/>
        </w:r>
        <w:r w:rsidR="00EA2B26">
          <w:rPr>
            <w:noProof/>
            <w:webHidden/>
          </w:rPr>
          <w:instrText xml:space="preserve"> PAGEREF _Toc105167259 \h </w:instrText>
        </w:r>
        <w:r w:rsidR="00EA2B26">
          <w:rPr>
            <w:noProof/>
            <w:webHidden/>
          </w:rPr>
        </w:r>
        <w:r w:rsidR="00EA2B26">
          <w:rPr>
            <w:noProof/>
            <w:webHidden/>
          </w:rPr>
          <w:fldChar w:fldCharType="separate"/>
        </w:r>
        <w:r w:rsidR="00111B93">
          <w:rPr>
            <w:noProof/>
            <w:webHidden/>
          </w:rPr>
          <w:t>37</w:t>
        </w:r>
        <w:r w:rsidR="00EA2B26">
          <w:rPr>
            <w:noProof/>
            <w:webHidden/>
          </w:rPr>
          <w:fldChar w:fldCharType="end"/>
        </w:r>
      </w:hyperlink>
    </w:p>
    <w:p w14:paraId="3B8B6469" w14:textId="7DCBCC2A" w:rsidR="00EA2B26" w:rsidRDefault="000B21E8">
      <w:pPr>
        <w:pStyle w:val="Tabledesillustrations"/>
        <w:tabs>
          <w:tab w:val="right" w:leader="dot" w:pos="9062"/>
        </w:tabs>
        <w:rPr>
          <w:rFonts w:eastAsiaTheme="minorEastAsia"/>
          <w:noProof/>
          <w:lang w:eastAsia="fr-FR"/>
        </w:rPr>
      </w:pPr>
      <w:hyperlink w:anchor="_Toc105167260" w:history="1">
        <w:r w:rsidR="00EA2B26" w:rsidRPr="009C04A3">
          <w:rPr>
            <w:rStyle w:val="Lienhypertexte"/>
            <w:noProof/>
          </w:rPr>
          <w:t>Figure 18 : Création des taches</w:t>
        </w:r>
        <w:r w:rsidR="00EA2B26">
          <w:rPr>
            <w:noProof/>
            <w:webHidden/>
          </w:rPr>
          <w:tab/>
        </w:r>
        <w:r w:rsidR="00EA2B26">
          <w:rPr>
            <w:noProof/>
            <w:webHidden/>
          </w:rPr>
          <w:fldChar w:fldCharType="begin"/>
        </w:r>
        <w:r w:rsidR="00EA2B26">
          <w:rPr>
            <w:noProof/>
            <w:webHidden/>
          </w:rPr>
          <w:instrText xml:space="preserve"> PAGEREF _Toc105167260 \h </w:instrText>
        </w:r>
        <w:r w:rsidR="00EA2B26">
          <w:rPr>
            <w:noProof/>
            <w:webHidden/>
          </w:rPr>
          <w:fldChar w:fldCharType="separate"/>
        </w:r>
        <w:r w:rsidR="00111B93">
          <w:rPr>
            <w:b/>
            <w:bCs/>
            <w:noProof/>
            <w:webHidden/>
          </w:rPr>
          <w:t>Erreur ! Signet non défini.</w:t>
        </w:r>
        <w:r w:rsidR="00EA2B26">
          <w:rPr>
            <w:noProof/>
            <w:webHidden/>
          </w:rPr>
          <w:fldChar w:fldCharType="end"/>
        </w:r>
      </w:hyperlink>
    </w:p>
    <w:p w14:paraId="6D97E483" w14:textId="3C2FB3A2" w:rsidR="00EA2B26" w:rsidRDefault="000B21E8">
      <w:pPr>
        <w:pStyle w:val="Tabledesillustrations"/>
        <w:tabs>
          <w:tab w:val="right" w:leader="dot" w:pos="9062"/>
        </w:tabs>
        <w:rPr>
          <w:rFonts w:eastAsiaTheme="minorEastAsia"/>
          <w:noProof/>
          <w:lang w:eastAsia="fr-FR"/>
        </w:rPr>
      </w:pPr>
      <w:hyperlink w:anchor="_Toc105167261" w:history="1">
        <w:r w:rsidR="00EA2B26" w:rsidRPr="009C04A3">
          <w:rPr>
            <w:rStyle w:val="Lienhypertexte"/>
            <w:rFonts w:ascii="Times New Roman" w:hAnsi="Times New Roman" w:cs="Times New Roman"/>
            <w:noProof/>
          </w:rPr>
          <w:t>Figure 19 : h</w:t>
        </w:r>
        <w:r w:rsidR="00EA2B26">
          <w:rPr>
            <w:noProof/>
            <w:webHidden/>
          </w:rPr>
          <w:tab/>
        </w:r>
        <w:r w:rsidR="00EA2B26">
          <w:rPr>
            <w:noProof/>
            <w:webHidden/>
          </w:rPr>
          <w:fldChar w:fldCharType="begin"/>
        </w:r>
        <w:r w:rsidR="00EA2B26">
          <w:rPr>
            <w:noProof/>
            <w:webHidden/>
          </w:rPr>
          <w:instrText xml:space="preserve"> PAGEREF _Toc105167261 \h </w:instrText>
        </w:r>
        <w:r w:rsidR="00EA2B26">
          <w:rPr>
            <w:noProof/>
            <w:webHidden/>
          </w:rPr>
        </w:r>
        <w:r w:rsidR="00EA2B26">
          <w:rPr>
            <w:noProof/>
            <w:webHidden/>
          </w:rPr>
          <w:fldChar w:fldCharType="separate"/>
        </w:r>
        <w:r w:rsidR="00111B93">
          <w:rPr>
            <w:noProof/>
            <w:webHidden/>
          </w:rPr>
          <w:t>39</w:t>
        </w:r>
        <w:r w:rsidR="00EA2B26">
          <w:rPr>
            <w:noProof/>
            <w:webHidden/>
          </w:rPr>
          <w:fldChar w:fldCharType="end"/>
        </w:r>
      </w:hyperlink>
    </w:p>
    <w:p w14:paraId="772663A8" w14:textId="7F046E38" w:rsidR="00EA2B26" w:rsidRDefault="000B21E8">
      <w:pPr>
        <w:pStyle w:val="Tabledesillustrations"/>
        <w:tabs>
          <w:tab w:val="right" w:leader="dot" w:pos="9062"/>
        </w:tabs>
        <w:rPr>
          <w:rFonts w:eastAsiaTheme="minorEastAsia"/>
          <w:noProof/>
          <w:lang w:eastAsia="fr-FR"/>
        </w:rPr>
      </w:pPr>
      <w:hyperlink w:anchor="_Toc105167262" w:history="1">
        <w:r w:rsidR="00EA2B26" w:rsidRPr="009C04A3">
          <w:rPr>
            <w:rStyle w:val="Lienhypertexte"/>
            <w:rFonts w:ascii="Times New Roman" w:hAnsi="Times New Roman" w:cs="Times New Roman"/>
            <w:noProof/>
          </w:rPr>
          <w:t>Figure 20 : file d’attente et mode FIFO</w:t>
        </w:r>
        <w:r w:rsidR="00EA2B26">
          <w:rPr>
            <w:noProof/>
            <w:webHidden/>
          </w:rPr>
          <w:tab/>
        </w:r>
        <w:r w:rsidR="00EA2B26">
          <w:rPr>
            <w:noProof/>
            <w:webHidden/>
          </w:rPr>
          <w:fldChar w:fldCharType="begin"/>
        </w:r>
        <w:r w:rsidR="00EA2B26">
          <w:rPr>
            <w:noProof/>
            <w:webHidden/>
          </w:rPr>
          <w:instrText xml:space="preserve"> PAGEREF _Toc105167262 \h </w:instrText>
        </w:r>
        <w:r w:rsidR="00EA2B26">
          <w:rPr>
            <w:noProof/>
            <w:webHidden/>
          </w:rPr>
        </w:r>
        <w:r w:rsidR="00EA2B26">
          <w:rPr>
            <w:noProof/>
            <w:webHidden/>
          </w:rPr>
          <w:fldChar w:fldCharType="separate"/>
        </w:r>
        <w:r w:rsidR="00111B93">
          <w:rPr>
            <w:noProof/>
            <w:webHidden/>
          </w:rPr>
          <w:t>40</w:t>
        </w:r>
        <w:r w:rsidR="00EA2B26">
          <w:rPr>
            <w:noProof/>
            <w:webHidden/>
          </w:rPr>
          <w:fldChar w:fldCharType="end"/>
        </w:r>
      </w:hyperlink>
    </w:p>
    <w:p w14:paraId="16CA1DCB" w14:textId="325B0891" w:rsidR="00EA2B26" w:rsidRDefault="000B21E8">
      <w:pPr>
        <w:pStyle w:val="Tabledesillustrations"/>
        <w:tabs>
          <w:tab w:val="right" w:leader="dot" w:pos="9062"/>
        </w:tabs>
        <w:rPr>
          <w:rFonts w:eastAsiaTheme="minorEastAsia"/>
          <w:noProof/>
          <w:lang w:eastAsia="fr-FR"/>
        </w:rPr>
      </w:pPr>
      <w:hyperlink w:anchor="_Toc105167263" w:history="1">
        <w:r w:rsidR="00EA2B26" w:rsidRPr="009C04A3">
          <w:rPr>
            <w:rStyle w:val="Lienhypertexte"/>
            <w:noProof/>
          </w:rPr>
          <w:t>Figure 21 : création d’une file d’attente (queue)</w:t>
        </w:r>
        <w:r w:rsidR="00EA2B26">
          <w:rPr>
            <w:noProof/>
            <w:webHidden/>
          </w:rPr>
          <w:tab/>
        </w:r>
        <w:r w:rsidR="00EA2B26">
          <w:rPr>
            <w:noProof/>
            <w:webHidden/>
          </w:rPr>
          <w:fldChar w:fldCharType="begin"/>
        </w:r>
        <w:r w:rsidR="00EA2B26">
          <w:rPr>
            <w:noProof/>
            <w:webHidden/>
          </w:rPr>
          <w:instrText xml:space="preserve"> PAGEREF _Toc105167263 \h </w:instrText>
        </w:r>
        <w:r w:rsidR="00EA2B26">
          <w:rPr>
            <w:noProof/>
            <w:webHidden/>
          </w:rPr>
        </w:r>
        <w:r w:rsidR="00EA2B26">
          <w:rPr>
            <w:noProof/>
            <w:webHidden/>
          </w:rPr>
          <w:fldChar w:fldCharType="separate"/>
        </w:r>
        <w:r w:rsidR="00111B93">
          <w:rPr>
            <w:noProof/>
            <w:webHidden/>
          </w:rPr>
          <w:t>40</w:t>
        </w:r>
        <w:r w:rsidR="00EA2B26">
          <w:rPr>
            <w:noProof/>
            <w:webHidden/>
          </w:rPr>
          <w:fldChar w:fldCharType="end"/>
        </w:r>
      </w:hyperlink>
    </w:p>
    <w:p w14:paraId="62E5AEAA" w14:textId="1987F85B" w:rsidR="00EA2B26" w:rsidRDefault="000B21E8">
      <w:pPr>
        <w:pStyle w:val="Tabledesillustrations"/>
        <w:tabs>
          <w:tab w:val="right" w:leader="dot" w:pos="9062"/>
        </w:tabs>
        <w:rPr>
          <w:rFonts w:eastAsiaTheme="minorEastAsia"/>
          <w:noProof/>
          <w:lang w:eastAsia="fr-FR"/>
        </w:rPr>
      </w:pPr>
      <w:hyperlink w:anchor="_Toc105167264" w:history="1">
        <w:r w:rsidR="00EA2B26" w:rsidRPr="009C04A3">
          <w:rPr>
            <w:rStyle w:val="Lienhypertexte"/>
            <w:noProof/>
          </w:rPr>
          <w:t>Figure 22 : définition des fonctions de lecture et écriture dans une queue</w:t>
        </w:r>
        <w:r w:rsidR="00EA2B26">
          <w:rPr>
            <w:noProof/>
            <w:webHidden/>
          </w:rPr>
          <w:tab/>
        </w:r>
        <w:r w:rsidR="00EA2B26">
          <w:rPr>
            <w:noProof/>
            <w:webHidden/>
          </w:rPr>
          <w:fldChar w:fldCharType="begin"/>
        </w:r>
        <w:r w:rsidR="00EA2B26">
          <w:rPr>
            <w:noProof/>
            <w:webHidden/>
          </w:rPr>
          <w:instrText xml:space="preserve"> PAGEREF _Toc105167264 \h </w:instrText>
        </w:r>
        <w:r w:rsidR="00EA2B26">
          <w:rPr>
            <w:noProof/>
            <w:webHidden/>
          </w:rPr>
          <w:fldChar w:fldCharType="separate"/>
        </w:r>
        <w:r w:rsidR="00111B93">
          <w:rPr>
            <w:b/>
            <w:bCs/>
            <w:noProof/>
            <w:webHidden/>
          </w:rPr>
          <w:t>Erreur ! Signet non défini.</w:t>
        </w:r>
        <w:r w:rsidR="00EA2B26">
          <w:rPr>
            <w:noProof/>
            <w:webHidden/>
          </w:rPr>
          <w:fldChar w:fldCharType="end"/>
        </w:r>
      </w:hyperlink>
    </w:p>
    <w:p w14:paraId="206A9942" w14:textId="54F3D10D" w:rsidR="00EA2B26" w:rsidRDefault="000B21E8">
      <w:pPr>
        <w:pStyle w:val="Tabledesillustrations"/>
        <w:tabs>
          <w:tab w:val="right" w:leader="dot" w:pos="9062"/>
        </w:tabs>
        <w:rPr>
          <w:rFonts w:eastAsiaTheme="minorEastAsia"/>
          <w:noProof/>
          <w:lang w:eastAsia="fr-FR"/>
        </w:rPr>
      </w:pPr>
      <w:hyperlink w:anchor="_Toc105167265" w:history="1">
        <w:r w:rsidR="00EA2B26" w:rsidRPr="009C04A3">
          <w:rPr>
            <w:rStyle w:val="Lienhypertexte"/>
            <w:rFonts w:ascii="Times New Roman" w:hAnsi="Times New Roman" w:cs="Times New Roman"/>
            <w:noProof/>
          </w:rPr>
          <w:t>Figure 23: schéma de câblage du driver L6474</w:t>
        </w:r>
        <w:r w:rsidR="00EA2B26">
          <w:rPr>
            <w:noProof/>
            <w:webHidden/>
          </w:rPr>
          <w:tab/>
        </w:r>
        <w:r w:rsidR="00EA2B26">
          <w:rPr>
            <w:noProof/>
            <w:webHidden/>
          </w:rPr>
          <w:fldChar w:fldCharType="begin"/>
        </w:r>
        <w:r w:rsidR="00EA2B26">
          <w:rPr>
            <w:noProof/>
            <w:webHidden/>
          </w:rPr>
          <w:instrText xml:space="preserve"> PAGEREF _Toc105167265 \h </w:instrText>
        </w:r>
        <w:r w:rsidR="00EA2B26">
          <w:rPr>
            <w:noProof/>
            <w:webHidden/>
          </w:rPr>
        </w:r>
        <w:r w:rsidR="00EA2B26">
          <w:rPr>
            <w:noProof/>
            <w:webHidden/>
          </w:rPr>
          <w:fldChar w:fldCharType="separate"/>
        </w:r>
        <w:r w:rsidR="00111B93">
          <w:rPr>
            <w:noProof/>
            <w:webHidden/>
          </w:rPr>
          <w:t>41</w:t>
        </w:r>
        <w:r w:rsidR="00EA2B26">
          <w:rPr>
            <w:noProof/>
            <w:webHidden/>
          </w:rPr>
          <w:fldChar w:fldCharType="end"/>
        </w:r>
      </w:hyperlink>
    </w:p>
    <w:p w14:paraId="3486493A" w14:textId="440E0BED" w:rsidR="00EA2B26" w:rsidRDefault="000B21E8">
      <w:pPr>
        <w:pStyle w:val="Tabledesillustrations"/>
        <w:tabs>
          <w:tab w:val="right" w:leader="dot" w:pos="9062"/>
        </w:tabs>
        <w:rPr>
          <w:rFonts w:eastAsiaTheme="minorEastAsia"/>
          <w:noProof/>
          <w:lang w:eastAsia="fr-FR"/>
        </w:rPr>
      </w:pPr>
      <w:hyperlink w:anchor="_Toc105167266" w:history="1">
        <w:r w:rsidR="00EA2B26" w:rsidRPr="009C04A3">
          <w:rPr>
            <w:rStyle w:val="Lienhypertexte"/>
            <w:noProof/>
          </w:rPr>
          <w:t>Figure 24 : structure du registre STEP_MODE</w:t>
        </w:r>
        <w:r w:rsidR="00EA2B26">
          <w:rPr>
            <w:noProof/>
            <w:webHidden/>
          </w:rPr>
          <w:tab/>
        </w:r>
        <w:r w:rsidR="00EA2B26">
          <w:rPr>
            <w:noProof/>
            <w:webHidden/>
          </w:rPr>
          <w:fldChar w:fldCharType="begin"/>
        </w:r>
        <w:r w:rsidR="00EA2B26">
          <w:rPr>
            <w:noProof/>
            <w:webHidden/>
          </w:rPr>
          <w:instrText xml:space="preserve"> PAGEREF _Toc105167266 \h </w:instrText>
        </w:r>
        <w:r w:rsidR="00EA2B26">
          <w:rPr>
            <w:noProof/>
            <w:webHidden/>
          </w:rPr>
        </w:r>
        <w:r w:rsidR="00EA2B26">
          <w:rPr>
            <w:noProof/>
            <w:webHidden/>
          </w:rPr>
          <w:fldChar w:fldCharType="separate"/>
        </w:r>
        <w:r w:rsidR="00111B93">
          <w:rPr>
            <w:noProof/>
            <w:webHidden/>
          </w:rPr>
          <w:t>42</w:t>
        </w:r>
        <w:r w:rsidR="00EA2B26">
          <w:rPr>
            <w:noProof/>
            <w:webHidden/>
          </w:rPr>
          <w:fldChar w:fldCharType="end"/>
        </w:r>
      </w:hyperlink>
    </w:p>
    <w:p w14:paraId="1EB3FE27" w14:textId="2C0F50DA" w:rsidR="00EA2B26" w:rsidRDefault="000B21E8">
      <w:pPr>
        <w:pStyle w:val="Tabledesillustrations"/>
        <w:tabs>
          <w:tab w:val="right" w:leader="dot" w:pos="9062"/>
        </w:tabs>
        <w:rPr>
          <w:rFonts w:eastAsiaTheme="minorEastAsia"/>
          <w:noProof/>
          <w:lang w:eastAsia="fr-FR"/>
        </w:rPr>
      </w:pPr>
      <w:hyperlink w:anchor="_Toc105167267" w:history="1">
        <w:r w:rsidR="00EA2B26" w:rsidRPr="009C04A3">
          <w:rPr>
            <w:rStyle w:val="Lienhypertexte"/>
            <w:noProof/>
          </w:rPr>
          <w:t>Figure 25 : adresse des différents registres</w:t>
        </w:r>
        <w:r w:rsidR="00EA2B26">
          <w:rPr>
            <w:noProof/>
            <w:webHidden/>
          </w:rPr>
          <w:tab/>
        </w:r>
        <w:r w:rsidR="00EA2B26">
          <w:rPr>
            <w:noProof/>
            <w:webHidden/>
          </w:rPr>
          <w:fldChar w:fldCharType="begin"/>
        </w:r>
        <w:r w:rsidR="00EA2B26">
          <w:rPr>
            <w:noProof/>
            <w:webHidden/>
          </w:rPr>
          <w:instrText xml:space="preserve"> PAGEREF _Toc105167267 \h </w:instrText>
        </w:r>
        <w:r w:rsidR="00EA2B26">
          <w:rPr>
            <w:noProof/>
            <w:webHidden/>
          </w:rPr>
        </w:r>
        <w:r w:rsidR="00EA2B26">
          <w:rPr>
            <w:noProof/>
            <w:webHidden/>
          </w:rPr>
          <w:fldChar w:fldCharType="separate"/>
        </w:r>
        <w:r w:rsidR="00111B93">
          <w:rPr>
            <w:noProof/>
            <w:webHidden/>
          </w:rPr>
          <w:t>43</w:t>
        </w:r>
        <w:r w:rsidR="00EA2B26">
          <w:rPr>
            <w:noProof/>
            <w:webHidden/>
          </w:rPr>
          <w:fldChar w:fldCharType="end"/>
        </w:r>
      </w:hyperlink>
    </w:p>
    <w:p w14:paraId="7A29EDF7" w14:textId="50744293" w:rsidR="00EA2B26" w:rsidRDefault="000B21E8">
      <w:pPr>
        <w:pStyle w:val="Tabledesillustrations"/>
        <w:tabs>
          <w:tab w:val="right" w:leader="dot" w:pos="9062"/>
        </w:tabs>
        <w:rPr>
          <w:rFonts w:eastAsiaTheme="minorEastAsia"/>
          <w:noProof/>
          <w:lang w:eastAsia="fr-FR"/>
        </w:rPr>
      </w:pPr>
      <w:hyperlink w:anchor="_Toc105167268" w:history="1">
        <w:r w:rsidR="00EA2B26" w:rsidRPr="009C04A3">
          <w:rPr>
            <w:rStyle w:val="Lienhypertexte"/>
            <w:rFonts w:ascii="Times New Roman" w:hAnsi="Times New Roman" w:cs="Times New Roman"/>
            <w:noProof/>
          </w:rPr>
          <w:t>Figure 27 : fichier de paramètre par défauts</w:t>
        </w:r>
        <w:r w:rsidR="00EA2B26">
          <w:rPr>
            <w:noProof/>
            <w:webHidden/>
          </w:rPr>
          <w:tab/>
        </w:r>
        <w:r w:rsidR="00EA2B26">
          <w:rPr>
            <w:noProof/>
            <w:webHidden/>
          </w:rPr>
          <w:fldChar w:fldCharType="begin"/>
        </w:r>
        <w:r w:rsidR="00EA2B26">
          <w:rPr>
            <w:noProof/>
            <w:webHidden/>
          </w:rPr>
          <w:instrText xml:space="preserve"> PAGEREF _Toc105167268 \h </w:instrText>
        </w:r>
        <w:r w:rsidR="00EA2B26">
          <w:rPr>
            <w:noProof/>
            <w:webHidden/>
          </w:rPr>
        </w:r>
        <w:r w:rsidR="00EA2B26">
          <w:rPr>
            <w:noProof/>
            <w:webHidden/>
          </w:rPr>
          <w:fldChar w:fldCharType="separate"/>
        </w:r>
        <w:r w:rsidR="00111B93">
          <w:rPr>
            <w:noProof/>
            <w:webHidden/>
          </w:rPr>
          <w:t>44</w:t>
        </w:r>
        <w:r w:rsidR="00EA2B26">
          <w:rPr>
            <w:noProof/>
            <w:webHidden/>
          </w:rPr>
          <w:fldChar w:fldCharType="end"/>
        </w:r>
      </w:hyperlink>
    </w:p>
    <w:p w14:paraId="359B07BB" w14:textId="60F0594A" w:rsidR="00EA2B26" w:rsidRDefault="000B21E8">
      <w:pPr>
        <w:pStyle w:val="Tabledesillustrations"/>
        <w:tabs>
          <w:tab w:val="right" w:leader="dot" w:pos="9062"/>
        </w:tabs>
        <w:rPr>
          <w:rFonts w:eastAsiaTheme="minorEastAsia"/>
          <w:noProof/>
          <w:lang w:eastAsia="fr-FR"/>
        </w:rPr>
      </w:pPr>
      <w:hyperlink w:anchor="_Toc105167269" w:history="1">
        <w:r w:rsidR="00EA2B26" w:rsidRPr="009C04A3">
          <w:rPr>
            <w:rStyle w:val="Lienhypertexte"/>
            <w:noProof/>
          </w:rPr>
          <w:t>Figure 26 : structure C L6474_Init_t</w:t>
        </w:r>
        <w:r w:rsidR="00EA2B26">
          <w:rPr>
            <w:noProof/>
            <w:webHidden/>
          </w:rPr>
          <w:tab/>
        </w:r>
        <w:r w:rsidR="00EA2B26">
          <w:rPr>
            <w:noProof/>
            <w:webHidden/>
          </w:rPr>
          <w:fldChar w:fldCharType="begin"/>
        </w:r>
        <w:r w:rsidR="00EA2B26">
          <w:rPr>
            <w:noProof/>
            <w:webHidden/>
          </w:rPr>
          <w:instrText xml:space="preserve"> PAGEREF _Toc105167269 \h </w:instrText>
        </w:r>
        <w:r w:rsidR="00EA2B26">
          <w:rPr>
            <w:noProof/>
            <w:webHidden/>
          </w:rPr>
        </w:r>
        <w:r w:rsidR="00EA2B26">
          <w:rPr>
            <w:noProof/>
            <w:webHidden/>
          </w:rPr>
          <w:fldChar w:fldCharType="separate"/>
        </w:r>
        <w:r w:rsidR="00111B93">
          <w:rPr>
            <w:noProof/>
            <w:webHidden/>
          </w:rPr>
          <w:t>44</w:t>
        </w:r>
        <w:r w:rsidR="00EA2B26">
          <w:rPr>
            <w:noProof/>
            <w:webHidden/>
          </w:rPr>
          <w:fldChar w:fldCharType="end"/>
        </w:r>
      </w:hyperlink>
    </w:p>
    <w:p w14:paraId="17845319" w14:textId="79E7CDB5" w:rsidR="00EA2B26" w:rsidRDefault="000B21E8">
      <w:pPr>
        <w:pStyle w:val="Tabledesillustrations"/>
        <w:tabs>
          <w:tab w:val="right" w:leader="dot" w:pos="9062"/>
        </w:tabs>
        <w:rPr>
          <w:rFonts w:eastAsiaTheme="minorEastAsia"/>
          <w:noProof/>
          <w:lang w:eastAsia="fr-FR"/>
        </w:rPr>
      </w:pPr>
      <w:hyperlink w:anchor="_Toc105167270" w:history="1">
        <w:r w:rsidR="00EA2B26" w:rsidRPr="009C04A3">
          <w:rPr>
            <w:rStyle w:val="Lienhypertexte"/>
            <w:rFonts w:ascii="Times New Roman" w:hAnsi="Times New Roman" w:cs="Times New Roman"/>
            <w:noProof/>
          </w:rPr>
          <w:t>Figure 28 : les fonctions pour commander le moteur</w:t>
        </w:r>
        <w:r w:rsidR="00EA2B26">
          <w:rPr>
            <w:noProof/>
            <w:webHidden/>
          </w:rPr>
          <w:tab/>
        </w:r>
        <w:r w:rsidR="00EA2B26">
          <w:rPr>
            <w:noProof/>
            <w:webHidden/>
          </w:rPr>
          <w:fldChar w:fldCharType="begin"/>
        </w:r>
        <w:r w:rsidR="00EA2B26">
          <w:rPr>
            <w:noProof/>
            <w:webHidden/>
          </w:rPr>
          <w:instrText xml:space="preserve"> PAGEREF _Toc105167270 \h </w:instrText>
        </w:r>
        <w:r w:rsidR="00EA2B26">
          <w:rPr>
            <w:noProof/>
            <w:webHidden/>
          </w:rPr>
        </w:r>
        <w:r w:rsidR="00EA2B26">
          <w:rPr>
            <w:noProof/>
            <w:webHidden/>
          </w:rPr>
          <w:fldChar w:fldCharType="separate"/>
        </w:r>
        <w:r w:rsidR="00111B93">
          <w:rPr>
            <w:noProof/>
            <w:webHidden/>
          </w:rPr>
          <w:t>45</w:t>
        </w:r>
        <w:r w:rsidR="00EA2B26">
          <w:rPr>
            <w:noProof/>
            <w:webHidden/>
          </w:rPr>
          <w:fldChar w:fldCharType="end"/>
        </w:r>
      </w:hyperlink>
    </w:p>
    <w:p w14:paraId="4A74A878" w14:textId="37A6D88C" w:rsidR="00EA2B26" w:rsidRDefault="000B21E8">
      <w:pPr>
        <w:pStyle w:val="Tabledesillustrations"/>
        <w:tabs>
          <w:tab w:val="right" w:leader="dot" w:pos="9062"/>
        </w:tabs>
        <w:rPr>
          <w:rFonts w:eastAsiaTheme="minorEastAsia"/>
          <w:noProof/>
          <w:lang w:eastAsia="fr-FR"/>
        </w:rPr>
      </w:pPr>
      <w:hyperlink w:anchor="_Toc105167271" w:history="1">
        <w:r w:rsidR="00EA2B26" w:rsidRPr="009C04A3">
          <w:rPr>
            <w:rStyle w:val="Lienhypertexte"/>
            <w:noProof/>
          </w:rPr>
          <w:t>Figure 29 :structure du registre STATUS</w:t>
        </w:r>
        <w:r w:rsidR="00EA2B26">
          <w:rPr>
            <w:noProof/>
            <w:webHidden/>
          </w:rPr>
          <w:tab/>
        </w:r>
        <w:r w:rsidR="00EA2B26">
          <w:rPr>
            <w:noProof/>
            <w:webHidden/>
          </w:rPr>
          <w:fldChar w:fldCharType="begin"/>
        </w:r>
        <w:r w:rsidR="00EA2B26">
          <w:rPr>
            <w:noProof/>
            <w:webHidden/>
          </w:rPr>
          <w:instrText xml:space="preserve"> PAGEREF _Toc105167271 \h </w:instrText>
        </w:r>
        <w:r w:rsidR="00EA2B26">
          <w:rPr>
            <w:noProof/>
            <w:webHidden/>
          </w:rPr>
        </w:r>
        <w:r w:rsidR="00EA2B26">
          <w:rPr>
            <w:noProof/>
            <w:webHidden/>
          </w:rPr>
          <w:fldChar w:fldCharType="separate"/>
        </w:r>
        <w:r w:rsidR="00111B93">
          <w:rPr>
            <w:noProof/>
            <w:webHidden/>
          </w:rPr>
          <w:t>46</w:t>
        </w:r>
        <w:r w:rsidR="00EA2B26">
          <w:rPr>
            <w:noProof/>
            <w:webHidden/>
          </w:rPr>
          <w:fldChar w:fldCharType="end"/>
        </w:r>
      </w:hyperlink>
    </w:p>
    <w:p w14:paraId="786FDAE2" w14:textId="030264F9" w:rsidR="00EA2B26" w:rsidRDefault="000B21E8">
      <w:pPr>
        <w:pStyle w:val="Tabledesillustrations"/>
        <w:tabs>
          <w:tab w:val="right" w:leader="dot" w:pos="9062"/>
        </w:tabs>
        <w:rPr>
          <w:rFonts w:eastAsiaTheme="minorEastAsia"/>
          <w:noProof/>
          <w:lang w:eastAsia="fr-FR"/>
        </w:rPr>
      </w:pPr>
      <w:hyperlink w:anchor="_Toc105167272" w:history="1">
        <w:r w:rsidR="00EA2B26" w:rsidRPr="009C04A3">
          <w:rPr>
            <w:rStyle w:val="Lienhypertexte"/>
            <w:rFonts w:ascii="Times New Roman" w:hAnsi="Times New Roman" w:cs="Times New Roman"/>
            <w:noProof/>
          </w:rPr>
          <w:t>Figure 30 : Fonctions d’appel lors une interruption</w:t>
        </w:r>
        <w:r w:rsidR="00EA2B26">
          <w:rPr>
            <w:noProof/>
            <w:webHidden/>
          </w:rPr>
          <w:tab/>
        </w:r>
        <w:r w:rsidR="00EA2B26">
          <w:rPr>
            <w:noProof/>
            <w:webHidden/>
          </w:rPr>
          <w:fldChar w:fldCharType="begin"/>
        </w:r>
        <w:r w:rsidR="00EA2B26">
          <w:rPr>
            <w:noProof/>
            <w:webHidden/>
          </w:rPr>
          <w:instrText xml:space="preserve"> PAGEREF _Toc105167272 \h </w:instrText>
        </w:r>
        <w:r w:rsidR="00EA2B26">
          <w:rPr>
            <w:noProof/>
            <w:webHidden/>
          </w:rPr>
        </w:r>
        <w:r w:rsidR="00EA2B26">
          <w:rPr>
            <w:noProof/>
            <w:webHidden/>
          </w:rPr>
          <w:fldChar w:fldCharType="separate"/>
        </w:r>
        <w:r w:rsidR="00111B93">
          <w:rPr>
            <w:noProof/>
            <w:webHidden/>
          </w:rPr>
          <w:t>46</w:t>
        </w:r>
        <w:r w:rsidR="00EA2B26">
          <w:rPr>
            <w:noProof/>
            <w:webHidden/>
          </w:rPr>
          <w:fldChar w:fldCharType="end"/>
        </w:r>
      </w:hyperlink>
    </w:p>
    <w:p w14:paraId="762D0164" w14:textId="22D33C69" w:rsidR="00EA2B26" w:rsidRDefault="000B21E8">
      <w:pPr>
        <w:pStyle w:val="Tabledesillustrations"/>
        <w:tabs>
          <w:tab w:val="right" w:leader="dot" w:pos="9062"/>
        </w:tabs>
        <w:rPr>
          <w:rFonts w:eastAsiaTheme="minorEastAsia"/>
          <w:noProof/>
          <w:lang w:eastAsia="fr-FR"/>
        </w:rPr>
      </w:pPr>
      <w:hyperlink w:anchor="_Toc105167273" w:history="1">
        <w:r w:rsidR="00EA2B26" w:rsidRPr="009C04A3">
          <w:rPr>
            <w:rStyle w:val="Lienhypertexte"/>
            <w:noProof/>
          </w:rPr>
          <w:t>Figure 31 : fonction pour calculer la vitesse de déplacement nécessaire</w:t>
        </w:r>
        <w:r w:rsidR="00EA2B26">
          <w:rPr>
            <w:noProof/>
            <w:webHidden/>
          </w:rPr>
          <w:tab/>
        </w:r>
        <w:r w:rsidR="00EA2B26">
          <w:rPr>
            <w:noProof/>
            <w:webHidden/>
          </w:rPr>
          <w:fldChar w:fldCharType="begin"/>
        </w:r>
        <w:r w:rsidR="00EA2B26">
          <w:rPr>
            <w:noProof/>
            <w:webHidden/>
          </w:rPr>
          <w:instrText xml:space="preserve"> PAGEREF _Toc105167273 \h </w:instrText>
        </w:r>
        <w:r w:rsidR="00EA2B26">
          <w:rPr>
            <w:noProof/>
            <w:webHidden/>
          </w:rPr>
        </w:r>
        <w:r w:rsidR="00EA2B26">
          <w:rPr>
            <w:noProof/>
            <w:webHidden/>
          </w:rPr>
          <w:fldChar w:fldCharType="separate"/>
        </w:r>
        <w:r w:rsidR="00111B93">
          <w:rPr>
            <w:noProof/>
            <w:webHidden/>
          </w:rPr>
          <w:t>48</w:t>
        </w:r>
        <w:r w:rsidR="00EA2B26">
          <w:rPr>
            <w:noProof/>
            <w:webHidden/>
          </w:rPr>
          <w:fldChar w:fldCharType="end"/>
        </w:r>
      </w:hyperlink>
    </w:p>
    <w:p w14:paraId="379B4BBF" w14:textId="3D9A431B" w:rsidR="00EA2B26" w:rsidRDefault="000B21E8">
      <w:pPr>
        <w:pStyle w:val="Tabledesillustrations"/>
        <w:tabs>
          <w:tab w:val="right" w:leader="dot" w:pos="9062"/>
        </w:tabs>
        <w:rPr>
          <w:rFonts w:eastAsiaTheme="minorEastAsia"/>
          <w:noProof/>
          <w:lang w:eastAsia="fr-FR"/>
        </w:rPr>
      </w:pPr>
      <w:hyperlink w:anchor="_Toc105167274" w:history="1">
        <w:r w:rsidR="00EA2B26" w:rsidRPr="009C04A3">
          <w:rPr>
            <w:rStyle w:val="Lienhypertexte"/>
            <w:rFonts w:ascii="Times New Roman" w:hAnsi="Times New Roman" w:cs="Times New Roman"/>
            <w:noProof/>
          </w:rPr>
          <w:t>Figure 32 : fonction pour calculer la vitesse du moteur</w:t>
        </w:r>
        <w:r w:rsidR="00EA2B26">
          <w:rPr>
            <w:noProof/>
            <w:webHidden/>
          </w:rPr>
          <w:tab/>
        </w:r>
        <w:r w:rsidR="00EA2B26">
          <w:rPr>
            <w:noProof/>
            <w:webHidden/>
          </w:rPr>
          <w:fldChar w:fldCharType="begin"/>
        </w:r>
        <w:r w:rsidR="00EA2B26">
          <w:rPr>
            <w:noProof/>
            <w:webHidden/>
          </w:rPr>
          <w:instrText xml:space="preserve"> PAGEREF _Toc105167274 \h </w:instrText>
        </w:r>
        <w:r w:rsidR="00EA2B26">
          <w:rPr>
            <w:noProof/>
            <w:webHidden/>
          </w:rPr>
        </w:r>
        <w:r w:rsidR="00EA2B26">
          <w:rPr>
            <w:noProof/>
            <w:webHidden/>
          </w:rPr>
          <w:fldChar w:fldCharType="separate"/>
        </w:r>
        <w:r w:rsidR="00111B93">
          <w:rPr>
            <w:noProof/>
            <w:webHidden/>
          </w:rPr>
          <w:t>48</w:t>
        </w:r>
        <w:r w:rsidR="00EA2B26">
          <w:rPr>
            <w:noProof/>
            <w:webHidden/>
          </w:rPr>
          <w:fldChar w:fldCharType="end"/>
        </w:r>
      </w:hyperlink>
    </w:p>
    <w:p w14:paraId="5BB59FF3" w14:textId="2E8698E1" w:rsidR="00EA2B26" w:rsidRDefault="000B21E8">
      <w:pPr>
        <w:pStyle w:val="Tabledesillustrations"/>
        <w:tabs>
          <w:tab w:val="right" w:leader="dot" w:pos="9062"/>
        </w:tabs>
        <w:rPr>
          <w:rFonts w:eastAsiaTheme="minorEastAsia"/>
          <w:noProof/>
          <w:lang w:eastAsia="fr-FR"/>
        </w:rPr>
      </w:pPr>
      <w:hyperlink w:anchor="_Toc105167275" w:history="1">
        <w:r w:rsidR="00EA2B26" w:rsidRPr="009C04A3">
          <w:rPr>
            <w:rStyle w:val="Lienhypertexte"/>
            <w:rFonts w:ascii="Times New Roman" w:hAnsi="Times New Roman" w:cs="Times New Roman"/>
            <w:noProof/>
          </w:rPr>
          <w:t>Figure 33 :fonction pour commander le moteur selon les paramètres calculer</w:t>
        </w:r>
        <w:r w:rsidR="00EA2B26">
          <w:rPr>
            <w:noProof/>
            <w:webHidden/>
          </w:rPr>
          <w:tab/>
        </w:r>
        <w:r w:rsidR="00EA2B26">
          <w:rPr>
            <w:noProof/>
            <w:webHidden/>
          </w:rPr>
          <w:fldChar w:fldCharType="begin"/>
        </w:r>
        <w:r w:rsidR="00EA2B26">
          <w:rPr>
            <w:noProof/>
            <w:webHidden/>
          </w:rPr>
          <w:instrText xml:space="preserve"> PAGEREF _Toc105167275 \h </w:instrText>
        </w:r>
        <w:r w:rsidR="00EA2B26">
          <w:rPr>
            <w:noProof/>
            <w:webHidden/>
          </w:rPr>
        </w:r>
        <w:r w:rsidR="00EA2B26">
          <w:rPr>
            <w:noProof/>
            <w:webHidden/>
          </w:rPr>
          <w:fldChar w:fldCharType="separate"/>
        </w:r>
        <w:r w:rsidR="00111B93">
          <w:rPr>
            <w:noProof/>
            <w:webHidden/>
          </w:rPr>
          <w:t>49</w:t>
        </w:r>
        <w:r w:rsidR="00EA2B26">
          <w:rPr>
            <w:noProof/>
            <w:webHidden/>
          </w:rPr>
          <w:fldChar w:fldCharType="end"/>
        </w:r>
      </w:hyperlink>
    </w:p>
    <w:p w14:paraId="61C604A4" w14:textId="2EA1F0AB" w:rsidR="00EA2B26" w:rsidRDefault="000B21E8">
      <w:pPr>
        <w:pStyle w:val="Tabledesillustrations"/>
        <w:tabs>
          <w:tab w:val="right" w:leader="dot" w:pos="9062"/>
        </w:tabs>
        <w:rPr>
          <w:rFonts w:eastAsiaTheme="minorEastAsia"/>
          <w:noProof/>
          <w:lang w:eastAsia="fr-FR"/>
        </w:rPr>
      </w:pPr>
      <w:hyperlink w:anchor="_Toc105167276" w:history="1">
        <w:r w:rsidR="00EA2B26" w:rsidRPr="009C04A3">
          <w:rPr>
            <w:rStyle w:val="Lienhypertexte"/>
            <w:noProof/>
          </w:rPr>
          <w:t>Figure 34 : Modèle de conception modèle-vue-présentateur</w:t>
        </w:r>
        <w:r w:rsidR="00EA2B26">
          <w:rPr>
            <w:noProof/>
            <w:webHidden/>
          </w:rPr>
          <w:tab/>
        </w:r>
        <w:r w:rsidR="00EA2B26">
          <w:rPr>
            <w:noProof/>
            <w:webHidden/>
          </w:rPr>
          <w:fldChar w:fldCharType="begin"/>
        </w:r>
        <w:r w:rsidR="00EA2B26">
          <w:rPr>
            <w:noProof/>
            <w:webHidden/>
          </w:rPr>
          <w:instrText xml:space="preserve"> PAGEREF _Toc105167276 \h </w:instrText>
        </w:r>
        <w:r w:rsidR="00EA2B26">
          <w:rPr>
            <w:noProof/>
            <w:webHidden/>
          </w:rPr>
        </w:r>
        <w:r w:rsidR="00EA2B26">
          <w:rPr>
            <w:noProof/>
            <w:webHidden/>
          </w:rPr>
          <w:fldChar w:fldCharType="separate"/>
        </w:r>
        <w:r w:rsidR="00111B93">
          <w:rPr>
            <w:noProof/>
            <w:webHidden/>
          </w:rPr>
          <w:t>51</w:t>
        </w:r>
        <w:r w:rsidR="00EA2B26">
          <w:rPr>
            <w:noProof/>
            <w:webHidden/>
          </w:rPr>
          <w:fldChar w:fldCharType="end"/>
        </w:r>
      </w:hyperlink>
    </w:p>
    <w:p w14:paraId="04ACFFD8" w14:textId="67E4A624" w:rsidR="00EA2B26" w:rsidRDefault="000B21E8">
      <w:pPr>
        <w:pStyle w:val="Tabledesillustrations"/>
        <w:tabs>
          <w:tab w:val="right" w:leader="dot" w:pos="9062"/>
        </w:tabs>
        <w:rPr>
          <w:rFonts w:eastAsiaTheme="minorEastAsia"/>
          <w:noProof/>
          <w:lang w:eastAsia="fr-FR"/>
        </w:rPr>
      </w:pPr>
      <w:hyperlink w:anchor="_Toc105167277" w:history="1">
        <w:r w:rsidR="00EA2B26" w:rsidRPr="009C04A3">
          <w:rPr>
            <w:rStyle w:val="Lienhypertexte"/>
            <w:noProof/>
          </w:rPr>
          <w:t>Figure 35 : Modèle-Vue-Présentateur et communication externe</w:t>
        </w:r>
        <w:r w:rsidR="00EA2B26">
          <w:rPr>
            <w:noProof/>
            <w:webHidden/>
          </w:rPr>
          <w:tab/>
        </w:r>
        <w:r w:rsidR="00EA2B26">
          <w:rPr>
            <w:noProof/>
            <w:webHidden/>
          </w:rPr>
          <w:fldChar w:fldCharType="begin"/>
        </w:r>
        <w:r w:rsidR="00EA2B26">
          <w:rPr>
            <w:noProof/>
            <w:webHidden/>
          </w:rPr>
          <w:instrText xml:space="preserve"> PAGEREF _Toc105167277 \h </w:instrText>
        </w:r>
        <w:r w:rsidR="00EA2B26">
          <w:rPr>
            <w:noProof/>
            <w:webHidden/>
          </w:rPr>
        </w:r>
        <w:r w:rsidR="00EA2B26">
          <w:rPr>
            <w:noProof/>
            <w:webHidden/>
          </w:rPr>
          <w:fldChar w:fldCharType="separate"/>
        </w:r>
        <w:r w:rsidR="00111B93">
          <w:rPr>
            <w:noProof/>
            <w:webHidden/>
          </w:rPr>
          <w:t>52</w:t>
        </w:r>
        <w:r w:rsidR="00EA2B26">
          <w:rPr>
            <w:noProof/>
            <w:webHidden/>
          </w:rPr>
          <w:fldChar w:fldCharType="end"/>
        </w:r>
      </w:hyperlink>
    </w:p>
    <w:p w14:paraId="7BDFA309" w14:textId="6700E104" w:rsidR="00EA2B26" w:rsidRDefault="000B21E8">
      <w:pPr>
        <w:pStyle w:val="Tabledesillustrations"/>
        <w:tabs>
          <w:tab w:val="right" w:leader="dot" w:pos="9062"/>
        </w:tabs>
        <w:rPr>
          <w:rFonts w:eastAsiaTheme="minorEastAsia"/>
          <w:noProof/>
          <w:lang w:eastAsia="fr-FR"/>
        </w:rPr>
      </w:pPr>
      <w:hyperlink w:anchor="_Toc105167278" w:history="1">
        <w:r w:rsidR="00EA2B26" w:rsidRPr="009C04A3">
          <w:rPr>
            <w:rStyle w:val="Lienhypertexte"/>
            <w:rFonts w:ascii="Times New Roman" w:hAnsi="Times New Roman" w:cs="Times New Roman"/>
            <w:noProof/>
          </w:rPr>
          <w:t>Figure 36 :configuration Watchdog analogique</w:t>
        </w:r>
        <w:r w:rsidR="00EA2B26">
          <w:rPr>
            <w:noProof/>
            <w:webHidden/>
          </w:rPr>
          <w:tab/>
        </w:r>
        <w:r w:rsidR="00EA2B26">
          <w:rPr>
            <w:noProof/>
            <w:webHidden/>
          </w:rPr>
          <w:fldChar w:fldCharType="begin"/>
        </w:r>
        <w:r w:rsidR="00EA2B26">
          <w:rPr>
            <w:noProof/>
            <w:webHidden/>
          </w:rPr>
          <w:instrText xml:space="preserve"> PAGEREF _Toc105167278 \h </w:instrText>
        </w:r>
        <w:r w:rsidR="00EA2B26">
          <w:rPr>
            <w:noProof/>
            <w:webHidden/>
          </w:rPr>
        </w:r>
        <w:r w:rsidR="00EA2B26">
          <w:rPr>
            <w:noProof/>
            <w:webHidden/>
          </w:rPr>
          <w:fldChar w:fldCharType="separate"/>
        </w:r>
        <w:r w:rsidR="00111B93">
          <w:rPr>
            <w:noProof/>
            <w:webHidden/>
          </w:rPr>
          <w:t>57</w:t>
        </w:r>
        <w:r w:rsidR="00EA2B26">
          <w:rPr>
            <w:noProof/>
            <w:webHidden/>
          </w:rPr>
          <w:fldChar w:fldCharType="end"/>
        </w:r>
      </w:hyperlink>
    </w:p>
    <w:p w14:paraId="4D7E787F" w14:textId="55A35ED8" w:rsidR="00EA2B26" w:rsidRDefault="000B21E8">
      <w:pPr>
        <w:pStyle w:val="Tabledesillustrations"/>
        <w:tabs>
          <w:tab w:val="right" w:leader="dot" w:pos="9062"/>
        </w:tabs>
        <w:rPr>
          <w:rFonts w:eastAsiaTheme="minorEastAsia"/>
          <w:noProof/>
          <w:lang w:eastAsia="fr-FR"/>
        </w:rPr>
      </w:pPr>
      <w:hyperlink w:anchor="_Toc105167279" w:history="1">
        <w:r w:rsidR="00EA2B26" w:rsidRPr="009C04A3">
          <w:rPr>
            <w:rStyle w:val="Lienhypertexte"/>
            <w:rFonts w:ascii="Times New Roman" w:hAnsi="Times New Roman" w:cs="Times New Roman"/>
            <w:noProof/>
          </w:rPr>
          <w:t>Figure 37:fonction d’appel lors d’une interruption wdg analogique</w:t>
        </w:r>
        <w:r w:rsidR="00EA2B26">
          <w:rPr>
            <w:noProof/>
            <w:webHidden/>
          </w:rPr>
          <w:tab/>
        </w:r>
        <w:r w:rsidR="00EA2B26">
          <w:rPr>
            <w:noProof/>
            <w:webHidden/>
          </w:rPr>
          <w:fldChar w:fldCharType="begin"/>
        </w:r>
        <w:r w:rsidR="00EA2B26">
          <w:rPr>
            <w:noProof/>
            <w:webHidden/>
          </w:rPr>
          <w:instrText xml:space="preserve"> PAGEREF _Toc105167279 \h </w:instrText>
        </w:r>
        <w:r w:rsidR="00EA2B26">
          <w:rPr>
            <w:noProof/>
            <w:webHidden/>
          </w:rPr>
        </w:r>
        <w:r w:rsidR="00EA2B26">
          <w:rPr>
            <w:noProof/>
            <w:webHidden/>
          </w:rPr>
          <w:fldChar w:fldCharType="separate"/>
        </w:r>
        <w:r w:rsidR="00111B93">
          <w:rPr>
            <w:noProof/>
            <w:webHidden/>
          </w:rPr>
          <w:t>57</w:t>
        </w:r>
        <w:r w:rsidR="00EA2B26">
          <w:rPr>
            <w:noProof/>
            <w:webHidden/>
          </w:rPr>
          <w:fldChar w:fldCharType="end"/>
        </w:r>
      </w:hyperlink>
    </w:p>
    <w:p w14:paraId="07E16D18" w14:textId="2E80775A" w:rsidR="00EA2B26" w:rsidRDefault="000B21E8">
      <w:pPr>
        <w:pStyle w:val="Tabledesillustrations"/>
        <w:tabs>
          <w:tab w:val="right" w:leader="dot" w:pos="9062"/>
        </w:tabs>
        <w:rPr>
          <w:rFonts w:eastAsiaTheme="minorEastAsia"/>
          <w:noProof/>
          <w:lang w:eastAsia="fr-FR"/>
        </w:rPr>
      </w:pPr>
      <w:hyperlink w:anchor="_Toc105167280" w:history="1">
        <w:r w:rsidR="00EA2B26" w:rsidRPr="009C04A3">
          <w:rPr>
            <w:rStyle w:val="Lienhypertexte"/>
            <w:rFonts w:ascii="Times New Roman" w:hAnsi="Times New Roman" w:cs="Times New Roman"/>
            <w:noProof/>
          </w:rPr>
          <w:t>Figure 38 : structure du code Arduino pour Esp8266</w:t>
        </w:r>
        <w:r w:rsidR="00EA2B26">
          <w:rPr>
            <w:noProof/>
            <w:webHidden/>
          </w:rPr>
          <w:tab/>
        </w:r>
        <w:r w:rsidR="00EA2B26">
          <w:rPr>
            <w:noProof/>
            <w:webHidden/>
          </w:rPr>
          <w:fldChar w:fldCharType="begin"/>
        </w:r>
        <w:r w:rsidR="00EA2B26">
          <w:rPr>
            <w:noProof/>
            <w:webHidden/>
          </w:rPr>
          <w:instrText xml:space="preserve"> PAGEREF _Toc105167280 \h </w:instrText>
        </w:r>
        <w:r w:rsidR="00EA2B26">
          <w:rPr>
            <w:noProof/>
            <w:webHidden/>
          </w:rPr>
        </w:r>
        <w:r w:rsidR="00EA2B26">
          <w:rPr>
            <w:noProof/>
            <w:webHidden/>
          </w:rPr>
          <w:fldChar w:fldCharType="separate"/>
        </w:r>
        <w:r w:rsidR="00111B93">
          <w:rPr>
            <w:noProof/>
            <w:webHidden/>
          </w:rPr>
          <w:t>60</w:t>
        </w:r>
        <w:r w:rsidR="00EA2B26">
          <w:rPr>
            <w:noProof/>
            <w:webHidden/>
          </w:rPr>
          <w:fldChar w:fldCharType="end"/>
        </w:r>
      </w:hyperlink>
    </w:p>
    <w:p w14:paraId="200DF756" w14:textId="6E22D3BC" w:rsidR="00725088" w:rsidRDefault="00771906">
      <w:r>
        <w:fldChar w:fldCharType="end"/>
      </w:r>
    </w:p>
    <w:p w14:paraId="52D65A8F" w14:textId="77777777" w:rsidR="00725088" w:rsidRDefault="00725088"/>
    <w:p w14:paraId="045D0242" w14:textId="77777777" w:rsidR="00725088" w:rsidRDefault="00725088"/>
    <w:p w14:paraId="7F2C5D70" w14:textId="77777777" w:rsidR="00725088" w:rsidRDefault="00725088"/>
    <w:p w14:paraId="64098C1E" w14:textId="77777777" w:rsidR="00725088" w:rsidRDefault="00725088"/>
    <w:p w14:paraId="5D51539B" w14:textId="77777777" w:rsidR="00725088" w:rsidRDefault="00725088"/>
    <w:p w14:paraId="1401530E" w14:textId="77777777" w:rsidR="00725088" w:rsidRDefault="00725088"/>
    <w:p w14:paraId="11DBE93A" w14:textId="77777777" w:rsidR="00725088" w:rsidRDefault="00725088"/>
    <w:p w14:paraId="3C8EFED5" w14:textId="77777777" w:rsidR="00725088" w:rsidRDefault="00725088"/>
    <w:p w14:paraId="54D30406" w14:textId="77777777" w:rsidR="00725088" w:rsidRDefault="00725088"/>
    <w:p w14:paraId="3E4E416E" w14:textId="77777777" w:rsidR="00725088" w:rsidRDefault="00725088"/>
    <w:p w14:paraId="5B30FE56" w14:textId="77777777" w:rsidR="00725088" w:rsidRDefault="00725088"/>
    <w:p w14:paraId="019A203C" w14:textId="77777777" w:rsidR="00725088" w:rsidRDefault="00725088"/>
    <w:p w14:paraId="10D33BFF" w14:textId="77777777" w:rsidR="00725088" w:rsidRDefault="00725088"/>
    <w:p w14:paraId="12B160D6" w14:textId="77777777" w:rsidR="00725088" w:rsidRDefault="00725088"/>
    <w:p w14:paraId="39DC9D63" w14:textId="77777777" w:rsidR="00725088" w:rsidRDefault="00725088"/>
    <w:p w14:paraId="5F8EC487" w14:textId="77777777" w:rsidR="00725088" w:rsidRDefault="00725088"/>
    <w:p w14:paraId="0316643C" w14:textId="77777777" w:rsidR="00725088" w:rsidRDefault="00725088">
      <w:pPr>
        <w:sectPr w:rsidR="00725088" w:rsidSect="004C0567">
          <w:headerReference w:type="default" r:id="rId13"/>
          <w:footerReference w:type="default" r:id="rId14"/>
          <w:pgSz w:w="11906" w:h="16838"/>
          <w:pgMar w:top="1417" w:right="1417" w:bottom="1417" w:left="1417" w:header="708" w:footer="708" w:gutter="0"/>
          <w:cols w:space="708"/>
          <w:docGrid w:linePitch="360"/>
        </w:sectPr>
      </w:pPr>
    </w:p>
    <w:p w14:paraId="0D100893" w14:textId="77777777" w:rsidR="00725088" w:rsidRDefault="00725088" w:rsidP="00771906">
      <w:pPr>
        <w:pStyle w:val="Titre"/>
      </w:pPr>
      <w:r>
        <w:lastRenderedPageBreak/>
        <w:t xml:space="preserve">Liste des tableaux </w:t>
      </w:r>
    </w:p>
    <w:p w14:paraId="2CA1A905" w14:textId="2849BE01" w:rsidR="00725088" w:rsidRDefault="00F22575">
      <w:r>
        <w:rPr>
          <w:b/>
          <w:bCs/>
          <w:noProof/>
        </w:rPr>
        <w:fldChar w:fldCharType="begin"/>
      </w:r>
      <w:r>
        <w:rPr>
          <w:b/>
          <w:bCs/>
          <w:noProof/>
        </w:rPr>
        <w:instrText xml:space="preserve"> TOC \h \z \c "Tableau" </w:instrText>
      </w:r>
      <w:r>
        <w:rPr>
          <w:b/>
          <w:bCs/>
          <w:noProof/>
        </w:rPr>
        <w:fldChar w:fldCharType="separate"/>
      </w:r>
      <w:r w:rsidR="00EA2B26">
        <w:rPr>
          <w:b/>
          <w:bCs/>
          <w:noProof/>
        </w:rPr>
        <w:t>Aucune entrée de table d'illustration n'a été trouvée.</w:t>
      </w:r>
      <w:r>
        <w:rPr>
          <w:b/>
          <w:bCs/>
          <w:noProof/>
        </w:rPr>
        <w:fldChar w:fldCharType="end"/>
      </w:r>
    </w:p>
    <w:p w14:paraId="50DDEB2C" w14:textId="77777777" w:rsidR="00725088" w:rsidRDefault="00725088"/>
    <w:p w14:paraId="6C93E653" w14:textId="77777777" w:rsidR="00725088" w:rsidRDefault="00725088"/>
    <w:p w14:paraId="00F7FB36" w14:textId="77777777" w:rsidR="00725088" w:rsidRDefault="00725088"/>
    <w:p w14:paraId="446D003D" w14:textId="77777777" w:rsidR="00725088" w:rsidRDefault="00725088"/>
    <w:p w14:paraId="24AEF1CA" w14:textId="77777777" w:rsidR="00725088" w:rsidRDefault="00725088"/>
    <w:p w14:paraId="667E9837" w14:textId="77777777" w:rsidR="00725088" w:rsidRDefault="00725088"/>
    <w:p w14:paraId="21A25AE9" w14:textId="77777777" w:rsidR="00725088" w:rsidRDefault="00725088"/>
    <w:p w14:paraId="6C8669D1" w14:textId="77777777" w:rsidR="00725088" w:rsidRDefault="00725088"/>
    <w:p w14:paraId="7B967A92" w14:textId="77777777" w:rsidR="00725088" w:rsidRDefault="00725088"/>
    <w:p w14:paraId="56E938C9" w14:textId="77777777" w:rsidR="00725088" w:rsidRDefault="00725088"/>
    <w:p w14:paraId="4C3459B3" w14:textId="77777777" w:rsidR="00725088" w:rsidRDefault="00725088"/>
    <w:p w14:paraId="0F620A56" w14:textId="77777777" w:rsidR="00725088" w:rsidRDefault="00725088"/>
    <w:p w14:paraId="3F3344B5" w14:textId="77777777" w:rsidR="00725088" w:rsidRDefault="00725088"/>
    <w:p w14:paraId="2CDFA7D3" w14:textId="77777777" w:rsidR="00725088" w:rsidRDefault="00725088"/>
    <w:p w14:paraId="1B361BDA" w14:textId="77777777" w:rsidR="00725088" w:rsidRDefault="00725088"/>
    <w:p w14:paraId="05D737A4" w14:textId="77777777" w:rsidR="00725088" w:rsidRDefault="00725088"/>
    <w:p w14:paraId="2C7E3FF5" w14:textId="77777777" w:rsidR="00725088" w:rsidRDefault="00725088"/>
    <w:p w14:paraId="02686862" w14:textId="77777777" w:rsidR="00725088" w:rsidRDefault="00725088"/>
    <w:p w14:paraId="7A792AED" w14:textId="77777777" w:rsidR="00725088" w:rsidRDefault="00725088"/>
    <w:p w14:paraId="1570B034" w14:textId="77777777" w:rsidR="00725088" w:rsidRDefault="00725088"/>
    <w:p w14:paraId="1F2466E0" w14:textId="77777777" w:rsidR="00725088" w:rsidRDefault="00725088"/>
    <w:p w14:paraId="528B6AC1" w14:textId="77777777" w:rsidR="00725088" w:rsidRDefault="00725088"/>
    <w:p w14:paraId="498B3D9D" w14:textId="77777777" w:rsidR="00725088" w:rsidRDefault="00725088"/>
    <w:p w14:paraId="7DC77F28" w14:textId="77777777" w:rsidR="00725088" w:rsidRDefault="00725088"/>
    <w:p w14:paraId="69661A8A" w14:textId="77777777" w:rsidR="00725088" w:rsidRDefault="00725088"/>
    <w:p w14:paraId="0D150776" w14:textId="77777777" w:rsidR="00725088" w:rsidRDefault="00725088"/>
    <w:p w14:paraId="7ACBFFD9" w14:textId="77777777" w:rsidR="00725088" w:rsidRDefault="00725088"/>
    <w:p w14:paraId="7F231AB2" w14:textId="77777777" w:rsidR="00725088" w:rsidRDefault="00725088"/>
    <w:p w14:paraId="00C40A0A" w14:textId="77777777" w:rsidR="00725088" w:rsidRDefault="00725088">
      <w:pPr>
        <w:sectPr w:rsidR="00725088" w:rsidSect="004C0567">
          <w:headerReference w:type="default" r:id="rId15"/>
          <w:footerReference w:type="default" r:id="rId16"/>
          <w:pgSz w:w="11906" w:h="16838"/>
          <w:pgMar w:top="1417" w:right="1417" w:bottom="1417" w:left="1417" w:header="708" w:footer="708" w:gutter="0"/>
          <w:cols w:space="708"/>
          <w:docGrid w:linePitch="360"/>
        </w:sectPr>
      </w:pPr>
    </w:p>
    <w:p w14:paraId="7BC1E058" w14:textId="63997BA3" w:rsidR="00725088" w:rsidRDefault="0C492962" w:rsidP="00725088">
      <w:pPr>
        <w:pStyle w:val="Titre1"/>
      </w:pPr>
      <w:bookmarkStart w:id="2" w:name="_Toc105167189"/>
      <w:r>
        <w:lastRenderedPageBreak/>
        <w:t>Introduction Générale</w:t>
      </w:r>
      <w:bookmarkEnd w:id="2"/>
      <w:r>
        <w:t xml:space="preserve"> </w:t>
      </w:r>
    </w:p>
    <w:p w14:paraId="57C89172" w14:textId="77777777" w:rsidR="00725088" w:rsidRDefault="00725088" w:rsidP="00725088"/>
    <w:p w14:paraId="4480A2FF" w14:textId="77777777" w:rsidR="00725088" w:rsidRDefault="00725088" w:rsidP="00725088"/>
    <w:p w14:paraId="15F9EFA6" w14:textId="77777777" w:rsidR="00725088" w:rsidRDefault="00725088" w:rsidP="00725088"/>
    <w:p w14:paraId="306B7312" w14:textId="77777777" w:rsidR="00725088" w:rsidRDefault="00725088" w:rsidP="00725088"/>
    <w:p w14:paraId="252A431F" w14:textId="77777777" w:rsidR="00725088" w:rsidRDefault="00725088" w:rsidP="00725088"/>
    <w:p w14:paraId="615DBDF9" w14:textId="77777777" w:rsidR="00725088" w:rsidRDefault="00725088" w:rsidP="00725088"/>
    <w:p w14:paraId="644DDEC2" w14:textId="77777777" w:rsidR="00725088" w:rsidRDefault="00725088" w:rsidP="00725088"/>
    <w:p w14:paraId="1A67A87F" w14:textId="77777777" w:rsidR="00725088" w:rsidRDefault="00725088" w:rsidP="00725088"/>
    <w:p w14:paraId="15B7D8D2" w14:textId="77777777" w:rsidR="00725088" w:rsidRDefault="00725088" w:rsidP="00725088"/>
    <w:p w14:paraId="4905AB1C" w14:textId="77777777" w:rsidR="00725088" w:rsidRDefault="00725088" w:rsidP="00725088"/>
    <w:p w14:paraId="79821B33" w14:textId="77777777" w:rsidR="00725088" w:rsidRDefault="00725088" w:rsidP="00725088"/>
    <w:p w14:paraId="0F5A5F0E" w14:textId="77777777" w:rsidR="00725088" w:rsidRDefault="00725088" w:rsidP="00725088"/>
    <w:p w14:paraId="18FD4261" w14:textId="77777777" w:rsidR="00725088" w:rsidRDefault="00725088" w:rsidP="00725088"/>
    <w:p w14:paraId="46E82FBF" w14:textId="77777777" w:rsidR="00725088" w:rsidRDefault="00725088" w:rsidP="00725088"/>
    <w:p w14:paraId="547C882E" w14:textId="77777777" w:rsidR="00725088" w:rsidRDefault="00725088" w:rsidP="00725088"/>
    <w:p w14:paraId="488125BA" w14:textId="77777777" w:rsidR="00725088" w:rsidRDefault="00725088" w:rsidP="00725088"/>
    <w:p w14:paraId="1D912252" w14:textId="77777777" w:rsidR="00725088" w:rsidRDefault="00725088" w:rsidP="00725088"/>
    <w:p w14:paraId="63DE5DC8" w14:textId="77777777" w:rsidR="00725088" w:rsidRDefault="00725088" w:rsidP="00725088"/>
    <w:p w14:paraId="64C0B21F" w14:textId="77777777" w:rsidR="00725088" w:rsidRDefault="00725088" w:rsidP="00725088"/>
    <w:p w14:paraId="4F7E41C0" w14:textId="77777777" w:rsidR="00725088" w:rsidRDefault="00725088" w:rsidP="00725088"/>
    <w:p w14:paraId="39AD5192" w14:textId="77777777" w:rsidR="00725088" w:rsidRDefault="00725088" w:rsidP="00725088"/>
    <w:p w14:paraId="491F1A51" w14:textId="77777777" w:rsidR="00725088" w:rsidRDefault="00725088" w:rsidP="00725088"/>
    <w:p w14:paraId="49416BD1" w14:textId="77777777" w:rsidR="00725088" w:rsidRDefault="00725088" w:rsidP="00725088"/>
    <w:p w14:paraId="6DD21B52" w14:textId="77777777" w:rsidR="00725088" w:rsidRDefault="00725088" w:rsidP="00725088"/>
    <w:p w14:paraId="306F164C" w14:textId="77777777" w:rsidR="00725088" w:rsidRDefault="00725088" w:rsidP="00725088"/>
    <w:p w14:paraId="30B71EAD" w14:textId="77777777" w:rsidR="00725088" w:rsidRDefault="00725088" w:rsidP="00725088"/>
    <w:p w14:paraId="7C20AE1B" w14:textId="77777777" w:rsidR="00725088" w:rsidRDefault="00725088" w:rsidP="00725088"/>
    <w:p w14:paraId="0CC44B28" w14:textId="77777777" w:rsidR="00725088" w:rsidRDefault="00725088" w:rsidP="00725088"/>
    <w:p w14:paraId="6183EF0F" w14:textId="77777777" w:rsidR="00725088" w:rsidRDefault="00725088" w:rsidP="00725088"/>
    <w:p w14:paraId="1D76EEC3" w14:textId="77777777" w:rsidR="00725088" w:rsidRDefault="00725088" w:rsidP="00725088">
      <w:pPr>
        <w:sectPr w:rsidR="00725088" w:rsidSect="004C0567">
          <w:headerReference w:type="default" r:id="rId17"/>
          <w:footerReference w:type="default" r:id="rId18"/>
          <w:pgSz w:w="11906" w:h="16838"/>
          <w:pgMar w:top="1417" w:right="1417" w:bottom="1417" w:left="1417" w:header="708" w:footer="708" w:gutter="0"/>
          <w:cols w:space="708"/>
          <w:docGrid w:linePitch="360"/>
        </w:sectPr>
      </w:pPr>
    </w:p>
    <w:p w14:paraId="252E72D0" w14:textId="76B9E5AA" w:rsidR="00EA2B26" w:rsidRDefault="0C492962" w:rsidP="00EA2B26">
      <w:pPr>
        <w:pStyle w:val="style20"/>
      </w:pPr>
      <w:bookmarkStart w:id="3" w:name="_Toc105167190"/>
      <w:r w:rsidRPr="002E0A41">
        <w:lastRenderedPageBreak/>
        <w:t>Chapitre 1</w:t>
      </w:r>
      <w:r w:rsidR="009F7A1F" w:rsidRPr="002E0A41">
        <w:t xml:space="preserve"> : </w:t>
      </w:r>
      <w:r w:rsidR="00EA2B26">
        <w:t>Contexte générale de projet</w:t>
      </w:r>
      <w:bookmarkEnd w:id="3"/>
      <w:r w:rsidR="00AE2BCB" w:rsidRPr="002E0A41">
        <w:t> </w:t>
      </w:r>
    </w:p>
    <w:p w14:paraId="007E8009" w14:textId="0902D953" w:rsidR="00725088" w:rsidRPr="009200F5" w:rsidRDefault="00EA2B26" w:rsidP="002E0A41">
      <w:pPr>
        <w:pStyle w:val="Style3"/>
        <w:rPr>
          <w:rStyle w:val="Style3Car"/>
          <w:b/>
          <w:bCs/>
          <w:color w:val="auto"/>
          <w:sz w:val="32"/>
          <w:szCs w:val="24"/>
        </w:rPr>
      </w:pPr>
      <w:bookmarkStart w:id="4" w:name="_Toc105167191"/>
      <w:r w:rsidRPr="009200F5">
        <w:rPr>
          <w:sz w:val="32"/>
          <w:szCs w:val="24"/>
        </w:rPr>
        <w:t xml:space="preserve">1.1 </w:t>
      </w:r>
      <w:r w:rsidR="0C492962" w:rsidRPr="009200F5">
        <w:rPr>
          <w:rStyle w:val="Style3Car"/>
          <w:b/>
          <w:bCs/>
          <w:color w:val="auto"/>
          <w:sz w:val="32"/>
          <w:szCs w:val="24"/>
        </w:rPr>
        <w:t>Introduction</w:t>
      </w:r>
      <w:bookmarkEnd w:id="4"/>
      <w:r w:rsidR="0C492962" w:rsidRPr="009200F5">
        <w:rPr>
          <w:rStyle w:val="Style3Car"/>
          <w:b/>
          <w:bCs/>
          <w:color w:val="auto"/>
          <w:sz w:val="32"/>
          <w:szCs w:val="24"/>
        </w:rPr>
        <w:t> </w:t>
      </w:r>
    </w:p>
    <w:p w14:paraId="62BFBB28" w14:textId="6BB555AC" w:rsidR="00B550AE" w:rsidRPr="002E0A41" w:rsidRDefault="53863600" w:rsidP="00EA2B26">
      <w:pPr>
        <w:pStyle w:val="Style1"/>
        <w:jc w:val="both"/>
        <w:rPr>
          <w:rFonts w:eastAsia="Microsoft JhengHei"/>
        </w:rPr>
      </w:pPr>
      <w:r w:rsidRPr="53863600">
        <w:rPr>
          <w:rFonts w:eastAsia="Microsoft JhengHei"/>
        </w:rPr>
        <w:t xml:space="preserve">      Le premier chapitre de ce rapport vise à mettre le projet dans son cadre général. Nous commençons tout d’abord par présenter l’entreprise d’accueil. Puis, nous d´écrivons la problématique en spécifiant les besoins qui nous ont incités à réaliser note projet. Ensuite, nous analysons les solutions existantes afin d’identifier leurs imperfections. Enfin, nous proposons nos solutions envisagées d’une manière claire et méthodique.</w:t>
      </w:r>
    </w:p>
    <w:p w14:paraId="50200EFF" w14:textId="3B7A3FBB" w:rsidR="00B550AE" w:rsidRPr="002E0A41" w:rsidRDefault="00893A0F" w:rsidP="00D52A39">
      <w:pPr>
        <w:pStyle w:val="Style3"/>
        <w:numPr>
          <w:ilvl w:val="1"/>
          <w:numId w:val="56"/>
        </w:numPr>
      </w:pPr>
      <w:bookmarkStart w:id="5" w:name="_Toc105167192"/>
      <w:r w:rsidRPr="005D7AA9">
        <w:rPr>
          <w:rFonts w:cstheme="minorHAnsi"/>
          <w:bCs/>
          <w:sz w:val="32"/>
          <w:szCs w:val="32"/>
        </w:rPr>
        <w:t xml:space="preserve">Présentation de la société d’accueil : </w:t>
      </w:r>
      <w:bookmarkStart w:id="6" w:name="_Hlk101357142"/>
      <w:r w:rsidRPr="005D7AA9">
        <w:rPr>
          <w:rFonts w:cstheme="minorHAnsi"/>
          <w:bCs/>
          <w:sz w:val="32"/>
          <w:szCs w:val="32"/>
        </w:rPr>
        <w:t>MEDIWAVE</w:t>
      </w:r>
      <w:bookmarkEnd w:id="5"/>
      <w:bookmarkEnd w:id="6"/>
      <w:r w:rsidRPr="005D7AA9">
        <w:rPr>
          <w:rFonts w:cstheme="minorHAnsi"/>
          <w:bCs/>
          <w:sz w:val="32"/>
          <w:szCs w:val="32"/>
        </w:rPr>
        <w:t> </w:t>
      </w:r>
      <w:r w:rsidR="00B550AE" w:rsidRPr="002E0A41">
        <w:t xml:space="preserve"> </w:t>
      </w:r>
    </w:p>
    <w:p w14:paraId="354EC079" w14:textId="0CE2EC25" w:rsidR="00893A0F" w:rsidRPr="00893A0F" w:rsidRDefault="00893A0F" w:rsidP="00EA2B26">
      <w:pPr>
        <w:pStyle w:val="Style1"/>
        <w:ind w:firstLine="360"/>
        <w:jc w:val="both"/>
      </w:pPr>
      <w:r w:rsidRPr="00893A0F">
        <w:t xml:space="preserve">L’électronique excite aujourd’hui dans divers domaines et secteurs. Pour cela, la présence des systèmes embarqués est devenue un critère de base pour assurer le bon développement d’une société ou d’une industrie. A ce propos le secteur industriel envisage une grande croissance grâce aux progrès technologique notamment dans le domaine robotique et celui de l’automatisation des machines. Cet aspect encourage plusieurs sociétés à s’investir dans la recherche et le développement des solutions afin d’améliorer le processus de production.  </w:t>
      </w:r>
      <w:r w:rsidRPr="00893A0F">
        <w:rPr>
          <w:b/>
          <w:bCs/>
        </w:rPr>
        <w:t>MEDIWAVE</w:t>
      </w:r>
      <w:r w:rsidRPr="00893A0F">
        <w:t xml:space="preserve">      est un excellent exemple des industries qui ont su profiter des bienfaits de la technologie. Elle a été mise en exploitation depuis MAI 2020.elle est située à Sousse sous la direction générale de </w:t>
      </w:r>
      <w:r w:rsidRPr="00893A0F">
        <w:rPr>
          <w:b/>
          <w:bCs/>
        </w:rPr>
        <w:t>Mr Farid KAMEL</w:t>
      </w:r>
      <w:r w:rsidRPr="00893A0F">
        <w:t>. Son domaine d’activité est principalement l’étude, la conception et la réalisation des machines industrielles spéciales.</w:t>
      </w:r>
    </w:p>
    <w:p w14:paraId="6E3E1AE7" w14:textId="4EC907E2" w:rsidR="00440CDC" w:rsidRDefault="00893A0F" w:rsidP="00D52A39">
      <w:pPr>
        <w:pStyle w:val="Style3"/>
        <w:numPr>
          <w:ilvl w:val="1"/>
          <w:numId w:val="56"/>
        </w:numPr>
      </w:pPr>
      <w:bookmarkStart w:id="7" w:name="_Toc105167193"/>
      <w:r w:rsidRPr="003359CA">
        <w:rPr>
          <w:rFonts w:cstheme="minorHAnsi"/>
          <w:bCs/>
          <w:sz w:val="32"/>
          <w:szCs w:val="32"/>
        </w:rPr>
        <w:t>Différents services</w:t>
      </w:r>
      <w:bookmarkEnd w:id="7"/>
      <w:r w:rsidRPr="003359CA">
        <w:rPr>
          <w:rFonts w:cstheme="minorHAnsi"/>
          <w:bCs/>
          <w:sz w:val="32"/>
          <w:szCs w:val="32"/>
        </w:rPr>
        <w:t> </w:t>
      </w:r>
    </w:p>
    <w:p w14:paraId="3FF531D5" w14:textId="3533B2A5" w:rsidR="00893A0F" w:rsidRPr="00893A0F" w:rsidRDefault="00893A0F" w:rsidP="00893A0F">
      <w:pPr>
        <w:rPr>
          <w:rFonts w:ascii="Times New Roman" w:hAnsi="Times New Roman" w:cs="Times New Roman"/>
          <w:color w:val="1F4E79" w:themeColor="accent1" w:themeShade="80"/>
        </w:rPr>
      </w:pPr>
      <w:r>
        <w:rPr>
          <w:rStyle w:val="Style1Car"/>
        </w:rPr>
        <w:t>« </w:t>
      </w:r>
      <w:r w:rsidRPr="00893A0F">
        <w:rPr>
          <w:rStyle w:val="Style1Car"/>
        </w:rPr>
        <w:t>MEDIWAVE</w:t>
      </w:r>
      <w:r>
        <w:rPr>
          <w:rStyle w:val="Style1Car"/>
        </w:rPr>
        <w:t> »</w:t>
      </w:r>
      <w:r w:rsidRPr="00893A0F">
        <w:rPr>
          <w:rStyle w:val="Style1Car"/>
        </w:rPr>
        <w:t xml:space="preserve"> regroupe plusieurs services</w:t>
      </w:r>
      <w:r w:rsidRPr="00893A0F">
        <w:rPr>
          <w:rFonts w:ascii="Times New Roman" w:hAnsi="Times New Roman" w:cs="Times New Roman"/>
          <w:color w:val="1F4E79" w:themeColor="accent1" w:themeShade="80"/>
          <w:sz w:val="28"/>
          <w:szCs w:val="28"/>
        </w:rPr>
        <w:t> :</w:t>
      </w:r>
    </w:p>
    <w:p w14:paraId="23D222EF" w14:textId="03CAD7AE" w:rsidR="00893A0F" w:rsidRDefault="00893A0F" w:rsidP="00D52A39">
      <w:pPr>
        <w:pStyle w:val="Style1"/>
        <w:numPr>
          <w:ilvl w:val="0"/>
          <w:numId w:val="43"/>
        </w:numPr>
        <w:rPr>
          <w:rStyle w:val="Rfrenceintense"/>
          <w:smallCaps w:val="0"/>
          <w:spacing w:val="0"/>
          <w:u w:val="none"/>
        </w:rPr>
      </w:pPr>
      <w:r>
        <w:rPr>
          <w:rStyle w:val="Rfrenceintense"/>
          <w:smallCaps w:val="0"/>
          <w:spacing w:val="0"/>
          <w:u w:val="none"/>
        </w:rPr>
        <w:t>Etude, conception et mise en œuvre de solutions</w:t>
      </w:r>
      <w:r w:rsidR="00E73A1F">
        <w:rPr>
          <w:rStyle w:val="Rfrenceintense"/>
          <w:smallCaps w:val="0"/>
          <w:spacing w:val="0"/>
          <w:u w:val="none"/>
        </w:rPr>
        <w:t xml:space="preserve"> </w:t>
      </w:r>
      <w:r>
        <w:rPr>
          <w:rStyle w:val="Rfrenceintense"/>
          <w:smallCaps w:val="0"/>
          <w:spacing w:val="0"/>
          <w:u w:val="none"/>
        </w:rPr>
        <w:t>médicales</w:t>
      </w:r>
    </w:p>
    <w:p w14:paraId="7C3B3025" w14:textId="60E1DD0B" w:rsidR="00893A0F" w:rsidRPr="00893A0F" w:rsidRDefault="00893A0F" w:rsidP="00EA2B26">
      <w:pPr>
        <w:pStyle w:val="Style1"/>
        <w:jc w:val="both"/>
      </w:pPr>
      <w:r>
        <w:t xml:space="preserve">     </w:t>
      </w:r>
      <w:r w:rsidRPr="00893A0F">
        <w:t xml:space="preserve">C’est une conception des produits en trois dimensions avec des logicielle bien spécifiques CAP. </w:t>
      </w:r>
      <w:r>
        <w:t>« </w:t>
      </w:r>
      <w:r w:rsidRPr="00893A0F">
        <w:t>MEDIWAVE</w:t>
      </w:r>
      <w:r>
        <w:t> »</w:t>
      </w:r>
      <w:r w:rsidRPr="00893A0F">
        <w:t xml:space="preserve"> élabore des dessins techniques, qui sont une étape indispensable située entre la conception et la réalisation du produit final.la création haut de gamme est facilitée par l’utilisation d’outils spécialisés dans la mécanique.</w:t>
      </w:r>
    </w:p>
    <w:p w14:paraId="05B2FDF8" w14:textId="77777777" w:rsidR="00893A0F" w:rsidRPr="00893A0F" w:rsidRDefault="00E73A1F" w:rsidP="00D52A39">
      <w:pPr>
        <w:pStyle w:val="Style1"/>
        <w:numPr>
          <w:ilvl w:val="0"/>
          <w:numId w:val="42"/>
        </w:numPr>
        <w:rPr>
          <w:b/>
          <w:bCs/>
        </w:rPr>
      </w:pPr>
      <w:r>
        <w:rPr>
          <w:b/>
          <w:bCs/>
        </w:rPr>
        <w:t xml:space="preserve">Conception des appareils médicaux spéciaux </w:t>
      </w:r>
    </w:p>
    <w:p w14:paraId="3EC5D6C1" w14:textId="4A7A2966" w:rsidR="00893A0F" w:rsidRPr="005D7AA9" w:rsidRDefault="00893A0F" w:rsidP="00EA2B26">
      <w:pPr>
        <w:pStyle w:val="Style1"/>
        <w:jc w:val="both"/>
      </w:pPr>
      <w:r>
        <w:t xml:space="preserve">  </w:t>
      </w:r>
      <w:r w:rsidR="00EA2B26">
        <w:t xml:space="preserve">   </w:t>
      </w:r>
      <w:r>
        <w:t xml:space="preserve">Cette partie on globe l’étude, la conception et la construction de machines industrielles </w:t>
      </w:r>
      <w:ins w:id="8" w:author="hp" w:date="2019-02-19T17:01:00Z">
        <w:r>
          <w:t xml:space="preserve">           </w:t>
        </w:r>
      </w:ins>
      <w:r>
        <w:t>spéciales et tout autre outil de production en série répondant aux besoins des clients.</w:t>
      </w:r>
    </w:p>
    <w:p w14:paraId="46CC84C7" w14:textId="74E00AD7" w:rsidR="00893A0F" w:rsidRPr="00893A0F" w:rsidRDefault="00E73A1F" w:rsidP="00D52A39">
      <w:pPr>
        <w:pStyle w:val="Style1"/>
        <w:numPr>
          <w:ilvl w:val="0"/>
          <w:numId w:val="42"/>
        </w:numPr>
        <w:rPr>
          <w:rStyle w:val="Rfrenceintense"/>
          <w:smallCaps w:val="0"/>
          <w:spacing w:val="0"/>
          <w:u w:val="none"/>
        </w:rPr>
      </w:pPr>
      <w:r>
        <w:rPr>
          <w:rStyle w:val="Rfrenceintense"/>
          <w:smallCaps w:val="0"/>
          <w:spacing w:val="0"/>
          <w:u w:val="none"/>
        </w:rPr>
        <w:t>Usinage mécanique </w:t>
      </w:r>
    </w:p>
    <w:p w14:paraId="54333F25" w14:textId="69C1476F" w:rsidR="00893A0F" w:rsidRPr="00893A0F" w:rsidRDefault="00EA2B26" w:rsidP="00EA2B26">
      <w:pPr>
        <w:pStyle w:val="Style1"/>
        <w:jc w:val="both"/>
        <w:rPr>
          <w:rStyle w:val="Rfrenceintense"/>
          <w:b w:val="0"/>
          <w:bCs w:val="0"/>
          <w:smallCaps w:val="0"/>
          <w:spacing w:val="0"/>
          <w:u w:val="none"/>
        </w:rPr>
      </w:pPr>
      <w:r>
        <w:rPr>
          <w:rStyle w:val="Rfrenceintense"/>
          <w:b w:val="0"/>
          <w:bCs w:val="0"/>
          <w:smallCaps w:val="0"/>
          <w:spacing w:val="0"/>
          <w:u w:val="none"/>
        </w:rPr>
        <w:lastRenderedPageBreak/>
        <w:t xml:space="preserve">      </w:t>
      </w:r>
      <w:r w:rsidR="00893A0F">
        <w:rPr>
          <w:rStyle w:val="Rfrenceintense"/>
          <w:b w:val="0"/>
          <w:bCs w:val="0"/>
          <w:smallCaps w:val="0"/>
          <w:spacing w:val="0"/>
          <w:u w:val="none"/>
        </w:rPr>
        <w:t>MEDWAVE se caractérise par la fabrication de divers outils, notamment les petits moulent d’injection, les outils de soudage, les outils de montage et les outils de commande.</w:t>
      </w:r>
    </w:p>
    <w:p w14:paraId="5DE5D83F" w14:textId="50D5493E" w:rsidR="00893A0F" w:rsidRPr="00893A0F" w:rsidRDefault="00893A0F" w:rsidP="00D52A39">
      <w:pPr>
        <w:pStyle w:val="Style1"/>
        <w:numPr>
          <w:ilvl w:val="0"/>
          <w:numId w:val="42"/>
        </w:numPr>
        <w:rPr>
          <w:rStyle w:val="Rfrenceintense"/>
          <w:smallCaps w:val="0"/>
          <w:spacing w:val="0"/>
          <w:u w:val="none"/>
        </w:rPr>
      </w:pPr>
      <w:r w:rsidRPr="00893A0F">
        <w:rPr>
          <w:rStyle w:val="Rfrenceintense"/>
          <w:smallCaps w:val="0"/>
          <w:spacing w:val="0"/>
          <w:u w:val="none"/>
        </w:rPr>
        <w:t>Electr</w:t>
      </w:r>
      <w:r w:rsidR="00E73A1F">
        <w:rPr>
          <w:rStyle w:val="Rfrenceintense"/>
          <w:smallCaps w:val="0"/>
          <w:spacing w:val="0"/>
          <w:u w:val="none"/>
        </w:rPr>
        <w:t>icité et électronique médicale </w:t>
      </w:r>
    </w:p>
    <w:p w14:paraId="57CC75F5" w14:textId="55D9BA0C" w:rsidR="00893A0F" w:rsidRPr="00893A0F" w:rsidRDefault="00EA2B26" w:rsidP="00EA2B26">
      <w:pPr>
        <w:pStyle w:val="Style1"/>
        <w:jc w:val="both"/>
      </w:pPr>
      <w:r>
        <w:t xml:space="preserve">      </w:t>
      </w:r>
      <w:r w:rsidR="00893A0F" w:rsidRPr="00893A0F">
        <w:t>C’est la conception des armoires électrique. Une étude complète de l’architecteur des différents rése</w:t>
      </w:r>
      <w:r w:rsidR="00893A0F">
        <w:t>aux (dimensionnement câbles, ICC</w:t>
      </w:r>
      <w:r w:rsidR="00893A0F" w:rsidRPr="00893A0F">
        <w:t>, protection) se fait afin d’assurer le meilleur rapport qualité/prix. Le domaine de fabrication de la société est large et englobe : la gestion de production et de commande, la gestion des alarmes et surveillance des défauts, la supervision et les réseaux de courant forts ou faibles. La conception électronique consiste à la réalisation d’ensembles électronique consiste à la réalisation d’ensembles électroniques médicale et des cartes électroniques médicale d’après un cahier des charges.</w:t>
      </w:r>
    </w:p>
    <w:p w14:paraId="59D62DDD" w14:textId="22D02FD4" w:rsidR="00893A0F" w:rsidRPr="00893A0F" w:rsidRDefault="00E73A1F" w:rsidP="00D52A39">
      <w:pPr>
        <w:pStyle w:val="Style1"/>
        <w:numPr>
          <w:ilvl w:val="0"/>
          <w:numId w:val="42"/>
        </w:numPr>
        <w:rPr>
          <w:rStyle w:val="Rfrenceintense"/>
          <w:smallCaps w:val="0"/>
          <w:spacing w:val="0"/>
          <w:u w:val="none"/>
        </w:rPr>
      </w:pPr>
      <w:r>
        <w:rPr>
          <w:rStyle w:val="Rfrenceintense"/>
          <w:smallCaps w:val="0"/>
          <w:spacing w:val="0"/>
          <w:u w:val="none"/>
        </w:rPr>
        <w:t>Maintenance médicale </w:t>
      </w:r>
    </w:p>
    <w:p w14:paraId="1A568433" w14:textId="18F30733" w:rsidR="001F4612" w:rsidRPr="00E73A1F" w:rsidRDefault="00EA2B26" w:rsidP="00EA2B26">
      <w:pPr>
        <w:pStyle w:val="Style1"/>
        <w:jc w:val="both"/>
      </w:pPr>
      <w:r>
        <w:t xml:space="preserve">      </w:t>
      </w:r>
      <w:r w:rsidR="00893A0F" w:rsidRPr="00893A0F">
        <w:t>Le domaine de la maintenance est vaste et peut être effectue en électronique, automatisme, mécanique, hydraulique, pneumatique et contr</w:t>
      </w:r>
      <w:r w:rsidR="00E73A1F">
        <w:t>at de maintenance clés en main.</w:t>
      </w:r>
    </w:p>
    <w:p w14:paraId="35A69240" w14:textId="420134A3" w:rsidR="00AE717B" w:rsidRPr="0018277F" w:rsidRDefault="00EA2B26" w:rsidP="00EA2B26">
      <w:pPr>
        <w:pStyle w:val="Style3"/>
      </w:pPr>
      <w:bookmarkStart w:id="9" w:name="_Toc105167194"/>
      <w:r>
        <w:rPr>
          <w:rStyle w:val="Style4Car"/>
          <w:b/>
          <w:color w:val="auto"/>
        </w:rPr>
        <w:t xml:space="preserve">1.4 </w:t>
      </w:r>
      <w:r w:rsidR="0018277F">
        <w:rPr>
          <w:rStyle w:val="Style4Car"/>
          <w:b/>
          <w:color w:val="auto"/>
        </w:rPr>
        <w:t>Cadre générale</w:t>
      </w:r>
      <w:bookmarkEnd w:id="9"/>
      <w:r w:rsidR="005A182E" w:rsidRPr="0018277F">
        <w:rPr>
          <w:rStyle w:val="Style4Car"/>
          <w:b/>
          <w:color w:val="auto"/>
        </w:rPr>
        <w:t> </w:t>
      </w:r>
    </w:p>
    <w:p w14:paraId="7738AD9A" w14:textId="5137B71A" w:rsidR="00725088" w:rsidRDefault="00EA2B26" w:rsidP="00E73A1F">
      <w:pPr>
        <w:pStyle w:val="Style4"/>
        <w:rPr>
          <w:rFonts w:ascii="Microsoft JhengHei" w:eastAsia="Microsoft JhengHei" w:hAnsi="Microsoft JhengHei" w:cs="Microsoft JhengHei"/>
          <w:color w:val="000000" w:themeColor="text1"/>
        </w:rPr>
      </w:pPr>
      <w:bookmarkStart w:id="10" w:name="_Toc105167195"/>
      <w:r>
        <w:t xml:space="preserve">1.4.1 </w:t>
      </w:r>
      <w:r w:rsidR="00E73A1F" w:rsidRPr="008840A0">
        <w:t>Définition de la pousse seringue électrique</w:t>
      </w:r>
      <w:bookmarkEnd w:id="10"/>
      <w:r w:rsidR="00E73A1F" w:rsidRPr="008840A0">
        <w:t> </w:t>
      </w:r>
      <w:r w:rsidR="00E73A1F">
        <w:rPr>
          <w:rFonts w:ascii="Microsoft JhengHei" w:eastAsia="Microsoft JhengHei" w:hAnsi="Microsoft JhengHei" w:cs="Microsoft JhengHei"/>
          <w:color w:val="000000" w:themeColor="text1"/>
        </w:rPr>
        <w:t xml:space="preserve"> </w:t>
      </w:r>
    </w:p>
    <w:p w14:paraId="237CA077" w14:textId="014CF42A" w:rsidR="00E73A1F" w:rsidRPr="00E73A1F" w:rsidRDefault="00EA2B26" w:rsidP="00EA2B26">
      <w:pPr>
        <w:pStyle w:val="Style1"/>
        <w:jc w:val="both"/>
      </w:pPr>
      <w:r>
        <w:t xml:space="preserve">       </w:t>
      </w:r>
      <w:r w:rsidR="00E73A1F" w:rsidRPr="00E73A1F">
        <w:t>Un pousse-seringue ou seringue auto pulsée (SAP) ou encore pousse-seringue électrique (PSE) est un dispositif médical de classe IIb utilisé pour administrer de faibles quantités de fluide (avec ou sans médicament) à un patient à travers une seringue allant de 1cc jusqu'à un volume de 100cc. On le retrouve également en chimie ou en recherche biomédicale. On les retrouve majoritairement dans les services de soins des Centres Hospitaliers. Facile d'utilisation, leur programmation rapide permet aux personnels soignants de lancer une perfusion en quelques secondes, de manière complètement sécurisée et ainsi permettre la bonne observance médicamenteuse pour les patients.</w:t>
      </w:r>
    </w:p>
    <w:p w14:paraId="7F24B9B6" w14:textId="51240D40" w:rsidR="00E73A1F" w:rsidRPr="00E73A1F" w:rsidRDefault="00EA2B26" w:rsidP="00EA2B26">
      <w:pPr>
        <w:pStyle w:val="Style1"/>
        <w:jc w:val="both"/>
      </w:pPr>
      <w:r>
        <w:t xml:space="preserve">      </w:t>
      </w:r>
      <w:r w:rsidR="00E73A1F" w:rsidRPr="00E73A1F">
        <w:t xml:space="preserve">Un pousse seringue électrique (PSE) est par définition un appareil qui permet d'obtenir un débit constant d'un médicament avec une vitesse déterminée. La vitesse de déplacement du piston de la seringue varie selon une programmation définie par l'utilisateur. On peut utiliser plusieurs modèles et tailles de seringue. (La figure </w:t>
      </w:r>
      <w:r>
        <w:t>1</w:t>
      </w:r>
      <w:r w:rsidR="00E73A1F" w:rsidRPr="00E73A1F">
        <w:t>.1) illustre un modèle de pousse seringue électrique</w:t>
      </w:r>
    </w:p>
    <w:p w14:paraId="3EF57C12" w14:textId="154D7B74" w:rsidR="00E73A1F" w:rsidRPr="00E73A1F" w:rsidRDefault="00EA2B26" w:rsidP="00EA2B26">
      <w:pPr>
        <w:pStyle w:val="Style1"/>
        <w:jc w:val="both"/>
      </w:pPr>
      <w:r>
        <w:rPr>
          <w:rFonts w:ascii="Times New Roman" w:hAnsi="Times New Roman" w:cs="Times New Roman"/>
          <w:noProof/>
          <w:lang w:eastAsia="fr-FR"/>
        </w:rPr>
        <w:lastRenderedPageBreak/>
        <w:drawing>
          <wp:anchor distT="0" distB="0" distL="114300" distR="114300" simplePos="0" relativeHeight="251657216" behindDoc="0" locked="0" layoutInCell="1" allowOverlap="1" wp14:anchorId="11FBBA3F" wp14:editId="192F1AA6">
            <wp:simplePos x="0" y="0"/>
            <wp:positionH relativeFrom="margin">
              <wp:posOffset>1757680</wp:posOffset>
            </wp:positionH>
            <wp:positionV relativeFrom="paragraph">
              <wp:posOffset>1819910</wp:posOffset>
            </wp:positionV>
            <wp:extent cx="2333625" cy="1275715"/>
            <wp:effectExtent l="0" t="0" r="0" b="0"/>
            <wp:wrapTopAndBottom/>
            <wp:docPr id="1338072772" name="Image 133807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3625" cy="12757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00E73A1F" w:rsidRPr="00E73A1F">
        <w:t>L'utilité des pousse-seringues est d'administrer des médicaments en continu, avec un débit stable permettant l'obtention d'une concentration stable sur la durée d'administration. Cela permet d'éviter des périodes pendant lesquelles le taux de médicaments dans le sang est trop élevé ou trop faible. Ils sont largement utilisés pour l'administration d'anticancéreux, d'insuline, d'antibiotiques, d'antalgiques et d'amines vasopressives dans de nombreuses spécialités médicales : anesthésie-réanimation, chirurgie, infectiologie, soins palliatifs...</w:t>
      </w:r>
    </w:p>
    <w:p w14:paraId="24533423" w14:textId="223823D6" w:rsidR="00E73A1F" w:rsidRPr="00EA2B26" w:rsidRDefault="000B21E8" w:rsidP="00EA2B26">
      <w:pPr>
        <w:jc w:val="both"/>
        <w:rPr>
          <w:rFonts w:ascii="Times New Roman" w:hAnsi="Times New Roman" w:cs="Times New Roman"/>
          <w:sz w:val="24"/>
          <w:szCs w:val="24"/>
        </w:rPr>
      </w:pPr>
      <w:r>
        <w:rPr>
          <w:noProof/>
        </w:rPr>
        <w:pict w14:anchorId="7CBAB82A">
          <v:shape id="Zone de texte 23" o:spid="_x0000_s1072" type="#_x0000_t202" style="position:absolute;left:0;text-align:left;margin-left:148.05pt;margin-top:111.9pt;width:225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" stroked="f">
            <v:textbox style="mso-fit-shape-to-text:t" inset="0,0,0,0">
              <w:txbxContent>
                <w:p w14:paraId="2F19960C" w14:textId="6903262A" w:rsidR="00F22575" w:rsidRPr="00A23C66" w:rsidRDefault="00F22575" w:rsidP="00E73A1F">
                  <w:pPr>
                    <w:pStyle w:val="Lgende"/>
                    <w:rPr>
                      <w:rFonts w:ascii="Times New Roman" w:hAnsi="Times New Roman" w:cs="Times New Roman"/>
                      <w:i w:val="0"/>
                      <w:iCs w:val="0"/>
                      <w:noProof/>
                      <w:color w:val="auto"/>
                      <w:sz w:val="28"/>
                      <w:szCs w:val="28"/>
                    </w:rPr>
                  </w:pPr>
                  <w:bookmarkStart w:id="11" w:name="_Toc105167243"/>
                  <w:r w:rsidRPr="00A23C66">
                    <w:rPr>
                      <w:rFonts w:ascii="Times New Roman" w:hAnsi="Times New Roman" w:cs="Times New Roman"/>
                      <w:i w:val="0"/>
                      <w:iCs w:val="0"/>
                      <w:color w:val="auto"/>
                      <w:sz w:val="20"/>
                      <w:szCs w:val="20"/>
                    </w:rPr>
                    <w:t xml:space="preserve">Figure </w:t>
                  </w:r>
                  <w:r w:rsidRPr="00A23C66">
                    <w:rPr>
                      <w:rFonts w:ascii="Times New Roman" w:hAnsi="Times New Roman" w:cs="Times New Roman"/>
                      <w:i w:val="0"/>
                      <w:iCs w:val="0"/>
                      <w:color w:val="auto"/>
                      <w:sz w:val="20"/>
                      <w:szCs w:val="20"/>
                    </w:rPr>
                    <w:fldChar w:fldCharType="begin"/>
                  </w:r>
                  <w:r w:rsidRPr="00A23C66">
                    <w:rPr>
                      <w:rFonts w:ascii="Times New Roman" w:hAnsi="Times New Roman" w:cs="Times New Roman"/>
                      <w:i w:val="0"/>
                      <w:iCs w:val="0"/>
                      <w:color w:val="auto"/>
                      <w:sz w:val="20"/>
                      <w:szCs w:val="20"/>
                    </w:rPr>
                    <w:instrText xml:space="preserve"> SEQ Figure \* ARABIC </w:instrText>
                  </w:r>
                  <w:r w:rsidRPr="00A23C66">
                    <w:rPr>
                      <w:rFonts w:ascii="Times New Roman" w:hAnsi="Times New Roman" w:cs="Times New Roman"/>
                      <w:i w:val="0"/>
                      <w:iCs w:val="0"/>
                      <w:color w:val="auto"/>
                      <w:sz w:val="20"/>
                      <w:szCs w:val="20"/>
                    </w:rPr>
                    <w:fldChar w:fldCharType="separate"/>
                  </w:r>
                  <w:r w:rsidR="00111B93">
                    <w:rPr>
                      <w:rFonts w:ascii="Times New Roman" w:hAnsi="Times New Roman" w:cs="Times New Roman"/>
                      <w:i w:val="0"/>
                      <w:iCs w:val="0"/>
                      <w:noProof/>
                      <w:color w:val="auto"/>
                      <w:sz w:val="20"/>
                      <w:szCs w:val="20"/>
                    </w:rPr>
                    <w:t>1</w:t>
                  </w:r>
                  <w:r w:rsidRPr="00A23C66">
                    <w:rPr>
                      <w:rFonts w:ascii="Times New Roman" w:hAnsi="Times New Roman" w:cs="Times New Roman"/>
                      <w:i w:val="0"/>
                      <w:iCs w:val="0"/>
                      <w:color w:val="auto"/>
                      <w:sz w:val="20"/>
                      <w:szCs w:val="20"/>
                    </w:rPr>
                    <w:fldChar w:fldCharType="end"/>
                  </w:r>
                  <w:r>
                    <w:rPr>
                      <w:rFonts w:ascii="Times New Roman" w:hAnsi="Times New Roman" w:cs="Times New Roman"/>
                      <w:i w:val="0"/>
                      <w:iCs w:val="0"/>
                      <w:color w:val="auto"/>
                      <w:sz w:val="20"/>
                      <w:szCs w:val="20"/>
                    </w:rPr>
                    <w:t xml:space="preserve">.1 </w:t>
                  </w:r>
                  <w:r w:rsidRPr="00A23C66">
                    <w:rPr>
                      <w:rFonts w:ascii="Times New Roman" w:hAnsi="Times New Roman" w:cs="Times New Roman"/>
                      <w:i w:val="0"/>
                      <w:iCs w:val="0"/>
                      <w:color w:val="auto"/>
                      <w:sz w:val="20"/>
                      <w:szCs w:val="20"/>
                    </w:rPr>
                    <w:t>: modèle de pousse seringue</w:t>
                  </w:r>
                  <w:bookmarkEnd w:id="11"/>
                </w:p>
              </w:txbxContent>
            </v:textbox>
          </v:shape>
        </w:pict>
      </w:r>
    </w:p>
    <w:p w14:paraId="32DD4AA7" w14:textId="48D20427" w:rsidR="00725088" w:rsidRDefault="00EA2B26" w:rsidP="00E73A1F">
      <w:pPr>
        <w:pStyle w:val="Style4"/>
        <w:rPr>
          <w:rFonts w:eastAsia="Calibri Light"/>
        </w:rPr>
      </w:pPr>
      <w:bookmarkStart w:id="12" w:name="_Toc105167196"/>
      <w:r>
        <w:rPr>
          <w:rFonts w:eastAsia="Calibri Light"/>
        </w:rPr>
        <w:t xml:space="preserve">1.4.2 </w:t>
      </w:r>
      <w:r w:rsidR="00E73A1F">
        <w:rPr>
          <w:rFonts w:eastAsia="Calibri Light"/>
        </w:rPr>
        <w:t>Le principe de fonctionnement</w:t>
      </w:r>
      <w:bookmarkEnd w:id="12"/>
      <w:r w:rsidR="00E73A1F">
        <w:rPr>
          <w:rFonts w:eastAsia="Calibri Light"/>
        </w:rPr>
        <w:t xml:space="preserve"> </w:t>
      </w:r>
    </w:p>
    <w:p w14:paraId="15A650E2" w14:textId="0643188E" w:rsidR="00A23C66" w:rsidRPr="00EA2B26" w:rsidRDefault="00EA2B26" w:rsidP="00EA2B26">
      <w:pPr>
        <w:pStyle w:val="Style1"/>
        <w:jc w:val="both"/>
      </w:pPr>
      <w:r>
        <w:rPr>
          <w:rFonts w:ascii="Times New Roman" w:eastAsia="Cambria" w:hAnsi="Times New Roman" w:cs="Times New Roman"/>
          <w:noProof/>
          <w:color w:val="000000"/>
          <w:lang w:eastAsia="fr-FR"/>
        </w:rPr>
        <w:drawing>
          <wp:anchor distT="0" distB="0" distL="114300" distR="114300" simplePos="0" relativeHeight="251658240" behindDoc="0" locked="0" layoutInCell="1" allowOverlap="1" wp14:anchorId="546C17AA" wp14:editId="3F1E051B">
            <wp:simplePos x="0" y="0"/>
            <wp:positionH relativeFrom="column">
              <wp:posOffset>748030</wp:posOffset>
            </wp:positionH>
            <wp:positionV relativeFrom="paragraph">
              <wp:posOffset>2600325</wp:posOffset>
            </wp:positionV>
            <wp:extent cx="4276725" cy="1266825"/>
            <wp:effectExtent l="0" t="0" r="9525" b="9525"/>
            <wp:wrapTopAndBottom/>
            <wp:docPr id="1338072771" name="Image 133807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6725" cy="1266825"/>
                    </a:xfrm>
                    <a:prstGeom prst="rect">
                      <a:avLst/>
                    </a:prstGeom>
                    <a:noFill/>
                    <a:ln>
                      <a:noFill/>
                    </a:ln>
                  </pic:spPr>
                </pic:pic>
              </a:graphicData>
            </a:graphic>
          </wp:anchor>
        </w:drawing>
      </w:r>
      <w:r>
        <w:t xml:space="preserve">        </w:t>
      </w:r>
      <w:r w:rsidR="00E73A1F" w:rsidRPr="00EA2B26">
        <w:t xml:space="preserve">Le système combine des parties électriques et mécaniques.   La partie mécanique sert de support pour les différents types de seringues. Elle comprend un berceau et un piston qui vont recevoir le corps de la seringue. Le berceau est généralement muni d'un capteur et d'une encoche pour verrouiller la seringue. La collerette du piston se fixe sur le chariot du piston de seringue au moyen de griffes. Il comprend également un système de capteurs qui vont permettre de vérifier la bonne position de fixation du piston. Le piston du PSE se déplace grâce à un système de vis sans fin qui va littéralement pousser le contenu de la seringue vers le circuit patient. Cette partie mécanique est mue par un moteur électrique alimenté soit par le secteur, soit par une batterie. L'utilisation d'une batterie est primordiale pour la sécurité, </w:t>
      </w:r>
    </w:p>
    <w:p w14:paraId="3A8438B5" w14:textId="28F43120" w:rsidR="00A23C66" w:rsidRDefault="000B21E8" w:rsidP="00A23C66">
      <w:pPr>
        <w:pStyle w:val="Style1"/>
        <w:rPr>
          <w:rFonts w:eastAsia="Cambria"/>
        </w:rPr>
      </w:pPr>
      <w:r>
        <w:rPr>
          <w:noProof/>
        </w:rPr>
        <w:pict w14:anchorId="0FDCE970">
          <v:shape id="Zone de texte 233486585" o:spid="_x0000_s1071" type="#_x0000_t202" style="position:absolute;margin-left:121.9pt;margin-top:110.05pt;width:336.75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yGhGgIAAD8EAAAOAAAAZHJzL2Uyb0RvYy54bWysU02P2jAQvVfqf7B8LwHaZV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LT9HZ2O73hTJJv9vEm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" stroked="f">
            <v:textbox style="mso-fit-shape-to-text:t" inset="0,0,0,0">
              <w:txbxContent>
                <w:p w14:paraId="0B5CB054" w14:textId="15280A7B" w:rsidR="00F22575" w:rsidRPr="00A23C66" w:rsidRDefault="00F22575" w:rsidP="00A23C66">
                  <w:pPr>
                    <w:pStyle w:val="Lgende"/>
                    <w:rPr>
                      <w:rFonts w:ascii="Times New Roman" w:eastAsia="Cambria" w:hAnsi="Times New Roman" w:cs="Times New Roman"/>
                      <w:i w:val="0"/>
                      <w:iCs w:val="0"/>
                      <w:noProof/>
                      <w:color w:val="auto"/>
                      <w:sz w:val="20"/>
                      <w:szCs w:val="20"/>
                    </w:rPr>
                  </w:pPr>
                  <w:r w:rsidRPr="00A23C66">
                    <w:rPr>
                      <w:rFonts w:ascii="Times New Roman" w:hAnsi="Times New Roman" w:cs="Times New Roman"/>
                      <w:i w:val="0"/>
                      <w:iCs w:val="0"/>
                      <w:color w:val="auto"/>
                      <w:sz w:val="20"/>
                      <w:szCs w:val="20"/>
                    </w:rPr>
                    <w:t>Figure</w:t>
                  </w:r>
                  <w:r>
                    <w:rPr>
                      <w:rFonts w:ascii="Times New Roman" w:hAnsi="Times New Roman" w:cs="Times New Roman"/>
                      <w:i w:val="0"/>
                      <w:iCs w:val="0"/>
                      <w:color w:val="auto"/>
                      <w:sz w:val="20"/>
                      <w:szCs w:val="20"/>
                    </w:rPr>
                    <w:t xml:space="preserve"> 1.2 </w:t>
                  </w:r>
                  <w:r w:rsidRPr="00A23C66">
                    <w:rPr>
                      <w:rFonts w:ascii="Times New Roman" w:hAnsi="Times New Roman" w:cs="Times New Roman"/>
                      <w:i w:val="0"/>
                      <w:iCs w:val="0"/>
                      <w:color w:val="auto"/>
                      <w:sz w:val="20"/>
                      <w:szCs w:val="20"/>
                    </w:rPr>
                    <w:t>: partie mécanique de pousse seringue</w:t>
                  </w:r>
                </w:p>
              </w:txbxContent>
            </v:textbox>
            <w10:wrap type="square"/>
          </v:shape>
        </w:pict>
      </w:r>
    </w:p>
    <w:p w14:paraId="73EEDB3F" w14:textId="478E159A" w:rsidR="53863600" w:rsidRPr="00DC67D9" w:rsidRDefault="00EA2B26" w:rsidP="00EA2B26">
      <w:pPr>
        <w:pStyle w:val="Style1"/>
        <w:jc w:val="both"/>
        <w:rPr>
          <w:rFonts w:eastAsia="Cambria"/>
        </w:rPr>
      </w:pPr>
      <w:r>
        <w:rPr>
          <w:rFonts w:eastAsia="Cambria"/>
        </w:rPr>
        <w:t xml:space="preserve">        </w:t>
      </w:r>
      <w:r w:rsidR="00A23C66">
        <w:rPr>
          <w:rFonts w:eastAsia="Cambria"/>
        </w:rPr>
        <w:t>P</w:t>
      </w:r>
      <w:r w:rsidR="00E73A1F">
        <w:rPr>
          <w:rFonts w:eastAsia="Cambria"/>
        </w:rPr>
        <w:t xml:space="preserve">uisqu'elle permet une administration continue, même en cas de coupure de courant. Enfin la partie électronique, gère l'ensemble des autres éléments. </w:t>
      </w:r>
      <w:bookmarkStart w:id="13" w:name="_heading=h.4d34og8"/>
      <w:bookmarkEnd w:id="13"/>
      <w:r w:rsidR="00E73A1F">
        <w:rPr>
          <w:rFonts w:eastAsia="Cambria"/>
        </w:rPr>
        <w:t xml:space="preserve">Cette partie fonctionne aujourd'hui comme un véritable petit ordinateur capable non seulement de vérifier les débits, </w:t>
      </w:r>
      <w:r w:rsidR="00E73A1F">
        <w:rPr>
          <w:rFonts w:eastAsia="Cambria"/>
        </w:rPr>
        <w:lastRenderedPageBreak/>
        <w:t>les pressions, mais également d'effectuer de nombreux calculs de doses en fonction de protocoles divers.</w:t>
      </w:r>
    </w:p>
    <w:p w14:paraId="590E36AD" w14:textId="289FE53B" w:rsidR="00E73A1F" w:rsidRDefault="00EA2B26" w:rsidP="53863600">
      <w:pPr>
        <w:pStyle w:val="Style4"/>
        <w:rPr>
          <w:rFonts w:ascii="Times New Roman" w:hAnsi="Times New Roman" w:cs="Times New Roman"/>
          <w:sz w:val="24"/>
        </w:rPr>
      </w:pPr>
      <w:bookmarkStart w:id="14" w:name="_Toc105167197"/>
      <w:r>
        <w:rPr>
          <w:rFonts w:eastAsia="Calibri Light"/>
        </w:rPr>
        <w:t>1.4.3</w:t>
      </w:r>
      <w:r w:rsidR="53863600" w:rsidRPr="53863600">
        <w:rPr>
          <w:rFonts w:eastAsia="Calibri Light"/>
        </w:rPr>
        <w:t xml:space="preserve"> </w:t>
      </w:r>
      <w:r w:rsidR="53863600">
        <w:t>Les d</w:t>
      </w:r>
      <w:r w:rsidR="00DC67D9">
        <w:t>if</w:t>
      </w:r>
      <w:r w:rsidR="53863600">
        <w:t>férents types des Pousse seringues électriques</w:t>
      </w:r>
      <w:bookmarkEnd w:id="14"/>
      <w:r w:rsidR="53863600" w:rsidRPr="53863600">
        <w:rPr>
          <w:rFonts w:ascii="Times New Roman" w:hAnsi="Times New Roman" w:cs="Times New Roman"/>
          <w:sz w:val="24"/>
        </w:rPr>
        <w:t> </w:t>
      </w:r>
    </w:p>
    <w:p w14:paraId="3B5A057B" w14:textId="5E304119" w:rsidR="00E73A1F" w:rsidRDefault="00E73A1F" w:rsidP="00EA2B26">
      <w:pPr>
        <w:pStyle w:val="Style1"/>
        <w:ind w:firstLine="360"/>
      </w:pPr>
      <w:r>
        <w:t>Il existe des pousse-seringues à une simple ou plusieurs voies (généralement deux) ce qui permet une injection en différents sites de différents médicaments à un même patient.</w:t>
      </w:r>
    </w:p>
    <w:p w14:paraId="07911122" w14:textId="76FE3658" w:rsidR="00E73A1F" w:rsidRDefault="00E73A1F" w:rsidP="00D52A39">
      <w:pPr>
        <w:pStyle w:val="Paragraphedeliste"/>
        <w:numPr>
          <w:ilvl w:val="0"/>
          <w:numId w:val="44"/>
        </w:numPr>
        <w:spacing w:line="240" w:lineRule="auto"/>
        <w:rPr>
          <w:rFonts w:ascii="Times New Roman" w:eastAsia="Cambria" w:hAnsi="Times New Roman" w:cs="Times New Roman"/>
          <w:b/>
          <w:bCs/>
          <w:color w:val="000000"/>
        </w:rPr>
      </w:pPr>
      <w:r>
        <w:rPr>
          <w:rFonts w:ascii="Times New Roman" w:hAnsi="Times New Roman" w:cs="Times New Roman"/>
          <w:b/>
          <w:bCs/>
        </w:rPr>
        <w:t xml:space="preserve">Pousse seringue à simple voie : </w:t>
      </w:r>
    </w:p>
    <w:p w14:paraId="7D0C4D7E" w14:textId="7BE96DA1" w:rsidR="00DC67D9" w:rsidRDefault="00E73A1F" w:rsidP="00EA2B26">
      <w:pPr>
        <w:pStyle w:val="Style1"/>
        <w:ind w:firstLine="360"/>
        <w:jc w:val="both"/>
      </w:pPr>
      <w:r>
        <w:t>Une Pousse Seringue à simple voie ou mono voie c’est un dispositif qui permet d’injecter une seule solution à la fois par exemple : Dopamine, le support de ce dernier peut acquérir une seule seringue de n’importe quel dosage, on les trouve généralement dans les Blocs Opératoire.</w:t>
      </w:r>
    </w:p>
    <w:p w14:paraId="50C53154" w14:textId="512F8352" w:rsidR="00E73A1F" w:rsidRDefault="00E73A1F" w:rsidP="00D52A39">
      <w:pPr>
        <w:pStyle w:val="Paragraphedeliste"/>
        <w:numPr>
          <w:ilvl w:val="0"/>
          <w:numId w:val="44"/>
        </w:numPr>
        <w:spacing w:line="240" w:lineRule="auto"/>
        <w:rPr>
          <w:rFonts w:ascii="Times New Roman" w:eastAsia="Cambria" w:hAnsi="Times New Roman" w:cs="Times New Roman"/>
          <w:b/>
          <w:bCs/>
          <w:color w:val="000000"/>
          <w:sz w:val="24"/>
          <w:szCs w:val="24"/>
        </w:rPr>
      </w:pPr>
      <w:r>
        <w:rPr>
          <w:rFonts w:ascii="Times New Roman" w:hAnsi="Times New Roman" w:cs="Times New Roman"/>
          <w:b/>
          <w:bCs/>
        </w:rPr>
        <w:t xml:space="preserve">Pousse seringue à double voie : </w:t>
      </w:r>
    </w:p>
    <w:p w14:paraId="38025482" w14:textId="204731FD" w:rsidR="00E73A1F" w:rsidRDefault="00EA2B26" w:rsidP="00EA2B26">
      <w:pPr>
        <w:pStyle w:val="Style1"/>
        <w:jc w:val="both"/>
        <w:rPr>
          <w:rFonts w:ascii="Times New Roman" w:eastAsia="Cambria" w:hAnsi="Times New Roman" w:cs="Times New Roman"/>
          <w:b/>
          <w:noProof/>
          <w:color w:val="000000"/>
          <w:lang w:eastAsia="fr-FR"/>
        </w:rPr>
      </w:pPr>
      <w:r w:rsidRPr="00CB4075">
        <w:rPr>
          <w:rFonts w:ascii="Times New Roman" w:eastAsia="Calibri Light" w:hAnsi="Times New Roman" w:cs="Times New Roman"/>
          <w:i/>
          <w:iCs/>
          <w:noProof/>
          <w:sz w:val="20"/>
          <w:szCs w:val="20"/>
          <w:lang w:eastAsia="fr-FR"/>
        </w:rPr>
        <w:drawing>
          <wp:anchor distT="0" distB="0" distL="114300" distR="114300" simplePos="0" relativeHeight="251663360" behindDoc="0" locked="0" layoutInCell="1" allowOverlap="1" wp14:anchorId="4D07A215" wp14:editId="7DB6BC7D">
            <wp:simplePos x="0" y="0"/>
            <wp:positionH relativeFrom="column">
              <wp:posOffset>1805305</wp:posOffset>
            </wp:positionH>
            <wp:positionV relativeFrom="paragraph">
              <wp:posOffset>1184910</wp:posOffset>
            </wp:positionV>
            <wp:extent cx="2019935" cy="1643380"/>
            <wp:effectExtent l="0" t="0" r="0" b="0"/>
            <wp:wrapTopAndBottom/>
            <wp:docPr id="233486587" name="Image 233486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86587" name="Image 23348658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19935" cy="1643380"/>
                    </a:xfrm>
                    <a:prstGeom prst="rect">
                      <a:avLst/>
                    </a:prstGeom>
                  </pic:spPr>
                </pic:pic>
              </a:graphicData>
            </a:graphic>
            <wp14:sizeRelH relativeFrom="margin">
              <wp14:pctWidth>0</wp14:pctWidth>
            </wp14:sizeRelH>
            <wp14:sizeRelV relativeFrom="margin">
              <wp14:pctHeight>0</wp14:pctHeight>
            </wp14:sizeRelV>
          </wp:anchor>
        </w:drawing>
      </w:r>
      <w:r w:rsidR="000B21E8">
        <w:rPr>
          <w:noProof/>
        </w:rPr>
        <w:pict w14:anchorId="6E391E2A">
          <v:shape id="Zone de texte 36" o:spid="_x0000_s1070" type="#_x0000_t202" style="position:absolute;left:0;text-align:left;margin-left:100.8pt;margin-top:198.85pt;width:252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" stroked="f">
            <v:textbox style="mso-fit-shape-to-text:t" inset="0,0,0,0">
              <w:txbxContent>
                <w:p w14:paraId="2E597FFB" w14:textId="79C33A4F" w:rsidR="00F22575" w:rsidRPr="00436780" w:rsidRDefault="00F22575" w:rsidP="00E73A1F">
                  <w:pPr>
                    <w:pStyle w:val="Lgende"/>
                    <w:jc w:val="center"/>
                    <w:rPr>
                      <w:rFonts w:ascii="Times New Roman" w:eastAsia="Cambria" w:hAnsi="Times New Roman" w:cs="Times New Roman"/>
                      <w:b/>
                      <w:noProof/>
                      <w:color w:val="000000"/>
                      <w:sz w:val="24"/>
                      <w:szCs w:val="24"/>
                    </w:rPr>
                  </w:pPr>
                </w:p>
              </w:txbxContent>
            </v:textbox>
          </v:shape>
        </w:pict>
      </w:r>
      <w:r>
        <w:t xml:space="preserve">     </w:t>
      </w:r>
      <w:r w:rsidR="00E73A1F">
        <w:t>Il existe des pousses seringues double voies monobloc. Ils intègrent les mêmes contraintes qu’un pousse-seringue standard (simple voie). Mais ce dernier peut acquérir et gérer deux seringues avec deux solutions il permet de faire la fusion des solutions ou bien gérer chaque seringue indépendamment.</w:t>
      </w:r>
      <w:r w:rsidR="00E73A1F" w:rsidRPr="00E73A1F">
        <w:rPr>
          <w:rFonts w:ascii="Times New Roman" w:eastAsia="Cambria" w:hAnsi="Times New Roman" w:cs="Times New Roman"/>
          <w:b/>
          <w:noProof/>
          <w:color w:val="000000"/>
          <w:lang w:eastAsia="fr-FR"/>
        </w:rPr>
        <w:t xml:space="preserve"> </w:t>
      </w:r>
    </w:p>
    <w:p w14:paraId="4F9B6A57" w14:textId="746C4F2E" w:rsidR="00CB4075" w:rsidRDefault="00CB4075" w:rsidP="00E73A1F">
      <w:pPr>
        <w:pStyle w:val="Style1"/>
        <w:rPr>
          <w:rFonts w:ascii="Times New Roman" w:eastAsia="Cambria" w:hAnsi="Times New Roman" w:cs="Times New Roman"/>
          <w:b/>
          <w:noProof/>
          <w:color w:val="000000"/>
          <w:lang w:eastAsia="fr-FR"/>
        </w:rPr>
      </w:pPr>
    </w:p>
    <w:p w14:paraId="070DDA0B" w14:textId="36AB1AA8" w:rsidR="00E73A1F" w:rsidRPr="00CB4075" w:rsidRDefault="00CB4075" w:rsidP="00CB4075">
      <w:pPr>
        <w:pStyle w:val="Lgende"/>
        <w:jc w:val="center"/>
        <w:rPr>
          <w:rFonts w:ascii="Times New Roman" w:eastAsia="Cambria" w:hAnsi="Times New Roman" w:cs="Times New Roman"/>
          <w:b/>
          <w:i w:val="0"/>
          <w:iCs w:val="0"/>
          <w:noProof/>
          <w:color w:val="auto"/>
          <w:sz w:val="20"/>
          <w:szCs w:val="20"/>
          <w:lang w:eastAsia="fr-FR"/>
        </w:rPr>
      </w:pPr>
      <w:r w:rsidRPr="00CB4075">
        <w:rPr>
          <w:rFonts w:ascii="Times New Roman" w:hAnsi="Times New Roman" w:cs="Times New Roman"/>
          <w:i w:val="0"/>
          <w:iCs w:val="0"/>
          <w:color w:val="auto"/>
          <w:sz w:val="20"/>
          <w:szCs w:val="20"/>
        </w:rPr>
        <w:t xml:space="preserve">Figure </w:t>
      </w:r>
      <w:r w:rsidR="00EA2B26">
        <w:rPr>
          <w:rFonts w:ascii="Times New Roman" w:hAnsi="Times New Roman" w:cs="Times New Roman"/>
          <w:i w:val="0"/>
          <w:iCs w:val="0"/>
          <w:color w:val="auto"/>
          <w:sz w:val="20"/>
          <w:szCs w:val="20"/>
        </w:rPr>
        <w:t xml:space="preserve">1.3 </w:t>
      </w:r>
      <w:r w:rsidRPr="00CB4075">
        <w:rPr>
          <w:rFonts w:ascii="Times New Roman" w:hAnsi="Times New Roman" w:cs="Times New Roman"/>
          <w:i w:val="0"/>
          <w:iCs w:val="0"/>
          <w:color w:val="auto"/>
          <w:sz w:val="20"/>
          <w:szCs w:val="20"/>
        </w:rPr>
        <w:t>: pousse seringue à double voie</w:t>
      </w:r>
    </w:p>
    <w:p w14:paraId="7DFA441A" w14:textId="369973F1" w:rsidR="00E73A1F" w:rsidRDefault="00EA2B26" w:rsidP="53863600">
      <w:pPr>
        <w:pStyle w:val="Style4"/>
        <w:rPr>
          <w:rFonts w:ascii="Times New Roman" w:hAnsi="Times New Roman" w:cs="Times New Roman"/>
          <w:szCs w:val="32"/>
        </w:rPr>
      </w:pPr>
      <w:bookmarkStart w:id="15" w:name="_Toc105167198"/>
      <w:r>
        <w:rPr>
          <w:rFonts w:eastAsia="Calibri Light"/>
          <w:szCs w:val="32"/>
        </w:rPr>
        <w:t>1.4.4</w:t>
      </w:r>
      <w:r w:rsidR="53863600" w:rsidRPr="53863600">
        <w:rPr>
          <w:rFonts w:eastAsia="Calibri Light"/>
          <w:szCs w:val="32"/>
        </w:rPr>
        <w:t xml:space="preserve"> </w:t>
      </w:r>
      <w:r w:rsidR="53863600" w:rsidRPr="53863600">
        <w:rPr>
          <w:rFonts w:ascii="Times New Roman" w:hAnsi="Times New Roman" w:cs="Times New Roman"/>
          <w:szCs w:val="32"/>
        </w:rPr>
        <w:t>Les Différents modes d’administration des Pousse Seringues connectés</w:t>
      </w:r>
      <w:bookmarkEnd w:id="15"/>
    </w:p>
    <w:p w14:paraId="3DF47123" w14:textId="77777777" w:rsidR="00960D6E" w:rsidRDefault="00960D6E" w:rsidP="00960D6E">
      <w:pPr>
        <w:pStyle w:val="Style1"/>
      </w:pPr>
      <w:r>
        <w:t>Un pousse seringue peut fonctionner selon un ou plusieurs modes :</w:t>
      </w:r>
    </w:p>
    <w:p w14:paraId="65A53164" w14:textId="3D0A9209" w:rsidR="00960D6E" w:rsidRDefault="00960D6E" w:rsidP="00D52A39">
      <w:pPr>
        <w:pStyle w:val="Style1"/>
        <w:numPr>
          <w:ilvl w:val="0"/>
          <w:numId w:val="45"/>
        </w:numPr>
        <w:spacing w:line="240" w:lineRule="auto"/>
        <w:jc w:val="both"/>
      </w:pPr>
      <w:r>
        <w:t>Le mode "</w:t>
      </w:r>
      <w:r>
        <w:rPr>
          <w:b/>
          <w:bCs/>
        </w:rPr>
        <w:t>PERFUSION CONTINUE</w:t>
      </w:r>
      <w:r w:rsidRPr="00BC4A43">
        <w:rPr>
          <w:b/>
          <w:bCs/>
        </w:rPr>
        <w:t>"</w:t>
      </w:r>
      <w:r>
        <w:t xml:space="preserve"> qui permet de régler la quantité à injecter ainsi que le débit.</w:t>
      </w:r>
    </w:p>
    <w:p w14:paraId="0D64B5D4" w14:textId="014EF77B" w:rsidR="00960D6E" w:rsidRDefault="00960D6E" w:rsidP="00D52A39">
      <w:pPr>
        <w:pStyle w:val="Style1"/>
        <w:numPr>
          <w:ilvl w:val="0"/>
          <w:numId w:val="45"/>
        </w:numPr>
        <w:spacing w:line="240" w:lineRule="auto"/>
        <w:jc w:val="both"/>
      </w:pPr>
      <w:r>
        <w:t>Le mode "</w:t>
      </w:r>
      <w:r w:rsidRPr="00BC4A43">
        <w:rPr>
          <w:b/>
          <w:bCs/>
        </w:rPr>
        <w:t>AIVT</w:t>
      </w:r>
      <w:r>
        <w:t xml:space="preserve">" (Anesthésie Intra Veineuse Totale) qui permet de régler le débit ainsi que la posologie en fonction de l'âge, du poids et du sexe du patient. C'est le pousse seringue qui calcule lui-même la quantité à injecter. </w:t>
      </w:r>
    </w:p>
    <w:p w14:paraId="6BA03A17" w14:textId="6E62B0FC" w:rsidR="00960D6E" w:rsidRDefault="00960D6E" w:rsidP="00D52A39">
      <w:pPr>
        <w:pStyle w:val="Style1"/>
        <w:numPr>
          <w:ilvl w:val="0"/>
          <w:numId w:val="45"/>
        </w:numPr>
        <w:spacing w:line="240" w:lineRule="auto"/>
        <w:jc w:val="both"/>
      </w:pPr>
      <w:r>
        <w:lastRenderedPageBreak/>
        <w:t>Le mode "</w:t>
      </w:r>
      <w:r w:rsidRPr="00BC4A43">
        <w:rPr>
          <w:b/>
          <w:bCs/>
        </w:rPr>
        <w:t>AIVOC"</w:t>
      </w:r>
      <w:r>
        <w:t xml:space="preserve"> (Anesthésie Intra Veineuse à Objectif de Concentration) dont la dose est calculée en fonction de la concentration plasmatique souhaitée.</w:t>
      </w:r>
    </w:p>
    <w:p w14:paraId="7CE16768" w14:textId="77777777" w:rsidR="00960D6E" w:rsidRPr="002C542F" w:rsidRDefault="00960D6E" w:rsidP="00D52A39">
      <w:pPr>
        <w:pStyle w:val="Paragraphedeliste"/>
        <w:numPr>
          <w:ilvl w:val="0"/>
          <w:numId w:val="44"/>
        </w:numPr>
        <w:tabs>
          <w:tab w:val="left" w:pos="225"/>
        </w:tabs>
        <w:spacing w:line="360" w:lineRule="auto"/>
        <w:rPr>
          <w:rFonts w:ascii="Times New Roman" w:hAnsi="Times New Roman" w:cs="Times New Roman"/>
          <w:b/>
          <w:bCs/>
          <w:sz w:val="24"/>
          <w:szCs w:val="24"/>
        </w:rPr>
      </w:pPr>
      <w:r w:rsidRPr="002C542F">
        <w:rPr>
          <w:rFonts w:ascii="Times New Roman" w:hAnsi="Times New Roman" w:cs="Times New Roman"/>
          <w:b/>
          <w:bCs/>
          <w:sz w:val="24"/>
          <w:szCs w:val="24"/>
        </w:rPr>
        <w:t xml:space="preserve">Le mode perfusion continue : </w:t>
      </w:r>
    </w:p>
    <w:p w14:paraId="037C53D0" w14:textId="2AEFB2B7" w:rsidR="00960D6E" w:rsidRPr="00960D6E" w:rsidRDefault="00960D6E" w:rsidP="00EA2B26">
      <w:pPr>
        <w:pStyle w:val="Style1"/>
        <w:ind w:firstLine="360"/>
        <w:jc w:val="both"/>
      </w:pPr>
      <w:r>
        <w:t xml:space="preserve">C’est le plus simple, le plus basique et le plus utilisé. La très grande majorité des PSE sont destinés à cet usage. Il suffit de régler un débit en millilitres par heure et l’appareil le délivre. Les PSE modernes proposent de plus en plus de régler une dose/kg/heure (voir par minute ou par 24H), mais sans effectuer le calcul de posologie. C’est à dire que c’est l’opérateur lui-même qui détermine la dose et non le PSE qui va la calculer selon un protocole. </w:t>
      </w:r>
    </w:p>
    <w:p w14:paraId="53A80224" w14:textId="77777777" w:rsidR="00960D6E" w:rsidRPr="002C542F" w:rsidRDefault="00960D6E" w:rsidP="00D52A39">
      <w:pPr>
        <w:pStyle w:val="Paragraphedeliste"/>
        <w:numPr>
          <w:ilvl w:val="0"/>
          <w:numId w:val="44"/>
        </w:numPr>
        <w:tabs>
          <w:tab w:val="left" w:pos="225"/>
        </w:tabs>
        <w:spacing w:line="240" w:lineRule="auto"/>
        <w:rPr>
          <w:rFonts w:ascii="Times New Roman" w:eastAsia="Cambria" w:hAnsi="Times New Roman" w:cs="Times New Roman"/>
          <w:b/>
          <w:bCs/>
          <w:color w:val="000000"/>
          <w:sz w:val="24"/>
          <w:szCs w:val="24"/>
        </w:rPr>
      </w:pPr>
      <w:r w:rsidRPr="002C542F">
        <w:rPr>
          <w:rFonts w:ascii="Times New Roman" w:hAnsi="Times New Roman" w:cs="Times New Roman"/>
          <w:b/>
          <w:bCs/>
          <w:sz w:val="24"/>
          <w:szCs w:val="24"/>
        </w:rPr>
        <w:t>Le mode TIVA</w:t>
      </w:r>
      <w:r>
        <w:rPr>
          <w:rFonts w:ascii="Times New Roman" w:hAnsi="Times New Roman" w:cs="Times New Roman"/>
          <w:b/>
          <w:bCs/>
          <w:sz w:val="24"/>
          <w:szCs w:val="24"/>
        </w:rPr>
        <w:t> :</w:t>
      </w:r>
    </w:p>
    <w:p w14:paraId="6F670607" w14:textId="77777777" w:rsidR="00960D6E" w:rsidRDefault="00960D6E" w:rsidP="00EA2B26">
      <w:pPr>
        <w:pStyle w:val="Style1"/>
        <w:ind w:firstLine="360"/>
        <w:jc w:val="both"/>
      </w:pPr>
      <w:r>
        <w:t xml:space="preserve">Dans ce mode, l’utilisateur va régler le débit de perfusion, une posologie et c’est le PSE qui va décider de la quantité de produit à perfuser. Pour ces appareils, il faut renseigner l’âge du patient, son sexe et son poids. En fonction des algorithmes les champs à remplir peuvent différer. Plus souvent utilisés en anesthésie, plus rarement en réanimation, ils permettent par exemple de délivrer une dose d’induction (la dose pour endormir le patient au début d’une procédure), puis un débit constant en fonction de la posologie souhaitée </w:t>
      </w:r>
    </w:p>
    <w:p w14:paraId="5E5F2A69" w14:textId="77777777" w:rsidR="00960D6E" w:rsidRPr="002C542F" w:rsidRDefault="00960D6E" w:rsidP="00D52A39">
      <w:pPr>
        <w:pStyle w:val="Paragraphedeliste"/>
        <w:numPr>
          <w:ilvl w:val="0"/>
          <w:numId w:val="44"/>
        </w:numPr>
        <w:tabs>
          <w:tab w:val="left" w:pos="225"/>
        </w:tabs>
        <w:spacing w:line="240" w:lineRule="auto"/>
        <w:rPr>
          <w:rFonts w:ascii="Times New Roman" w:eastAsia="Cambria" w:hAnsi="Times New Roman" w:cs="Times New Roman"/>
          <w:b/>
          <w:bCs/>
          <w:color w:val="000000"/>
          <w:sz w:val="24"/>
          <w:szCs w:val="24"/>
        </w:rPr>
      </w:pPr>
      <w:r w:rsidRPr="002C542F">
        <w:rPr>
          <w:rFonts w:ascii="Times New Roman" w:hAnsi="Times New Roman" w:cs="Times New Roman"/>
          <w:b/>
          <w:bCs/>
          <w:sz w:val="24"/>
          <w:szCs w:val="24"/>
        </w:rPr>
        <w:t>Le mode AIVOC</w:t>
      </w:r>
      <w:r>
        <w:rPr>
          <w:rFonts w:ascii="Times New Roman" w:hAnsi="Times New Roman" w:cs="Times New Roman"/>
          <w:b/>
          <w:bCs/>
          <w:sz w:val="24"/>
          <w:szCs w:val="24"/>
        </w:rPr>
        <w:t> :</w:t>
      </w:r>
    </w:p>
    <w:p w14:paraId="03EADF55" w14:textId="77777777" w:rsidR="00960D6E" w:rsidRDefault="00960D6E" w:rsidP="00EA2B26">
      <w:pPr>
        <w:pStyle w:val="Style1"/>
        <w:ind w:firstLine="360"/>
        <w:jc w:val="both"/>
      </w:pPr>
      <w:r>
        <w:t>Ce mode est considéré comme étant un sous mode TIVA, mais son fonctionnement diffère assez largement, nous le traiterons donc de façon spécifique. Il propose de délivrer une médication selon le principe d’une dose à objectif de concentration plasmatique, c’est à dire en quantité de médicament dans le plasma sanguin. Quels que soient les modes, un certain nombre de PSE sont conçus afin de pouvoir se brancher sur une station d’accueil. Source d’énergie pour maintenir les batteries en charge et faire fonctionner l’appareil, ces stations peuvent proposer des fonctions de commande à distance ou d’asservissement. On peut ainsi commander ou surveiller à distance les PSE ou encore effectuer un relais de médicament lorsqu’une seringue arrive à son terme.</w:t>
      </w:r>
    </w:p>
    <w:p w14:paraId="1BF99D42" w14:textId="1A148DC5" w:rsidR="00725088" w:rsidRDefault="00EA2B26" w:rsidP="00960D6E">
      <w:pPr>
        <w:pStyle w:val="Style4"/>
      </w:pPr>
      <w:bookmarkStart w:id="16" w:name="_Toc105167199"/>
      <w:r>
        <w:t>1.4.5</w:t>
      </w:r>
      <w:r w:rsidR="53863600">
        <w:t xml:space="preserve"> Applications médicales des Pousse seringues électriques</w:t>
      </w:r>
      <w:bookmarkEnd w:id="16"/>
    </w:p>
    <w:p w14:paraId="3109DAE6" w14:textId="77777777" w:rsidR="00960D6E" w:rsidRDefault="00960D6E" w:rsidP="00EA2B26">
      <w:pPr>
        <w:pStyle w:val="Style1"/>
        <w:ind w:firstLine="708"/>
        <w:jc w:val="both"/>
      </w:pPr>
      <w:r>
        <w:t xml:space="preserve">Applications Médicale des PSE Cet appareil permet de perfuser en continu, à débit constant un soluté ou un médicament, dans un large domaine d’application ou on peut citer Les domaines suivants : </w:t>
      </w:r>
    </w:p>
    <w:p w14:paraId="621F8A23" w14:textId="47E00360" w:rsidR="00960D6E" w:rsidRDefault="00960D6E" w:rsidP="00D52A39">
      <w:pPr>
        <w:pStyle w:val="Style1"/>
        <w:numPr>
          <w:ilvl w:val="0"/>
          <w:numId w:val="46"/>
        </w:numPr>
        <w:spacing w:line="240" w:lineRule="auto"/>
        <w:jc w:val="both"/>
      </w:pPr>
      <w:r>
        <w:t>Anesthésie et réanimation</w:t>
      </w:r>
    </w:p>
    <w:p w14:paraId="6F033FB9" w14:textId="22596BAA" w:rsidR="00960D6E" w:rsidRDefault="00960D6E" w:rsidP="00D52A39">
      <w:pPr>
        <w:pStyle w:val="Style1"/>
        <w:numPr>
          <w:ilvl w:val="0"/>
          <w:numId w:val="46"/>
        </w:numPr>
        <w:spacing w:line="240" w:lineRule="auto"/>
        <w:jc w:val="both"/>
      </w:pPr>
      <w:r>
        <w:t>Bloc opératoire</w:t>
      </w:r>
    </w:p>
    <w:p w14:paraId="6AB08255" w14:textId="5B841F6A" w:rsidR="00960D6E" w:rsidRDefault="00960D6E" w:rsidP="00D52A39">
      <w:pPr>
        <w:pStyle w:val="Style1"/>
        <w:numPr>
          <w:ilvl w:val="0"/>
          <w:numId w:val="46"/>
        </w:numPr>
        <w:spacing w:line="240" w:lineRule="auto"/>
        <w:jc w:val="both"/>
      </w:pPr>
      <w:r>
        <w:lastRenderedPageBreak/>
        <w:t xml:space="preserve">Urgences </w:t>
      </w:r>
    </w:p>
    <w:p w14:paraId="1084E6E6" w14:textId="76B60A5C" w:rsidR="00960D6E" w:rsidRDefault="00960D6E" w:rsidP="00D52A39">
      <w:pPr>
        <w:pStyle w:val="Style1"/>
        <w:numPr>
          <w:ilvl w:val="0"/>
          <w:numId w:val="46"/>
        </w:numPr>
        <w:spacing w:line="240" w:lineRule="auto"/>
        <w:jc w:val="both"/>
      </w:pPr>
      <w:r>
        <w:t>Cardiologie</w:t>
      </w:r>
    </w:p>
    <w:p w14:paraId="559ACE3C" w14:textId="40B857FE" w:rsidR="00960D6E" w:rsidRDefault="00960D6E" w:rsidP="00D52A39">
      <w:pPr>
        <w:pStyle w:val="Style1"/>
        <w:numPr>
          <w:ilvl w:val="0"/>
          <w:numId w:val="46"/>
        </w:numPr>
        <w:jc w:val="both"/>
        <w:rPr>
          <w:b/>
          <w:bCs/>
        </w:rPr>
      </w:pPr>
      <w:r>
        <w:t>Néonatalogie Dans ces domaines d’applications nous allons injecter différent Médicaments Pour chaque Opération</w:t>
      </w:r>
    </w:p>
    <w:p w14:paraId="6B63AF8A" w14:textId="01DD9236" w:rsidR="00960D6E" w:rsidRDefault="53863600" w:rsidP="00960D6E">
      <w:pPr>
        <w:pStyle w:val="Style4"/>
      </w:pPr>
      <w:bookmarkStart w:id="17" w:name="_Toc105167200"/>
      <w:r>
        <w:t>3-6 Avantages et inconvénient d’un pousse seringues connectés</w:t>
      </w:r>
      <w:bookmarkEnd w:id="17"/>
    </w:p>
    <w:p w14:paraId="37F915B5" w14:textId="5BBF988A" w:rsidR="00960D6E" w:rsidRDefault="00EA2B26" w:rsidP="00EA2B26">
      <w:pPr>
        <w:pStyle w:val="Style1"/>
        <w:jc w:val="both"/>
      </w:pPr>
      <w:r>
        <w:t xml:space="preserve">       </w:t>
      </w:r>
      <w:r w:rsidR="00960D6E">
        <w:t>La fiabilité de ces dispositifs repose essentiellement sur la qualité (constance et précision) des débits annoncés et mesurés. On ne doit enregistrer aucun changement de rythme de perfusion qui n'ait été programmé. La prise en une seule injection du médicament ne permet pas de maintenir un effet optimal et constant de l'action thérapeutique. Au cours des premières minutes qui suivent une injection unique la concentration peut atteindre une valeur élevée, pouvant provoquer dans certains cas des incidents graves. C'est pourquoi on lui préfère la méthode des injections multiples à doses réduites, administrées en continu ou à intervalles de temps régulièrement espacés. Cependant l'injection à intervalles de temps régulièrement espacés présente les inconvénients suivants :</w:t>
      </w:r>
    </w:p>
    <w:p w14:paraId="39CF4A8E" w14:textId="35E20A0B" w:rsidR="00960D6E" w:rsidRPr="00960D6E" w:rsidRDefault="00960D6E" w:rsidP="00D52A39">
      <w:pPr>
        <w:pStyle w:val="Style1"/>
        <w:numPr>
          <w:ilvl w:val="0"/>
          <w:numId w:val="47"/>
        </w:numPr>
        <w:spacing w:line="240" w:lineRule="auto"/>
        <w:jc w:val="both"/>
      </w:pPr>
      <w:r w:rsidRPr="00960D6E">
        <w:t xml:space="preserve">Accroissement du nombre de manipulations et des risques d'erreurs ; </w:t>
      </w:r>
    </w:p>
    <w:p w14:paraId="606BFDF4" w14:textId="25369C3F" w:rsidR="00960D6E" w:rsidRPr="00960D6E" w:rsidRDefault="00960D6E" w:rsidP="00D52A39">
      <w:pPr>
        <w:pStyle w:val="Style1"/>
        <w:numPr>
          <w:ilvl w:val="0"/>
          <w:numId w:val="47"/>
        </w:numPr>
        <w:spacing w:line="240" w:lineRule="auto"/>
        <w:jc w:val="both"/>
      </w:pPr>
      <w:r w:rsidRPr="00960D6E">
        <w:t xml:space="preserve">Interventions plus fréquentes du personnel infirmier ; </w:t>
      </w:r>
    </w:p>
    <w:p w14:paraId="29FA67B6" w14:textId="47FCA6BE" w:rsidR="00960D6E" w:rsidRPr="00960D6E" w:rsidRDefault="00960D6E" w:rsidP="00D52A39">
      <w:pPr>
        <w:pStyle w:val="Style1"/>
        <w:numPr>
          <w:ilvl w:val="0"/>
          <w:numId w:val="47"/>
        </w:numPr>
        <w:spacing w:line="240" w:lineRule="auto"/>
        <w:jc w:val="both"/>
      </w:pPr>
      <w:r w:rsidRPr="00960D6E">
        <w:t xml:space="preserve">Augmentation des risques septiques ; </w:t>
      </w:r>
    </w:p>
    <w:p w14:paraId="06698471" w14:textId="61A09502" w:rsidR="00960D6E" w:rsidRPr="00960D6E" w:rsidRDefault="00960D6E" w:rsidP="00D52A39">
      <w:pPr>
        <w:pStyle w:val="Style1"/>
        <w:numPr>
          <w:ilvl w:val="0"/>
          <w:numId w:val="47"/>
        </w:numPr>
        <w:spacing w:line="276" w:lineRule="auto"/>
        <w:jc w:val="both"/>
      </w:pPr>
      <w:r w:rsidRPr="00960D6E">
        <w:t xml:space="preserve">Contraintes pour le patient. De plus, l'utilisation du pousse seringue pour des injections continues permet une injection lente et très précise de l'agent thérapeutique [9]. Généralement les avantages et les inconvénients des PES sont : </w:t>
      </w:r>
    </w:p>
    <w:p w14:paraId="190A95EE" w14:textId="70354EAA" w:rsidR="00960D6E" w:rsidRPr="00960D6E" w:rsidRDefault="00960D6E" w:rsidP="00D52A39">
      <w:pPr>
        <w:pStyle w:val="Style1"/>
        <w:numPr>
          <w:ilvl w:val="0"/>
          <w:numId w:val="47"/>
        </w:numPr>
        <w:spacing w:line="240" w:lineRule="auto"/>
        <w:jc w:val="both"/>
      </w:pPr>
      <w:r w:rsidRPr="00960D6E">
        <w:t>Précision, facilité de mise en place et perfusion de grands volumes.</w:t>
      </w:r>
    </w:p>
    <w:p w14:paraId="46268BC0" w14:textId="4B880457" w:rsidR="00960D6E" w:rsidRPr="00960D6E" w:rsidRDefault="00960D6E" w:rsidP="00D52A39">
      <w:pPr>
        <w:pStyle w:val="Style1"/>
        <w:numPr>
          <w:ilvl w:val="0"/>
          <w:numId w:val="47"/>
        </w:numPr>
        <w:spacing w:line="240" w:lineRule="auto"/>
        <w:jc w:val="both"/>
      </w:pPr>
      <w:r w:rsidRPr="00960D6E">
        <w:t>Matériel adapté aux médicaments photosensibles (Lasix).</w:t>
      </w:r>
    </w:p>
    <w:p w14:paraId="4FCC18BE" w14:textId="7AECB92F" w:rsidR="00960D6E" w:rsidRPr="00960D6E" w:rsidRDefault="00960D6E" w:rsidP="00D52A39">
      <w:pPr>
        <w:pStyle w:val="Style1"/>
        <w:numPr>
          <w:ilvl w:val="0"/>
          <w:numId w:val="47"/>
        </w:numPr>
        <w:spacing w:line="240" w:lineRule="auto"/>
        <w:jc w:val="both"/>
        <w:rPr>
          <w:rFonts w:eastAsia="Cambria"/>
          <w:b/>
          <w:bCs/>
          <w:color w:val="000000"/>
        </w:rPr>
      </w:pPr>
      <w:r w:rsidRPr="00960D6E">
        <w:t>Fonctionnement de l’appareil de façon autonome.</w:t>
      </w:r>
    </w:p>
    <w:p w14:paraId="1503FB2B" w14:textId="0A9ED5EB" w:rsidR="00960D6E" w:rsidRDefault="00EA2B26" w:rsidP="00EA2B26">
      <w:pPr>
        <w:pStyle w:val="Style3"/>
        <w:rPr>
          <w:rFonts w:eastAsiaTheme="majorBidi"/>
          <w:bCs/>
          <w:szCs w:val="36"/>
        </w:rPr>
      </w:pPr>
      <w:bookmarkStart w:id="18" w:name="_Toc105167201"/>
      <w:r>
        <w:t>1.5</w:t>
      </w:r>
      <w:r w:rsidR="6C470DB7">
        <w:t xml:space="preserve"> Conclusion</w:t>
      </w:r>
      <w:bookmarkEnd w:id="18"/>
    </w:p>
    <w:p w14:paraId="75F2344D" w14:textId="4FAA32B0" w:rsidR="00725088" w:rsidRDefault="6C470DB7" w:rsidP="00EA2B26">
      <w:pPr>
        <w:pStyle w:val="Style1"/>
        <w:ind w:firstLine="360"/>
        <w:jc w:val="both"/>
        <w:rPr>
          <w:rFonts w:ascii="Times New Roman" w:eastAsia="Cambria" w:hAnsi="Times New Roman" w:cs="Times New Roman"/>
          <w:color w:val="000000" w:themeColor="text1"/>
        </w:rPr>
      </w:pPr>
      <w:r>
        <w:t>Dans ce premier chapitre, une présentation de l'organisation hôte et de ses différents domaines d'activité a été présentée. En outre, nous avons décrit le cycle de fonctionnement du poussoir de seringue électrique se concentrer sur Divers modes d'administration et les avantages et les inconvénients d'un PES.</w:t>
      </w:r>
    </w:p>
    <w:p w14:paraId="67CD6D93" w14:textId="77777777" w:rsidR="00725088" w:rsidRDefault="00725088" w:rsidP="00725088"/>
    <w:p w14:paraId="4EF18721" w14:textId="32D411BA" w:rsidR="00725088" w:rsidRDefault="00725088" w:rsidP="00725088"/>
    <w:p w14:paraId="22D9D7F4" w14:textId="7984783C" w:rsidR="00725088" w:rsidRDefault="00725088" w:rsidP="00725088"/>
    <w:p w14:paraId="1A3E72C0" w14:textId="77777777" w:rsidR="00725088" w:rsidRDefault="00725088" w:rsidP="00725088"/>
    <w:p w14:paraId="33055AA5" w14:textId="77777777" w:rsidR="00725088" w:rsidRDefault="00725088" w:rsidP="00725088">
      <w:pPr>
        <w:sectPr w:rsidR="00725088" w:rsidSect="00F22575">
          <w:headerReference w:type="default" r:id="rId22"/>
          <w:footerReference w:type="default" r:id="rId23"/>
          <w:pgSz w:w="11906" w:h="16838"/>
          <w:pgMar w:top="1417" w:right="1417" w:bottom="1417" w:left="1417" w:header="794" w:footer="624" w:gutter="0"/>
          <w:cols w:space="708"/>
          <w:titlePg/>
          <w:docGrid w:linePitch="360"/>
        </w:sectPr>
      </w:pPr>
    </w:p>
    <w:p w14:paraId="6F7336B8" w14:textId="68B844FB" w:rsidR="00725088" w:rsidRDefault="0C492962" w:rsidP="0018277F">
      <w:pPr>
        <w:pStyle w:val="style20"/>
      </w:pPr>
      <w:bookmarkStart w:id="19" w:name="_Toc105167202"/>
      <w:r>
        <w:lastRenderedPageBreak/>
        <w:t>Chapitre 2</w:t>
      </w:r>
      <w:r w:rsidR="0018277F">
        <w:t xml:space="preserve"> : </w:t>
      </w:r>
      <w:r w:rsidR="00EA2B26">
        <w:t>Exigences et méthodologie de travail</w:t>
      </w:r>
      <w:bookmarkEnd w:id="19"/>
    </w:p>
    <w:p w14:paraId="5EE1BF9F" w14:textId="167C0C55" w:rsidR="00725088" w:rsidRDefault="00EA2B26" w:rsidP="0018277F">
      <w:pPr>
        <w:pStyle w:val="Style3"/>
        <w:rPr>
          <w:rFonts w:eastAsia="Microsoft JhengHei"/>
        </w:rPr>
      </w:pPr>
      <w:bookmarkStart w:id="20" w:name="_Toc105167203"/>
      <w:r>
        <w:rPr>
          <w:rFonts w:eastAsia="Microsoft JhengHei"/>
        </w:rPr>
        <w:t xml:space="preserve">2.1 </w:t>
      </w:r>
      <w:r w:rsidR="0C492962" w:rsidRPr="0C492962">
        <w:rPr>
          <w:rFonts w:eastAsia="Microsoft JhengHei"/>
        </w:rPr>
        <w:t>Introduction</w:t>
      </w:r>
      <w:bookmarkEnd w:id="20"/>
      <w:r w:rsidR="0C492962" w:rsidRPr="0C492962">
        <w:rPr>
          <w:rFonts w:eastAsia="Microsoft JhengHei"/>
        </w:rPr>
        <w:t xml:space="preserve"> </w:t>
      </w:r>
    </w:p>
    <w:p w14:paraId="15810FB4" w14:textId="77777777" w:rsidR="00725088" w:rsidRDefault="4FBC27EA" w:rsidP="4FBC27EA">
      <w:pPr>
        <w:rPr>
          <w:rFonts w:ascii="Microsoft JhengHei" w:eastAsia="Microsoft JhengHei" w:hAnsi="Microsoft JhengHei" w:cs="Microsoft JhengHei"/>
          <w:color w:val="000000" w:themeColor="text1"/>
        </w:rPr>
      </w:pPr>
      <w:r w:rsidRPr="4FBC27EA">
        <w:rPr>
          <w:rFonts w:ascii="Microsoft JhengHei" w:eastAsia="Microsoft JhengHei" w:hAnsi="Microsoft JhengHei" w:cs="Microsoft JhengHei"/>
          <w:color w:val="000000" w:themeColor="text1"/>
        </w:rPr>
        <w:t>[place your text here ]</w:t>
      </w:r>
    </w:p>
    <w:p w14:paraId="1344372C" w14:textId="5A6AB037" w:rsidR="00725088" w:rsidRDefault="00EA2B26" w:rsidP="0018277F">
      <w:pPr>
        <w:pStyle w:val="Style3"/>
        <w:rPr>
          <w:rFonts w:eastAsia="Microsoft JhengHei"/>
        </w:rPr>
      </w:pPr>
      <w:bookmarkStart w:id="21" w:name="_Toc105167204"/>
      <w:r>
        <w:rPr>
          <w:rFonts w:eastAsia="Microsoft JhengHei"/>
        </w:rPr>
        <w:t xml:space="preserve">2.2 </w:t>
      </w:r>
      <w:r w:rsidR="0C492962" w:rsidRPr="0C492962">
        <w:rPr>
          <w:rFonts w:eastAsia="Microsoft JhengHei"/>
        </w:rPr>
        <w:t>Norme IEC-62</w:t>
      </w:r>
      <w:r w:rsidR="0018277F">
        <w:rPr>
          <w:rFonts w:eastAsia="Microsoft JhengHei"/>
        </w:rPr>
        <w:t> </w:t>
      </w:r>
      <w:r w:rsidR="0C492962" w:rsidRPr="0C492962">
        <w:rPr>
          <w:rFonts w:eastAsia="Microsoft JhengHei"/>
        </w:rPr>
        <w:t>304</w:t>
      </w:r>
      <w:bookmarkEnd w:id="21"/>
    </w:p>
    <w:p w14:paraId="3B05511A" w14:textId="5F13A109" w:rsidR="00725088" w:rsidRDefault="00EA2B26" w:rsidP="00EA2B26">
      <w:pPr>
        <w:pStyle w:val="Style1"/>
        <w:jc w:val="both"/>
        <w:rPr>
          <w:rFonts w:eastAsia="Times New Roman"/>
        </w:rPr>
      </w:pPr>
      <w:r>
        <w:rPr>
          <w:rFonts w:eastAsia="Times New Roman"/>
        </w:rPr>
        <w:t xml:space="preserve">       </w:t>
      </w:r>
      <w:r w:rsidR="4FBC27EA" w:rsidRPr="4FBC27EA">
        <w:rPr>
          <w:rFonts w:eastAsia="Times New Roman"/>
        </w:rPr>
        <w:t xml:space="preserve">La norme internationale IEC 62304 – logiciels de dispositifs médicaux – processus du cycle de vie des logiciels est une norme qui spécifie les exigences du cycle de vie pour le développement de logiciels médicaux et de logiciels au sein des dispositifs médicaux. Il est harmonisé par l'Union européenne et les États-Unis et peut donc être utilisé comme référence pour se conformer aux exigences réglementaires de ces deux marchés. La norme est composée d’une exigence générale, et de 5 processus, dont seul le processus de développement du logiciel nous concerne </w:t>
      </w:r>
      <w:r w:rsidR="4FBC27EA" w:rsidRPr="4FBC27EA">
        <w:rPr>
          <w:rFonts w:eastAsia="Times New Roman"/>
          <w:color w:val="2D74B5"/>
        </w:rPr>
        <w:t>[10]</w:t>
      </w:r>
      <w:r w:rsidR="4FBC27EA" w:rsidRPr="4FBC27EA">
        <w:rPr>
          <w:rFonts w:eastAsia="Times New Roman"/>
        </w:rPr>
        <w:t>.</w:t>
      </w:r>
    </w:p>
    <w:p w14:paraId="56051C2C" w14:textId="3A1214D5" w:rsidR="00725088" w:rsidRDefault="4FBC27EA" w:rsidP="00D52A39">
      <w:pPr>
        <w:pStyle w:val="Style4"/>
        <w:numPr>
          <w:ilvl w:val="2"/>
          <w:numId w:val="57"/>
        </w:numPr>
        <w:rPr>
          <w:rFonts w:eastAsia="Times New Roman"/>
        </w:rPr>
      </w:pPr>
      <w:bookmarkStart w:id="22" w:name="_Toc105167205"/>
      <w:r w:rsidRPr="4FBC27EA">
        <w:rPr>
          <w:rFonts w:eastAsia="Times New Roman"/>
        </w:rPr>
        <w:t>Exigence générale</w:t>
      </w:r>
      <w:bookmarkEnd w:id="22"/>
    </w:p>
    <w:p w14:paraId="1D16BA00" w14:textId="77777777" w:rsidR="00725088" w:rsidRDefault="4FBC27EA" w:rsidP="00EA2B26">
      <w:pPr>
        <w:pStyle w:val="Style1"/>
        <w:ind w:firstLine="360"/>
        <w:jc w:val="both"/>
        <w:rPr>
          <w:rFonts w:eastAsia="Times New Roman"/>
        </w:rPr>
      </w:pPr>
      <w:r w:rsidRPr="4FBC27EA">
        <w:rPr>
          <w:rFonts w:eastAsia="Times New Roman"/>
        </w:rPr>
        <w:t>L’exigence contient sert à identifier le système de management de qualité, le système de gestion de risque a utilisé, et de classifier le niveau de sécurité du logiciel.</w:t>
      </w:r>
    </w:p>
    <w:p w14:paraId="0BEA48B3" w14:textId="77777777" w:rsidR="00725088" w:rsidRDefault="4FBC27EA" w:rsidP="00EA2B26">
      <w:pPr>
        <w:pStyle w:val="Style1"/>
        <w:ind w:firstLine="360"/>
        <w:jc w:val="both"/>
        <w:rPr>
          <w:rFonts w:eastAsia="Times New Roman"/>
        </w:rPr>
      </w:pPr>
      <w:r w:rsidRPr="4FBC27EA">
        <w:rPr>
          <w:rFonts w:eastAsia="Times New Roman"/>
        </w:rPr>
        <w:t>Les deux premiers, intéressent l’ingénieur qualité plus que l’ingénieur développement, mais la troisième étape est nécessaire pour avancer dans le développement vu que le niveau de sécurité attribué affecte directement le processus de développement. Ci-dessous les niveaux de sécurité possible et leur conséquence au cas d’une défaillance du système :</w:t>
      </w:r>
    </w:p>
    <w:p w14:paraId="35F3C56F" w14:textId="77777777" w:rsidR="00725088" w:rsidRDefault="4FBC27EA" w:rsidP="00D52A39">
      <w:pPr>
        <w:pStyle w:val="Style1"/>
        <w:numPr>
          <w:ilvl w:val="0"/>
          <w:numId w:val="12"/>
        </w:numPr>
        <w:jc w:val="both"/>
      </w:pPr>
      <w:r w:rsidRPr="4FBC27EA">
        <w:rPr>
          <w:rFonts w:eastAsia="Times New Roman"/>
        </w:rPr>
        <w:t>Classe A : Aucune blessure ou atteinte à la santé n'est possible.</w:t>
      </w:r>
    </w:p>
    <w:p w14:paraId="63E9F4F6" w14:textId="77777777" w:rsidR="00725088" w:rsidRDefault="4FBC27EA" w:rsidP="00D52A39">
      <w:pPr>
        <w:pStyle w:val="Style1"/>
        <w:numPr>
          <w:ilvl w:val="0"/>
          <w:numId w:val="12"/>
        </w:numPr>
      </w:pPr>
      <w:r w:rsidRPr="4FBC27EA">
        <w:rPr>
          <w:rFonts w:eastAsia="Times New Roman"/>
        </w:rPr>
        <w:t>Classe B : Une BLESSURE NON GRAVE est possible.</w:t>
      </w:r>
    </w:p>
    <w:p w14:paraId="21675FB4" w14:textId="481AE2EF" w:rsidR="00725088" w:rsidRDefault="4FBC27EA" w:rsidP="00D52A39">
      <w:pPr>
        <w:pStyle w:val="Style1"/>
        <w:numPr>
          <w:ilvl w:val="0"/>
          <w:numId w:val="12"/>
        </w:numPr>
      </w:pPr>
      <w:r w:rsidRPr="4FBC27EA">
        <w:rPr>
          <w:rFonts w:eastAsia="Times New Roman"/>
        </w:rPr>
        <w:t>Classe C : La mort ou une BLESSURE GRAVE est possible.</w:t>
      </w:r>
    </w:p>
    <w:p w14:paraId="15CF4A2B" w14:textId="77777777" w:rsidR="00725088" w:rsidRDefault="4FBC27EA" w:rsidP="00EA2B26">
      <w:pPr>
        <w:pStyle w:val="Style1"/>
        <w:ind w:firstLine="360"/>
        <w:jc w:val="both"/>
        <w:rPr>
          <w:rFonts w:eastAsia="Times New Roman"/>
        </w:rPr>
      </w:pPr>
      <w:r w:rsidRPr="4FBC27EA">
        <w:rPr>
          <w:rFonts w:eastAsia="Times New Roman"/>
        </w:rPr>
        <w:t>La pousse seringue électrique à un niveau de sécurité variable selon l’utilisation. Par exemple d’un département pédiatrie ou l’utilisation fréquente est l’infusion des compléments alimentaire la classification sera B, par contre dans une chambre d’urgence, ou soins intensifs, ou la plupart des médicaments utilisé sont dangereux en haute concentration. Une erreur de dosage peut provoquer la mort du patient, la pousse seringue est classifié C.</w:t>
      </w:r>
    </w:p>
    <w:p w14:paraId="4C5D1BED" w14:textId="77777777" w:rsidR="00725088" w:rsidRDefault="4FBC27EA" w:rsidP="00EA2B26">
      <w:pPr>
        <w:pStyle w:val="Style1"/>
        <w:ind w:firstLine="360"/>
        <w:jc w:val="both"/>
        <w:rPr>
          <w:rFonts w:eastAsia="Times New Roman"/>
        </w:rPr>
      </w:pPr>
      <w:r w:rsidRPr="4FBC27EA">
        <w:rPr>
          <w:rFonts w:eastAsia="Times New Roman"/>
        </w:rPr>
        <w:t>Vue que notre, produit vise toute utilisation possible de la pousse seringue nous avons attribué le niveau de sécurité C au processus de développement logiciel.</w:t>
      </w:r>
    </w:p>
    <w:p w14:paraId="023A921C" w14:textId="6A94D789" w:rsidR="00725088" w:rsidRPr="0018277F" w:rsidRDefault="4FBC27EA" w:rsidP="00D52A39">
      <w:pPr>
        <w:pStyle w:val="Style4"/>
        <w:numPr>
          <w:ilvl w:val="2"/>
          <w:numId w:val="57"/>
        </w:numPr>
        <w:rPr>
          <w:rFonts w:eastAsia="Times New Roman"/>
        </w:rPr>
      </w:pPr>
      <w:bookmarkStart w:id="23" w:name="_Toc105167206"/>
      <w:r w:rsidRPr="4FBC27EA">
        <w:rPr>
          <w:rFonts w:eastAsia="Times New Roman"/>
        </w:rPr>
        <w:lastRenderedPageBreak/>
        <w:t>Processus de développement logiciel</w:t>
      </w:r>
      <w:bookmarkEnd w:id="23"/>
    </w:p>
    <w:p w14:paraId="1C03FF76" w14:textId="7E4F7464" w:rsidR="00725088" w:rsidRDefault="4FBC27EA" w:rsidP="00EA2B26">
      <w:pPr>
        <w:pStyle w:val="Style1"/>
        <w:ind w:firstLine="360"/>
        <w:jc w:val="both"/>
        <w:rPr>
          <w:rFonts w:eastAsia="Times New Roman"/>
        </w:rPr>
      </w:pPr>
      <w:r w:rsidRPr="4FBC27EA">
        <w:rPr>
          <w:rFonts w:eastAsia="Times New Roman"/>
        </w:rPr>
        <w:t xml:space="preserve">Le processus de développement du logiciel représente des étapes à suivre pour qu’elle soit conforme à la norme 62304. Les étapes à suivre sont régit par le niveau de sécurité attribué. Le tableau 4 décrit les étapes à suivre selon le niveau sécurité </w:t>
      </w:r>
      <w:r w:rsidRPr="4FBC27EA">
        <w:rPr>
          <w:rFonts w:eastAsia="Times New Roman"/>
          <w:color w:val="2D74B5"/>
        </w:rPr>
        <w:t>[11]</w:t>
      </w:r>
      <w:r w:rsidRPr="4FBC27EA">
        <w:rPr>
          <w:rFonts w:eastAsia="Times New Roman"/>
        </w:rPr>
        <w:t>.</w:t>
      </w:r>
    </w:p>
    <w:tbl>
      <w:tblPr>
        <w:tblStyle w:val="TableauGrille1Clair-Accentuation5"/>
        <w:tblpPr w:leftFromText="141" w:rightFromText="141" w:vertAnchor="text" w:tblpY="66"/>
        <w:tblW w:w="0" w:type="auto"/>
        <w:tblLayout w:type="fixed"/>
        <w:tblLook w:val="06A0" w:firstRow="1" w:lastRow="0" w:firstColumn="1" w:lastColumn="0" w:noHBand="1" w:noVBand="1"/>
      </w:tblPr>
      <w:tblGrid>
        <w:gridCol w:w="5524"/>
        <w:gridCol w:w="1134"/>
        <w:gridCol w:w="1134"/>
        <w:gridCol w:w="1208"/>
      </w:tblGrid>
      <w:tr w:rsidR="0018277F" w:rsidRPr="00387B93" w14:paraId="59801BA2" w14:textId="77777777" w:rsidTr="00387B93">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5524" w:type="dxa"/>
          </w:tcPr>
          <w:p w14:paraId="412255EE" w14:textId="77777777" w:rsidR="0018277F" w:rsidRPr="00387B93" w:rsidRDefault="0018277F" w:rsidP="0018277F">
            <w:pPr>
              <w:spacing w:line="259" w:lineRule="auto"/>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Etape</w:t>
            </w:r>
          </w:p>
        </w:tc>
        <w:tc>
          <w:tcPr>
            <w:tcW w:w="1134" w:type="dxa"/>
          </w:tcPr>
          <w:p w14:paraId="5D475890" w14:textId="77777777" w:rsidR="0018277F" w:rsidRPr="00387B93" w:rsidRDefault="0018277F" w:rsidP="0018277F">
            <w:pPr>
              <w:spacing w:line="259"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Classe A</w:t>
            </w:r>
          </w:p>
        </w:tc>
        <w:tc>
          <w:tcPr>
            <w:tcW w:w="1134" w:type="dxa"/>
          </w:tcPr>
          <w:p w14:paraId="151D62A2" w14:textId="77777777" w:rsidR="0018277F" w:rsidRPr="00387B93" w:rsidRDefault="0018277F" w:rsidP="0018277F">
            <w:pPr>
              <w:spacing w:line="259"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Classe B</w:t>
            </w:r>
          </w:p>
        </w:tc>
        <w:tc>
          <w:tcPr>
            <w:tcW w:w="1208" w:type="dxa"/>
          </w:tcPr>
          <w:p w14:paraId="235D9DEC" w14:textId="77777777" w:rsidR="0018277F" w:rsidRPr="00387B93" w:rsidRDefault="0018277F" w:rsidP="0018277F">
            <w:pPr>
              <w:spacing w:line="259"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Classe C</w:t>
            </w:r>
          </w:p>
        </w:tc>
      </w:tr>
      <w:tr w:rsidR="0018277F" w:rsidRPr="00387B93" w14:paraId="3281B817" w14:textId="77777777" w:rsidTr="00387B93">
        <w:trPr>
          <w:trHeight w:val="270"/>
        </w:trPr>
        <w:tc>
          <w:tcPr>
            <w:cnfStyle w:val="001000000000" w:firstRow="0" w:lastRow="0" w:firstColumn="1" w:lastColumn="0" w:oddVBand="0" w:evenVBand="0" w:oddHBand="0" w:evenHBand="0" w:firstRowFirstColumn="0" w:firstRowLastColumn="0" w:lastRowFirstColumn="0" w:lastRowLastColumn="0"/>
            <w:tcW w:w="5524" w:type="dxa"/>
          </w:tcPr>
          <w:p w14:paraId="22B0F8D5" w14:textId="77777777" w:rsidR="0018277F" w:rsidRPr="00387B93" w:rsidRDefault="0018277F" w:rsidP="0018277F">
            <w:pPr>
              <w:spacing w:line="259" w:lineRule="auto"/>
              <w:rPr>
                <w:rFonts w:asciiTheme="majorHAnsi" w:eastAsia="Times New Roman" w:hAnsiTheme="majorHAnsi" w:cstheme="majorHAnsi"/>
                <w:color w:val="1F2021"/>
                <w:sz w:val="24"/>
                <w:szCs w:val="24"/>
              </w:rPr>
            </w:pPr>
            <w:r w:rsidRPr="00387B93">
              <w:rPr>
                <w:rFonts w:asciiTheme="majorHAnsi" w:eastAsia="Times New Roman" w:hAnsiTheme="majorHAnsi" w:cstheme="majorHAnsi"/>
                <w:color w:val="1F2021"/>
                <w:sz w:val="24"/>
                <w:szCs w:val="24"/>
              </w:rPr>
              <w:t>Planification du développement logiciel</w:t>
            </w:r>
          </w:p>
        </w:tc>
        <w:tc>
          <w:tcPr>
            <w:tcW w:w="1134" w:type="dxa"/>
          </w:tcPr>
          <w:p w14:paraId="7A46DB31"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c>
          <w:tcPr>
            <w:tcW w:w="1134" w:type="dxa"/>
          </w:tcPr>
          <w:p w14:paraId="0B53E283"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c>
          <w:tcPr>
            <w:tcW w:w="1208" w:type="dxa"/>
          </w:tcPr>
          <w:p w14:paraId="2C256ADF"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r>
      <w:tr w:rsidR="0018277F" w:rsidRPr="00387B93" w14:paraId="3903A842" w14:textId="77777777" w:rsidTr="00387B93">
        <w:trPr>
          <w:trHeight w:val="270"/>
        </w:trPr>
        <w:tc>
          <w:tcPr>
            <w:cnfStyle w:val="001000000000" w:firstRow="0" w:lastRow="0" w:firstColumn="1" w:lastColumn="0" w:oddVBand="0" w:evenVBand="0" w:oddHBand="0" w:evenHBand="0" w:firstRowFirstColumn="0" w:firstRowLastColumn="0" w:lastRowFirstColumn="0" w:lastRowLastColumn="0"/>
            <w:tcW w:w="5524" w:type="dxa"/>
          </w:tcPr>
          <w:p w14:paraId="35802458" w14:textId="77777777" w:rsidR="0018277F" w:rsidRPr="00387B93" w:rsidRDefault="0018277F" w:rsidP="0018277F">
            <w:pPr>
              <w:spacing w:line="259" w:lineRule="auto"/>
              <w:rPr>
                <w:rFonts w:asciiTheme="majorHAnsi" w:eastAsia="Times New Roman" w:hAnsiTheme="majorHAnsi" w:cstheme="majorHAnsi"/>
                <w:color w:val="1F2021"/>
                <w:sz w:val="24"/>
                <w:szCs w:val="24"/>
              </w:rPr>
            </w:pPr>
            <w:r w:rsidRPr="00387B93">
              <w:rPr>
                <w:rFonts w:asciiTheme="majorHAnsi" w:eastAsia="Times New Roman" w:hAnsiTheme="majorHAnsi" w:cstheme="majorHAnsi"/>
                <w:color w:val="1F2021"/>
                <w:sz w:val="24"/>
                <w:szCs w:val="24"/>
              </w:rPr>
              <w:t>Analyse des exigences logicielles</w:t>
            </w:r>
          </w:p>
        </w:tc>
        <w:tc>
          <w:tcPr>
            <w:tcW w:w="1134" w:type="dxa"/>
          </w:tcPr>
          <w:p w14:paraId="0FFF2395"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c>
          <w:tcPr>
            <w:tcW w:w="1134" w:type="dxa"/>
          </w:tcPr>
          <w:p w14:paraId="4A04B5EA"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c>
          <w:tcPr>
            <w:tcW w:w="1208" w:type="dxa"/>
          </w:tcPr>
          <w:p w14:paraId="31C3A0FC"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r>
      <w:tr w:rsidR="0018277F" w:rsidRPr="00387B93" w14:paraId="008B4A1F" w14:textId="77777777" w:rsidTr="00387B93">
        <w:trPr>
          <w:trHeight w:val="270"/>
        </w:trPr>
        <w:tc>
          <w:tcPr>
            <w:cnfStyle w:val="001000000000" w:firstRow="0" w:lastRow="0" w:firstColumn="1" w:lastColumn="0" w:oddVBand="0" w:evenVBand="0" w:oddHBand="0" w:evenHBand="0" w:firstRowFirstColumn="0" w:firstRowLastColumn="0" w:lastRowFirstColumn="0" w:lastRowLastColumn="0"/>
            <w:tcW w:w="5524" w:type="dxa"/>
          </w:tcPr>
          <w:p w14:paraId="5C5AB51B" w14:textId="77777777" w:rsidR="0018277F" w:rsidRPr="00387B93" w:rsidRDefault="0018277F" w:rsidP="0018277F">
            <w:pPr>
              <w:spacing w:line="259" w:lineRule="auto"/>
              <w:rPr>
                <w:rFonts w:asciiTheme="majorHAnsi" w:eastAsia="Times New Roman" w:hAnsiTheme="majorHAnsi" w:cstheme="majorHAnsi"/>
                <w:color w:val="1F2021"/>
                <w:sz w:val="24"/>
                <w:szCs w:val="24"/>
              </w:rPr>
            </w:pPr>
            <w:r w:rsidRPr="00387B93">
              <w:rPr>
                <w:rFonts w:asciiTheme="majorHAnsi" w:eastAsia="Times New Roman" w:hAnsiTheme="majorHAnsi" w:cstheme="majorHAnsi"/>
                <w:color w:val="1F2021"/>
                <w:sz w:val="24"/>
                <w:szCs w:val="24"/>
              </w:rPr>
              <w:t>Conception architecturale du logiciel</w:t>
            </w:r>
          </w:p>
        </w:tc>
        <w:tc>
          <w:tcPr>
            <w:tcW w:w="1134" w:type="dxa"/>
          </w:tcPr>
          <w:p w14:paraId="1EE2B171"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387B93">
              <w:rPr>
                <w:rFonts w:asciiTheme="majorHAnsi" w:hAnsiTheme="majorHAnsi" w:cstheme="majorHAnsi"/>
              </w:rPr>
              <w:br/>
            </w:r>
          </w:p>
        </w:tc>
        <w:tc>
          <w:tcPr>
            <w:tcW w:w="1134" w:type="dxa"/>
          </w:tcPr>
          <w:p w14:paraId="79BDED5A"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c>
          <w:tcPr>
            <w:tcW w:w="1208" w:type="dxa"/>
          </w:tcPr>
          <w:p w14:paraId="06478378"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r>
      <w:tr w:rsidR="0018277F" w:rsidRPr="00387B93" w14:paraId="6234259D" w14:textId="77777777" w:rsidTr="00387B93">
        <w:trPr>
          <w:trHeight w:val="270"/>
        </w:trPr>
        <w:tc>
          <w:tcPr>
            <w:cnfStyle w:val="001000000000" w:firstRow="0" w:lastRow="0" w:firstColumn="1" w:lastColumn="0" w:oddVBand="0" w:evenVBand="0" w:oddHBand="0" w:evenHBand="0" w:firstRowFirstColumn="0" w:firstRowLastColumn="0" w:lastRowFirstColumn="0" w:lastRowLastColumn="0"/>
            <w:tcW w:w="5524" w:type="dxa"/>
          </w:tcPr>
          <w:p w14:paraId="7AA72B39" w14:textId="77777777" w:rsidR="0018277F" w:rsidRPr="00387B93" w:rsidRDefault="0018277F" w:rsidP="0018277F">
            <w:pPr>
              <w:spacing w:line="259" w:lineRule="auto"/>
              <w:rPr>
                <w:rFonts w:asciiTheme="majorHAnsi" w:eastAsia="Times New Roman" w:hAnsiTheme="majorHAnsi" w:cstheme="majorHAnsi"/>
                <w:color w:val="1F2021"/>
                <w:sz w:val="24"/>
                <w:szCs w:val="24"/>
              </w:rPr>
            </w:pPr>
            <w:r w:rsidRPr="00387B93">
              <w:rPr>
                <w:rFonts w:asciiTheme="majorHAnsi" w:eastAsia="Times New Roman" w:hAnsiTheme="majorHAnsi" w:cstheme="majorHAnsi"/>
                <w:color w:val="1F2021"/>
                <w:sz w:val="24"/>
                <w:szCs w:val="24"/>
              </w:rPr>
              <w:t>Conception détaillée du logiciel</w:t>
            </w:r>
          </w:p>
        </w:tc>
        <w:tc>
          <w:tcPr>
            <w:tcW w:w="1134" w:type="dxa"/>
          </w:tcPr>
          <w:p w14:paraId="7A32311A"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387B93">
              <w:rPr>
                <w:rFonts w:asciiTheme="majorHAnsi" w:hAnsiTheme="majorHAnsi" w:cstheme="majorHAnsi"/>
              </w:rPr>
              <w:br/>
            </w:r>
          </w:p>
        </w:tc>
        <w:tc>
          <w:tcPr>
            <w:tcW w:w="1134" w:type="dxa"/>
          </w:tcPr>
          <w:p w14:paraId="7292A083"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387B93">
              <w:rPr>
                <w:rFonts w:asciiTheme="majorHAnsi" w:hAnsiTheme="majorHAnsi" w:cstheme="majorHAnsi"/>
              </w:rPr>
              <w:br/>
            </w:r>
          </w:p>
        </w:tc>
        <w:tc>
          <w:tcPr>
            <w:tcW w:w="1208" w:type="dxa"/>
          </w:tcPr>
          <w:p w14:paraId="7E24BB58"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r>
      <w:tr w:rsidR="0018277F" w:rsidRPr="00387B93" w14:paraId="43647210" w14:textId="77777777" w:rsidTr="00387B93">
        <w:trPr>
          <w:trHeight w:val="270"/>
        </w:trPr>
        <w:tc>
          <w:tcPr>
            <w:cnfStyle w:val="001000000000" w:firstRow="0" w:lastRow="0" w:firstColumn="1" w:lastColumn="0" w:oddVBand="0" w:evenVBand="0" w:oddHBand="0" w:evenHBand="0" w:firstRowFirstColumn="0" w:firstRowLastColumn="0" w:lastRowFirstColumn="0" w:lastRowLastColumn="0"/>
            <w:tcW w:w="5524" w:type="dxa"/>
          </w:tcPr>
          <w:p w14:paraId="0593E19D" w14:textId="77777777" w:rsidR="0018277F" w:rsidRPr="00387B93" w:rsidRDefault="0018277F" w:rsidP="0018277F">
            <w:pPr>
              <w:spacing w:line="259" w:lineRule="auto"/>
              <w:rPr>
                <w:rFonts w:asciiTheme="majorHAnsi" w:eastAsia="Times New Roman" w:hAnsiTheme="majorHAnsi" w:cstheme="majorHAnsi"/>
                <w:color w:val="1F2021"/>
                <w:sz w:val="24"/>
                <w:szCs w:val="24"/>
              </w:rPr>
            </w:pPr>
            <w:r w:rsidRPr="00387B93">
              <w:rPr>
                <w:rFonts w:asciiTheme="majorHAnsi" w:eastAsia="Times New Roman" w:hAnsiTheme="majorHAnsi" w:cstheme="majorHAnsi"/>
                <w:color w:val="1F2021"/>
                <w:sz w:val="24"/>
                <w:szCs w:val="24"/>
              </w:rPr>
              <w:t>Implémentation de l'unité logicielle</w:t>
            </w:r>
          </w:p>
        </w:tc>
        <w:tc>
          <w:tcPr>
            <w:tcW w:w="1134" w:type="dxa"/>
          </w:tcPr>
          <w:p w14:paraId="1542F4E4"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c>
          <w:tcPr>
            <w:tcW w:w="1134" w:type="dxa"/>
          </w:tcPr>
          <w:p w14:paraId="44B992CA"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c>
          <w:tcPr>
            <w:tcW w:w="1208" w:type="dxa"/>
          </w:tcPr>
          <w:p w14:paraId="1E411F8F"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r>
      <w:tr w:rsidR="0018277F" w:rsidRPr="00387B93" w14:paraId="511CF4C7" w14:textId="77777777" w:rsidTr="00387B93">
        <w:trPr>
          <w:trHeight w:val="270"/>
        </w:trPr>
        <w:tc>
          <w:tcPr>
            <w:cnfStyle w:val="001000000000" w:firstRow="0" w:lastRow="0" w:firstColumn="1" w:lastColumn="0" w:oddVBand="0" w:evenVBand="0" w:oddHBand="0" w:evenHBand="0" w:firstRowFirstColumn="0" w:firstRowLastColumn="0" w:lastRowFirstColumn="0" w:lastRowLastColumn="0"/>
            <w:tcW w:w="5524" w:type="dxa"/>
          </w:tcPr>
          <w:p w14:paraId="7F78A3BB" w14:textId="77777777" w:rsidR="0018277F" w:rsidRPr="00387B93" w:rsidRDefault="0018277F" w:rsidP="0018277F">
            <w:pPr>
              <w:spacing w:line="259" w:lineRule="auto"/>
              <w:rPr>
                <w:rFonts w:asciiTheme="majorHAnsi" w:eastAsia="Times New Roman" w:hAnsiTheme="majorHAnsi" w:cstheme="majorHAnsi"/>
                <w:color w:val="1F2021"/>
                <w:sz w:val="24"/>
                <w:szCs w:val="24"/>
              </w:rPr>
            </w:pPr>
            <w:r w:rsidRPr="00387B93">
              <w:rPr>
                <w:rFonts w:asciiTheme="majorHAnsi" w:eastAsia="Times New Roman" w:hAnsiTheme="majorHAnsi" w:cstheme="majorHAnsi"/>
                <w:color w:val="1F2021"/>
                <w:sz w:val="24"/>
                <w:szCs w:val="24"/>
              </w:rPr>
              <w:t>Vérification de l'unité logicielle</w:t>
            </w:r>
          </w:p>
        </w:tc>
        <w:tc>
          <w:tcPr>
            <w:tcW w:w="1134" w:type="dxa"/>
          </w:tcPr>
          <w:p w14:paraId="522E278E"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387B93">
              <w:rPr>
                <w:rFonts w:asciiTheme="majorHAnsi" w:hAnsiTheme="majorHAnsi" w:cstheme="majorHAnsi"/>
              </w:rPr>
              <w:br/>
            </w:r>
          </w:p>
        </w:tc>
        <w:tc>
          <w:tcPr>
            <w:tcW w:w="1134" w:type="dxa"/>
          </w:tcPr>
          <w:p w14:paraId="4FB05EB5"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c>
          <w:tcPr>
            <w:tcW w:w="1208" w:type="dxa"/>
          </w:tcPr>
          <w:p w14:paraId="3C2E23B7"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r>
      <w:tr w:rsidR="0018277F" w:rsidRPr="00387B93" w14:paraId="0172A654" w14:textId="77777777" w:rsidTr="00387B93">
        <w:trPr>
          <w:trHeight w:val="270"/>
        </w:trPr>
        <w:tc>
          <w:tcPr>
            <w:cnfStyle w:val="001000000000" w:firstRow="0" w:lastRow="0" w:firstColumn="1" w:lastColumn="0" w:oddVBand="0" w:evenVBand="0" w:oddHBand="0" w:evenHBand="0" w:firstRowFirstColumn="0" w:firstRowLastColumn="0" w:lastRowFirstColumn="0" w:lastRowLastColumn="0"/>
            <w:tcW w:w="5524" w:type="dxa"/>
          </w:tcPr>
          <w:p w14:paraId="5EE75334" w14:textId="77777777" w:rsidR="0018277F" w:rsidRPr="00387B93" w:rsidRDefault="0018277F" w:rsidP="0018277F">
            <w:pPr>
              <w:spacing w:line="259" w:lineRule="auto"/>
              <w:rPr>
                <w:rFonts w:asciiTheme="majorHAnsi" w:eastAsia="Times New Roman" w:hAnsiTheme="majorHAnsi" w:cstheme="majorHAnsi"/>
                <w:color w:val="1F2021"/>
                <w:sz w:val="24"/>
                <w:szCs w:val="24"/>
              </w:rPr>
            </w:pPr>
            <w:r w:rsidRPr="00387B93">
              <w:rPr>
                <w:rFonts w:asciiTheme="majorHAnsi" w:eastAsia="Times New Roman" w:hAnsiTheme="majorHAnsi" w:cstheme="majorHAnsi"/>
                <w:color w:val="1F2021"/>
                <w:sz w:val="24"/>
                <w:szCs w:val="24"/>
              </w:rPr>
              <w:t>Intégration logicielle et tests d'intégration</w:t>
            </w:r>
          </w:p>
        </w:tc>
        <w:tc>
          <w:tcPr>
            <w:tcW w:w="1134" w:type="dxa"/>
          </w:tcPr>
          <w:p w14:paraId="6B6FD4B8"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387B93">
              <w:rPr>
                <w:rFonts w:asciiTheme="majorHAnsi" w:hAnsiTheme="majorHAnsi" w:cstheme="majorHAnsi"/>
              </w:rPr>
              <w:br/>
            </w:r>
          </w:p>
        </w:tc>
        <w:tc>
          <w:tcPr>
            <w:tcW w:w="1134" w:type="dxa"/>
          </w:tcPr>
          <w:p w14:paraId="3C408716"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c>
          <w:tcPr>
            <w:tcW w:w="1208" w:type="dxa"/>
          </w:tcPr>
          <w:p w14:paraId="128B34BB"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r>
      <w:tr w:rsidR="0018277F" w:rsidRPr="00387B93" w14:paraId="4D31D33B" w14:textId="77777777" w:rsidTr="00387B93">
        <w:trPr>
          <w:trHeight w:val="270"/>
        </w:trPr>
        <w:tc>
          <w:tcPr>
            <w:cnfStyle w:val="001000000000" w:firstRow="0" w:lastRow="0" w:firstColumn="1" w:lastColumn="0" w:oddVBand="0" w:evenVBand="0" w:oddHBand="0" w:evenHBand="0" w:firstRowFirstColumn="0" w:firstRowLastColumn="0" w:lastRowFirstColumn="0" w:lastRowLastColumn="0"/>
            <w:tcW w:w="5524" w:type="dxa"/>
          </w:tcPr>
          <w:p w14:paraId="2663A76E" w14:textId="77777777" w:rsidR="0018277F" w:rsidRPr="00387B93" w:rsidRDefault="0018277F" w:rsidP="0018277F">
            <w:pPr>
              <w:spacing w:line="259" w:lineRule="auto"/>
              <w:rPr>
                <w:rFonts w:asciiTheme="majorHAnsi" w:eastAsia="Times New Roman" w:hAnsiTheme="majorHAnsi" w:cstheme="majorHAnsi"/>
                <w:color w:val="1F2021"/>
                <w:sz w:val="24"/>
                <w:szCs w:val="24"/>
              </w:rPr>
            </w:pPr>
            <w:r w:rsidRPr="00387B93">
              <w:rPr>
                <w:rFonts w:asciiTheme="majorHAnsi" w:eastAsia="Times New Roman" w:hAnsiTheme="majorHAnsi" w:cstheme="majorHAnsi"/>
                <w:color w:val="1F2021"/>
                <w:sz w:val="24"/>
                <w:szCs w:val="24"/>
              </w:rPr>
              <w:t>Test du système logiciel</w:t>
            </w:r>
          </w:p>
        </w:tc>
        <w:tc>
          <w:tcPr>
            <w:tcW w:w="1134" w:type="dxa"/>
          </w:tcPr>
          <w:p w14:paraId="581AE24E"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c>
          <w:tcPr>
            <w:tcW w:w="1134" w:type="dxa"/>
          </w:tcPr>
          <w:p w14:paraId="1A68AA49"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c>
          <w:tcPr>
            <w:tcW w:w="1208" w:type="dxa"/>
          </w:tcPr>
          <w:p w14:paraId="3C596984"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r>
      <w:tr w:rsidR="0018277F" w:rsidRPr="00387B93" w14:paraId="7DBD3525" w14:textId="77777777" w:rsidTr="00387B93">
        <w:trPr>
          <w:trHeight w:val="270"/>
        </w:trPr>
        <w:tc>
          <w:tcPr>
            <w:cnfStyle w:val="001000000000" w:firstRow="0" w:lastRow="0" w:firstColumn="1" w:lastColumn="0" w:oddVBand="0" w:evenVBand="0" w:oddHBand="0" w:evenHBand="0" w:firstRowFirstColumn="0" w:firstRowLastColumn="0" w:lastRowFirstColumn="0" w:lastRowLastColumn="0"/>
            <w:tcW w:w="5524" w:type="dxa"/>
          </w:tcPr>
          <w:p w14:paraId="0B8155F4" w14:textId="77777777" w:rsidR="0018277F" w:rsidRPr="00387B93" w:rsidRDefault="0018277F" w:rsidP="0018277F">
            <w:pPr>
              <w:spacing w:line="259" w:lineRule="auto"/>
              <w:rPr>
                <w:rFonts w:asciiTheme="majorHAnsi" w:eastAsia="Times New Roman" w:hAnsiTheme="majorHAnsi" w:cstheme="majorHAnsi"/>
                <w:color w:val="1F2021"/>
                <w:sz w:val="24"/>
                <w:szCs w:val="24"/>
              </w:rPr>
            </w:pPr>
            <w:r w:rsidRPr="00387B93">
              <w:rPr>
                <w:rFonts w:asciiTheme="majorHAnsi" w:eastAsia="Times New Roman" w:hAnsiTheme="majorHAnsi" w:cstheme="majorHAnsi"/>
                <w:color w:val="1F2021"/>
                <w:sz w:val="24"/>
                <w:szCs w:val="24"/>
              </w:rPr>
              <w:t>Version du logiciel</w:t>
            </w:r>
          </w:p>
        </w:tc>
        <w:tc>
          <w:tcPr>
            <w:tcW w:w="1134" w:type="dxa"/>
          </w:tcPr>
          <w:p w14:paraId="7BCB2B1B"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c>
          <w:tcPr>
            <w:tcW w:w="1134" w:type="dxa"/>
          </w:tcPr>
          <w:p w14:paraId="3C41B73A"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c>
          <w:tcPr>
            <w:tcW w:w="1208" w:type="dxa"/>
          </w:tcPr>
          <w:p w14:paraId="401EEED5"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r>
    </w:tbl>
    <w:p w14:paraId="493121BB" w14:textId="4624EA65" w:rsidR="00870A73" w:rsidRDefault="0006242A" w:rsidP="0006242A">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Etapes de développement logiciel et niveau de sécurité. </w:t>
      </w:r>
    </w:p>
    <w:p w14:paraId="1DF212A3" w14:textId="77777777" w:rsidR="00725088" w:rsidRDefault="00725088" w:rsidP="4FBC27EA">
      <w:pPr>
        <w:rPr>
          <w:rFonts w:ascii="Calibri" w:eastAsia="Calibri" w:hAnsi="Calibri" w:cs="Calibri"/>
          <w:color w:val="000000" w:themeColor="text1"/>
        </w:rPr>
      </w:pPr>
    </w:p>
    <w:p w14:paraId="335CD321" w14:textId="74F9D978" w:rsidR="00E7688C" w:rsidRPr="00387B93" w:rsidRDefault="00387B93" w:rsidP="00D52A39">
      <w:pPr>
        <w:pStyle w:val="Style3"/>
        <w:numPr>
          <w:ilvl w:val="1"/>
          <w:numId w:val="57"/>
        </w:numPr>
        <w:rPr>
          <w:rFonts w:eastAsia="Microsoft JhengHei"/>
        </w:rPr>
      </w:pPr>
      <w:bookmarkStart w:id="24" w:name="_Toc105167207"/>
      <w:r>
        <w:rPr>
          <w:rFonts w:eastAsia="Microsoft JhengHei"/>
        </w:rPr>
        <w:t>M</w:t>
      </w:r>
      <w:r w:rsidR="1884F599" w:rsidRPr="1884F599">
        <w:rPr>
          <w:rFonts w:eastAsia="Microsoft JhengHei"/>
        </w:rPr>
        <w:t>éthodologie de travail git (push pull commit)</w:t>
      </w:r>
      <w:bookmarkEnd w:id="24"/>
      <w:r w:rsidR="1884F599" w:rsidRPr="1884F599">
        <w:rPr>
          <w:rFonts w:eastAsia="Microsoft JhengHei"/>
        </w:rPr>
        <w:t xml:space="preserve">  </w:t>
      </w:r>
    </w:p>
    <w:p w14:paraId="53BD8903" w14:textId="63789184" w:rsidR="006E4A4C" w:rsidRDefault="00EA2B26" w:rsidP="00EA2B26">
      <w:pPr>
        <w:pStyle w:val="Style4"/>
      </w:pPr>
      <w:bookmarkStart w:id="25" w:name="_Toc105167208"/>
      <w:r>
        <w:t xml:space="preserve">2.3.1 </w:t>
      </w:r>
      <w:r w:rsidR="00387B93">
        <w:t>Problématique</w:t>
      </w:r>
      <w:bookmarkEnd w:id="25"/>
      <w:r w:rsidR="00387B93">
        <w:t> </w:t>
      </w:r>
      <w:r w:rsidR="006E4A4C">
        <w:t xml:space="preserve"> </w:t>
      </w:r>
    </w:p>
    <w:p w14:paraId="72A89AEF" w14:textId="4DFB267F" w:rsidR="00BB396B" w:rsidRDefault="1884F599" w:rsidP="00EA2B26">
      <w:pPr>
        <w:pStyle w:val="Style1"/>
        <w:ind w:firstLine="360"/>
        <w:jc w:val="both"/>
      </w:pPr>
      <w:r>
        <w:t>Étant données</w:t>
      </w:r>
      <w:r w:rsidRPr="1884F599">
        <w:rPr>
          <w:b/>
          <w:bCs/>
        </w:rPr>
        <w:t xml:space="preserve"> </w:t>
      </w:r>
      <w:r>
        <w:t xml:space="preserve">les différentes taches dans ce projet et les diverses technologies utilisée nous sommes toujours besoins de tester le code source. Donc le basculement d’une version a </w:t>
      </w:r>
      <w:r w:rsidR="00387B93">
        <w:t>un</w:t>
      </w:r>
      <w:r>
        <w:t xml:space="preserve"> autre est difficile et consomme beaucoup du temps. D’autre part la supervision de l’avancement du projet est nécessaire. </w:t>
      </w:r>
    </w:p>
    <w:p w14:paraId="51499738" w14:textId="0E74A232" w:rsidR="00B72CB8" w:rsidRDefault="6C470DB7" w:rsidP="00D52A39">
      <w:pPr>
        <w:pStyle w:val="Style4"/>
        <w:numPr>
          <w:ilvl w:val="2"/>
          <w:numId w:val="58"/>
        </w:numPr>
      </w:pPr>
      <w:bookmarkStart w:id="26" w:name="_Toc105167209"/>
      <w:r>
        <w:t>Solution</w:t>
      </w:r>
      <w:bookmarkEnd w:id="26"/>
      <w:r>
        <w:t> </w:t>
      </w:r>
    </w:p>
    <w:p w14:paraId="39B524BD" w14:textId="44C6D449" w:rsidR="00E205A3" w:rsidRDefault="6C470DB7" w:rsidP="00EA2B26">
      <w:pPr>
        <w:pStyle w:val="Style1"/>
        <w:ind w:firstLine="360"/>
        <w:jc w:val="both"/>
      </w:pPr>
      <w:r w:rsidRPr="6C470DB7">
        <w:rPr>
          <w:rFonts w:ascii="Times New Roman" w:eastAsia="Times New Roman" w:hAnsi="Times New Roman" w:cs="Times New Roman"/>
          <w:color w:val="000000" w:themeColor="text1"/>
        </w:rPr>
        <w:t xml:space="preserve">L’outil le plus utilisée aujourd’hui est </w:t>
      </w:r>
      <w:r w:rsidRPr="6C470DB7">
        <w:rPr>
          <w:rFonts w:ascii="Times New Roman" w:eastAsia="Times New Roman" w:hAnsi="Times New Roman" w:cs="Times New Roman"/>
          <w:b/>
          <w:bCs/>
          <w:color w:val="000000" w:themeColor="text1"/>
        </w:rPr>
        <w:t xml:space="preserve">GIT </w:t>
      </w:r>
      <w:r w:rsidRPr="6C470DB7">
        <w:rPr>
          <w:rFonts w:ascii="Times New Roman" w:eastAsia="Times New Roman" w:hAnsi="Times New Roman" w:cs="Times New Roman"/>
          <w:color w:val="000000" w:themeColor="text1"/>
        </w:rPr>
        <w:t xml:space="preserve">pour le contrôle de version. Git est un projet open source développé par le fameux </w:t>
      </w:r>
      <w:r w:rsidRPr="6C470DB7">
        <w:rPr>
          <w:rFonts w:ascii="Times New Roman" w:eastAsia="Times New Roman" w:hAnsi="Times New Roman" w:cs="Times New Roman"/>
          <w:b/>
          <w:bCs/>
          <w:color w:val="000000" w:themeColor="text1"/>
        </w:rPr>
        <w:t>Linus Torvald</w:t>
      </w:r>
      <w:r w:rsidRPr="6C470DB7">
        <w:rPr>
          <w:rFonts w:ascii="Times New Roman" w:eastAsia="Times New Roman" w:hAnsi="Times New Roman" w:cs="Times New Roman"/>
          <w:color w:val="000000" w:themeColor="text1"/>
        </w:rPr>
        <w:t xml:space="preserve"> (le créateur du noyau linux). A chaque commit on garde une trace du changement apporté au code dans un type spéciale de base de données, si une erreur est commise on peut revenir en arrière et comparer les versions antérieures de code. Pour héberger les dépôts Git on a utilisé GitHub qui nous accompagne dans notre collaboration avec nos contributeurs (l’équipe 3DWAVE, l’équipe ACTIA, Notre encadreur universitaire MR SADOK BAZZINE)</w:t>
      </w:r>
      <w:r w:rsidRPr="6C470DB7">
        <w:rPr>
          <w:rFonts w:ascii="Times New Roman" w:eastAsia="Times New Roman" w:hAnsi="Times New Roman" w:cs="Times New Roman"/>
          <w:color w:val="000000" w:themeColor="text1"/>
          <w:sz w:val="22"/>
          <w:szCs w:val="22"/>
        </w:rPr>
        <w:t>.</w:t>
      </w:r>
      <w:r>
        <w:t xml:space="preserve"> </w:t>
      </w:r>
    </w:p>
    <w:p w14:paraId="3A1F8AF9" w14:textId="7E4F5C2B" w:rsidR="007C386C" w:rsidRDefault="6C470DB7" w:rsidP="00D52A39">
      <w:pPr>
        <w:pStyle w:val="Style4"/>
        <w:numPr>
          <w:ilvl w:val="2"/>
          <w:numId w:val="58"/>
        </w:numPr>
      </w:pPr>
      <w:bookmarkStart w:id="27" w:name="_Toc105167210"/>
      <w:r>
        <w:lastRenderedPageBreak/>
        <w:t>Implémentation</w:t>
      </w:r>
      <w:bookmarkEnd w:id="27"/>
      <w:r>
        <w:t> </w:t>
      </w:r>
    </w:p>
    <w:p w14:paraId="44360DFD" w14:textId="067745AB" w:rsidR="6C470DB7" w:rsidRPr="00EA2B26" w:rsidRDefault="000B21E8" w:rsidP="00EA2B26">
      <w:pPr>
        <w:pStyle w:val="Style1"/>
        <w:ind w:firstLine="360"/>
        <w:jc w:val="both"/>
        <w:rPr>
          <w:rFonts w:eastAsia="Times New Roman"/>
        </w:rPr>
      </w:pPr>
      <w:r>
        <w:rPr>
          <w:noProof/>
        </w:rPr>
        <w:pict w14:anchorId="348D7D4C">
          <v:shape id="_x0000_s1027" type="#_x0000_t202" style="position:absolute;left:0;text-align:left;margin-left:15.6pt;margin-top:308.8pt;width:437.35pt;height:.05pt;z-index:251673088;mso-position-horizontal-relative:text;mso-position-vertical-relative:text" stroked="f">
            <v:textbox style="mso-fit-shape-to-text:t" inset="0,0,0,0">
              <w:txbxContent>
                <w:p w14:paraId="330CA088" w14:textId="7E69CC31" w:rsidR="00F22575" w:rsidRPr="00EA2B26" w:rsidRDefault="00F22575" w:rsidP="00EA2B26">
                  <w:pPr>
                    <w:pStyle w:val="Lgende"/>
                    <w:jc w:val="center"/>
                    <w:rPr>
                      <w:rFonts w:ascii="Times New Roman" w:hAnsi="Times New Roman" w:cs="Times New Roman"/>
                      <w:noProof/>
                      <w:color w:val="auto"/>
                      <w:sz w:val="24"/>
                      <w:szCs w:val="24"/>
                    </w:rPr>
                  </w:pPr>
                  <w:bookmarkStart w:id="28" w:name="_Toc105167244"/>
                  <w:r w:rsidRPr="00EA2B26">
                    <w:rPr>
                      <w:rFonts w:ascii="Times New Roman" w:hAnsi="Times New Roman" w:cs="Times New Roman"/>
                      <w:color w:val="auto"/>
                    </w:rPr>
                    <w:t xml:space="preserve">Figure </w:t>
                  </w:r>
                  <w:r w:rsidRPr="00EA2B26">
                    <w:rPr>
                      <w:rFonts w:ascii="Times New Roman" w:hAnsi="Times New Roman" w:cs="Times New Roman"/>
                      <w:color w:val="auto"/>
                    </w:rPr>
                    <w:fldChar w:fldCharType="begin"/>
                  </w:r>
                  <w:r w:rsidRPr="00EA2B26">
                    <w:rPr>
                      <w:rFonts w:ascii="Times New Roman" w:hAnsi="Times New Roman" w:cs="Times New Roman"/>
                      <w:color w:val="auto"/>
                    </w:rPr>
                    <w:instrText xml:space="preserve"> SEQ Figure \* ARABIC </w:instrText>
                  </w:r>
                  <w:r w:rsidRPr="00EA2B26">
                    <w:rPr>
                      <w:rFonts w:ascii="Times New Roman" w:hAnsi="Times New Roman" w:cs="Times New Roman"/>
                      <w:color w:val="auto"/>
                    </w:rPr>
                    <w:fldChar w:fldCharType="separate"/>
                  </w:r>
                  <w:r w:rsidR="00111B93">
                    <w:rPr>
                      <w:rFonts w:ascii="Times New Roman" w:hAnsi="Times New Roman" w:cs="Times New Roman"/>
                      <w:noProof/>
                      <w:color w:val="auto"/>
                    </w:rPr>
                    <w:t>2</w:t>
                  </w:r>
                  <w:r w:rsidRPr="00EA2B26">
                    <w:rPr>
                      <w:rFonts w:ascii="Times New Roman" w:hAnsi="Times New Roman" w:cs="Times New Roman"/>
                      <w:color w:val="auto"/>
                    </w:rPr>
                    <w:fldChar w:fldCharType="end"/>
                  </w:r>
                  <w:r w:rsidRPr="00EA2B26">
                    <w:rPr>
                      <w:rFonts w:ascii="Times New Roman" w:hAnsi="Times New Roman" w:cs="Times New Roman"/>
                      <w:color w:val="auto"/>
                    </w:rPr>
                    <w:t>.2</w:t>
                  </w:r>
                  <w:r>
                    <w:rPr>
                      <w:rFonts w:ascii="Times New Roman" w:hAnsi="Times New Roman" w:cs="Times New Roman"/>
                      <w:color w:val="auto"/>
                    </w:rPr>
                    <w:t xml:space="preserve"> </w:t>
                  </w:r>
                  <w:r w:rsidRPr="00EA2B26">
                    <w:rPr>
                      <w:rFonts w:ascii="Times New Roman" w:hAnsi="Times New Roman" w:cs="Times New Roman"/>
                      <w:color w:val="auto"/>
                    </w:rPr>
                    <w:t>: Structure du projet sur GitHub</w:t>
                  </w:r>
                  <w:bookmarkEnd w:id="28"/>
                </w:p>
              </w:txbxContent>
            </v:textbox>
            <w10:wrap type="topAndBottom"/>
          </v:shape>
        </w:pict>
      </w:r>
      <w:r w:rsidR="00C36EB8">
        <w:rPr>
          <w:noProof/>
          <w:lang w:eastAsia="fr-FR"/>
        </w:rPr>
        <w:drawing>
          <wp:anchor distT="0" distB="0" distL="114300" distR="114300" simplePos="0" relativeHeight="251661312" behindDoc="0" locked="0" layoutInCell="1" allowOverlap="1" wp14:anchorId="22A18A75" wp14:editId="666A05E3">
            <wp:simplePos x="0" y="0"/>
            <wp:positionH relativeFrom="margin">
              <wp:posOffset>198120</wp:posOffset>
            </wp:positionH>
            <wp:positionV relativeFrom="paragraph">
              <wp:posOffset>1197610</wp:posOffset>
            </wp:positionV>
            <wp:extent cx="5554716" cy="2667000"/>
            <wp:effectExtent l="0" t="0" r="8255" b="0"/>
            <wp:wrapTopAndBottom/>
            <wp:docPr id="171429319" name="Image 171429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54716" cy="2667000"/>
                    </a:xfrm>
                    <a:prstGeom prst="rect">
                      <a:avLst/>
                    </a:prstGeom>
                  </pic:spPr>
                </pic:pic>
              </a:graphicData>
            </a:graphic>
            <wp14:sizeRelH relativeFrom="margin">
              <wp14:pctWidth>0</wp14:pctWidth>
            </wp14:sizeRelH>
            <wp14:sizeRelV relativeFrom="margin">
              <wp14:pctHeight>0</wp14:pctHeight>
            </wp14:sizeRelV>
          </wp:anchor>
        </w:drawing>
      </w:r>
      <w:r w:rsidR="6C470DB7" w:rsidRPr="6C470DB7">
        <w:rPr>
          <w:rFonts w:eastAsia="Times New Roman"/>
        </w:rPr>
        <w:t xml:space="preserve">Le projet sur GitHub est créé sous le nom de “Syringe-Pump-Project”, il admet le code source ainsi que les datasheets des composants utilisés, même ce rapport est disponible il est développé de la même méthodologie. Jusqu’à présent nous avons commité 33 commit dans la </w:t>
      </w:r>
      <w:r w:rsidR="6C470DB7" w:rsidRPr="00EA2B26">
        <w:rPr>
          <w:rFonts w:eastAsia="Times New Roman"/>
        </w:rPr>
        <w:t>branche main.</w:t>
      </w:r>
    </w:p>
    <w:p w14:paraId="7F83A9B7" w14:textId="0BEE3D08" w:rsidR="00C36EB8" w:rsidRPr="00EA2B26" w:rsidRDefault="00EA2B26" w:rsidP="00EA2B26">
      <w:pPr>
        <w:pStyle w:val="Style1"/>
        <w:rPr>
          <w:rFonts w:ascii="Times New Roman" w:hAnsi="Times New Roman" w:cs="Times New Roman"/>
        </w:rPr>
      </w:pPr>
      <w:r>
        <w:rPr>
          <w:noProof/>
          <w:lang w:eastAsia="fr-FR"/>
        </w:rPr>
        <w:drawing>
          <wp:anchor distT="0" distB="0" distL="114300" distR="114300" simplePos="0" relativeHeight="251662336" behindDoc="0" locked="0" layoutInCell="1" allowOverlap="1" wp14:anchorId="47093D60" wp14:editId="0C70C6AF">
            <wp:simplePos x="0" y="0"/>
            <wp:positionH relativeFrom="margin">
              <wp:posOffset>2062480</wp:posOffset>
            </wp:positionH>
            <wp:positionV relativeFrom="paragraph">
              <wp:posOffset>2941320</wp:posOffset>
            </wp:positionV>
            <wp:extent cx="1380490" cy="1447800"/>
            <wp:effectExtent l="0" t="0" r="0" b="0"/>
            <wp:wrapTopAndBottom/>
            <wp:docPr id="954105717" name="Image 954105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80490" cy="1447800"/>
                    </a:xfrm>
                    <a:prstGeom prst="rect">
                      <a:avLst/>
                    </a:prstGeom>
                  </pic:spPr>
                </pic:pic>
              </a:graphicData>
            </a:graphic>
            <wp14:sizeRelH relativeFrom="margin">
              <wp14:pctWidth>0</wp14:pctWidth>
            </wp14:sizeRelH>
            <wp14:sizeRelV relativeFrom="margin">
              <wp14:pctHeight>0</wp14:pctHeight>
            </wp14:sizeRelV>
          </wp:anchor>
        </w:drawing>
      </w:r>
    </w:p>
    <w:p w14:paraId="10C2D731" w14:textId="4DA80FE8" w:rsidR="00725088" w:rsidRPr="00EA2B26" w:rsidRDefault="000B21E8" w:rsidP="00EA2B26">
      <w:pPr>
        <w:pStyle w:val="Style1"/>
        <w:ind w:firstLine="360"/>
        <w:jc w:val="both"/>
        <w:rPr>
          <w:noProof/>
          <w:lang w:eastAsia="fr-FR"/>
        </w:rPr>
      </w:pPr>
      <w:r>
        <w:rPr>
          <w:noProof/>
        </w:rPr>
        <w:pict w14:anchorId="2B0F44F8">
          <v:shape id="_x0000_s1028" type="#_x0000_t202" style="position:absolute;left:0;text-align:left;margin-left:154.95pt;margin-top:296.55pt;width:159.7pt;height:31.95pt;z-index:251674112;mso-position-horizontal-relative:text;mso-position-vertical-relative:text" stroked="f">
            <v:textbox style="mso-fit-shape-to-text:t" inset="0,0,0,0">
              <w:txbxContent>
                <w:p w14:paraId="03D5B2B1" w14:textId="366566C6" w:rsidR="00F22575" w:rsidRPr="00EA2B26" w:rsidRDefault="00F22575" w:rsidP="00EA2B26">
                  <w:pPr>
                    <w:pStyle w:val="Lgende"/>
                    <w:rPr>
                      <w:rFonts w:ascii="Times New Roman" w:hAnsi="Times New Roman" w:cs="Times New Roman"/>
                      <w:noProof/>
                      <w:color w:val="auto"/>
                      <w:sz w:val="24"/>
                      <w:szCs w:val="24"/>
                    </w:rPr>
                  </w:pPr>
                  <w:bookmarkStart w:id="29" w:name="_Toc105167245"/>
                  <w:r w:rsidRPr="00EA2B26">
                    <w:rPr>
                      <w:rFonts w:ascii="Times New Roman" w:hAnsi="Times New Roman" w:cs="Times New Roman"/>
                      <w:color w:val="auto"/>
                    </w:rPr>
                    <w:t xml:space="preserve">Figure </w:t>
                  </w:r>
                  <w:r w:rsidRPr="00EA2B26">
                    <w:rPr>
                      <w:rFonts w:ascii="Times New Roman" w:hAnsi="Times New Roman" w:cs="Times New Roman"/>
                      <w:color w:val="auto"/>
                    </w:rPr>
                    <w:fldChar w:fldCharType="begin"/>
                  </w:r>
                  <w:r w:rsidRPr="00EA2B26">
                    <w:rPr>
                      <w:rFonts w:ascii="Times New Roman" w:hAnsi="Times New Roman" w:cs="Times New Roman"/>
                      <w:color w:val="auto"/>
                    </w:rPr>
                    <w:instrText xml:space="preserve"> SEQ Figure \* ARABIC </w:instrText>
                  </w:r>
                  <w:r w:rsidRPr="00EA2B26">
                    <w:rPr>
                      <w:rFonts w:ascii="Times New Roman" w:hAnsi="Times New Roman" w:cs="Times New Roman"/>
                      <w:color w:val="auto"/>
                    </w:rPr>
                    <w:fldChar w:fldCharType="separate"/>
                  </w:r>
                  <w:r w:rsidR="00111B93">
                    <w:rPr>
                      <w:rFonts w:ascii="Times New Roman" w:hAnsi="Times New Roman" w:cs="Times New Roman"/>
                      <w:noProof/>
                      <w:color w:val="auto"/>
                    </w:rPr>
                    <w:t>3</w:t>
                  </w:r>
                  <w:r w:rsidRPr="00EA2B26">
                    <w:rPr>
                      <w:rFonts w:ascii="Times New Roman" w:hAnsi="Times New Roman" w:cs="Times New Roman"/>
                      <w:color w:val="auto"/>
                    </w:rPr>
                    <w:fldChar w:fldCharType="end"/>
                  </w:r>
                  <w:r w:rsidRPr="00EA2B26">
                    <w:rPr>
                      <w:rFonts w:ascii="Times New Roman" w:hAnsi="Times New Roman" w:cs="Times New Roman"/>
                      <w:color w:val="auto"/>
                    </w:rPr>
                    <w:t>.1</w:t>
                  </w:r>
                  <w:r>
                    <w:rPr>
                      <w:rFonts w:ascii="Times New Roman" w:hAnsi="Times New Roman" w:cs="Times New Roman"/>
                      <w:color w:val="auto"/>
                    </w:rPr>
                    <w:t xml:space="preserve"> </w:t>
                  </w:r>
                  <w:r w:rsidRPr="00EA2B26">
                    <w:rPr>
                      <w:rFonts w:ascii="Times New Roman" w:hAnsi="Times New Roman" w:cs="Times New Roman"/>
                      <w:color w:val="auto"/>
                    </w:rPr>
                    <w:t>:  méthodologie de travail</w:t>
                  </w:r>
                  <w:bookmarkEnd w:id="29"/>
                </w:p>
              </w:txbxContent>
            </v:textbox>
            <w10:wrap type="topAndBottom"/>
          </v:shape>
        </w:pict>
      </w:r>
      <w:r w:rsidR="6C470DB7">
        <w:t>Dès que nous sommes satisfaits du code on fait un commit vers la branche main</w:t>
      </w:r>
      <w:r w:rsidR="6C470DB7" w:rsidRPr="6C470DB7">
        <w:rPr>
          <w:b/>
          <w:bCs/>
        </w:rPr>
        <w:t xml:space="preserve"> </w:t>
      </w:r>
      <w:r w:rsidR="6C470DB7">
        <w:t>à l’aide</w:t>
      </w:r>
      <w:r w:rsidR="6C470DB7" w:rsidRPr="6C470DB7">
        <w:rPr>
          <w:b/>
          <w:bCs/>
        </w:rPr>
        <w:t xml:space="preserve"> </w:t>
      </w:r>
      <w:r w:rsidR="6C470DB7">
        <w:t>de l</w:t>
      </w:r>
      <w:r w:rsidR="6C470DB7" w:rsidRPr="6C470DB7">
        <w:rPr>
          <w:color w:val="000000" w:themeColor="text1"/>
        </w:rPr>
        <w:t>a commande “</w:t>
      </w:r>
      <w:r w:rsidR="6C470DB7" w:rsidRPr="6C470DB7">
        <w:rPr>
          <w:rFonts w:ascii="Courier New" w:eastAsia="Courier New" w:hAnsi="Courier New" w:cs="Courier New"/>
          <w:color w:val="000000" w:themeColor="text1"/>
        </w:rPr>
        <w:t>git commit –m “message”</w:t>
      </w:r>
      <w:r w:rsidR="6C470DB7" w:rsidRPr="6C470DB7">
        <w:rPr>
          <w:color w:val="000000" w:themeColor="text1"/>
        </w:rPr>
        <w:t>”. Puis pour publier les changements locaux et les charger vers GitHub on utilise la commande “</w:t>
      </w:r>
      <w:r w:rsidR="6C470DB7" w:rsidRPr="6C470DB7">
        <w:rPr>
          <w:rFonts w:ascii="Courier New" w:eastAsia="Courier New" w:hAnsi="Courier New" w:cs="Courier New"/>
          <w:color w:val="000000" w:themeColor="text1"/>
        </w:rPr>
        <w:t>git push</w:t>
      </w:r>
      <w:r w:rsidR="6C470DB7" w:rsidRPr="6C470DB7">
        <w:rPr>
          <w:color w:val="000000" w:themeColor="text1"/>
        </w:rPr>
        <w:t>”. À l’aide de la commande “</w:t>
      </w:r>
      <w:r w:rsidR="6C470DB7" w:rsidRPr="6C470DB7">
        <w:rPr>
          <w:rFonts w:ascii="Courier New" w:eastAsia="Courier New" w:hAnsi="Courier New" w:cs="Courier New"/>
          <w:color w:val="000000" w:themeColor="text1"/>
        </w:rPr>
        <w:t>git pull</w:t>
      </w:r>
      <w:r w:rsidR="6C470DB7" w:rsidRPr="6C470DB7">
        <w:rPr>
          <w:color w:val="000000" w:themeColor="text1"/>
        </w:rPr>
        <w:t>” les contributeurs peuvent faire un fetch du contenu et le télécharger pour le modifier.  Pour revenir en arrière on utilise la commande “</w:t>
      </w:r>
      <w:r w:rsidR="6C470DB7" w:rsidRPr="6C470DB7">
        <w:rPr>
          <w:rFonts w:ascii="Courier New" w:eastAsia="Courier New" w:hAnsi="Courier New" w:cs="Courier New"/>
          <w:color w:val="000000" w:themeColor="text1"/>
        </w:rPr>
        <w:t>git reset --hard</w:t>
      </w:r>
      <w:r w:rsidR="6C470DB7" w:rsidRPr="6C470DB7">
        <w:rPr>
          <w:color w:val="000000" w:themeColor="text1"/>
        </w:rPr>
        <w:t>”. Cette méthodologie nous a aidés dans beaucoup de situations dont on a besoin de retourner en arrière vers une version spécifique où on a avancé tellement loin que c’est très difficile de retourner manuellement.</w:t>
      </w:r>
      <w:r w:rsidR="00C36EB8" w:rsidRPr="00C36EB8">
        <w:rPr>
          <w:noProof/>
          <w:lang w:eastAsia="fr-FR"/>
        </w:rPr>
        <w:t xml:space="preserve"> </w:t>
      </w:r>
    </w:p>
    <w:p w14:paraId="1DC63650" w14:textId="1800908D" w:rsidR="00725088" w:rsidRDefault="00EA2B26" w:rsidP="00387B93">
      <w:pPr>
        <w:pStyle w:val="Style3"/>
        <w:rPr>
          <w:rFonts w:eastAsia="Microsoft JhengHei"/>
        </w:rPr>
      </w:pPr>
      <w:bookmarkStart w:id="30" w:name="_Toc105167211"/>
      <w:r>
        <w:rPr>
          <w:rFonts w:eastAsia="Microsoft JhengHei"/>
        </w:rPr>
        <w:lastRenderedPageBreak/>
        <w:t xml:space="preserve">2.4 </w:t>
      </w:r>
      <w:r w:rsidR="0C492962" w:rsidRPr="0C492962">
        <w:rPr>
          <w:rFonts w:eastAsia="Microsoft JhengHei"/>
        </w:rPr>
        <w:t>Conclusion</w:t>
      </w:r>
      <w:bookmarkEnd w:id="30"/>
      <w:r w:rsidR="0C492962" w:rsidRPr="0C492962">
        <w:rPr>
          <w:rFonts w:eastAsia="Microsoft JhengHei"/>
        </w:rPr>
        <w:t xml:space="preserve"> </w:t>
      </w:r>
    </w:p>
    <w:p w14:paraId="581E67CA" w14:textId="77777777" w:rsidR="00725088" w:rsidRDefault="4FBC27EA" w:rsidP="4FBC27EA">
      <w:pPr>
        <w:rPr>
          <w:rFonts w:ascii="Microsoft JhengHei" w:eastAsia="Microsoft JhengHei" w:hAnsi="Microsoft JhengHei" w:cs="Microsoft JhengHei"/>
          <w:color w:val="000000" w:themeColor="text1"/>
        </w:rPr>
      </w:pPr>
      <w:r w:rsidRPr="4FBC27EA">
        <w:rPr>
          <w:rFonts w:ascii="Microsoft JhengHei" w:eastAsia="Microsoft JhengHei" w:hAnsi="Microsoft JhengHei" w:cs="Microsoft JhengHei"/>
          <w:color w:val="000000" w:themeColor="text1"/>
        </w:rPr>
        <w:t>[place your text here ]</w:t>
      </w:r>
    </w:p>
    <w:p w14:paraId="21808A39" w14:textId="77777777" w:rsidR="00725088" w:rsidRDefault="00725088" w:rsidP="4FBC27EA"/>
    <w:p w14:paraId="5B437E61" w14:textId="77777777" w:rsidR="00725088" w:rsidRDefault="00725088" w:rsidP="00725088"/>
    <w:p w14:paraId="475428A1" w14:textId="77777777" w:rsidR="00725088" w:rsidRDefault="00725088" w:rsidP="00725088"/>
    <w:p w14:paraId="02A776B8" w14:textId="77777777" w:rsidR="00725088" w:rsidRDefault="00725088" w:rsidP="00725088"/>
    <w:p w14:paraId="6D82163B" w14:textId="77777777" w:rsidR="00725088" w:rsidRDefault="00725088" w:rsidP="00725088"/>
    <w:p w14:paraId="329BC7C7" w14:textId="77777777" w:rsidR="00725088" w:rsidRDefault="00725088" w:rsidP="00725088"/>
    <w:p w14:paraId="1D4BEEE4" w14:textId="77777777" w:rsidR="00725088" w:rsidRDefault="00725088" w:rsidP="00725088"/>
    <w:p w14:paraId="05187341" w14:textId="77777777" w:rsidR="00725088" w:rsidRDefault="00725088" w:rsidP="00725088"/>
    <w:p w14:paraId="7C768E77" w14:textId="77777777" w:rsidR="00725088" w:rsidRDefault="00725088" w:rsidP="00725088"/>
    <w:p w14:paraId="6B44703A" w14:textId="77777777" w:rsidR="00725088" w:rsidRDefault="00725088" w:rsidP="00725088"/>
    <w:p w14:paraId="3B924ACB" w14:textId="77777777" w:rsidR="00725088" w:rsidRDefault="00725088" w:rsidP="00725088">
      <w:pPr>
        <w:sectPr w:rsidR="00725088" w:rsidSect="0045180F">
          <w:headerReference w:type="default" r:id="rId26"/>
          <w:footerReference w:type="default" r:id="rId27"/>
          <w:pgSz w:w="11906" w:h="16838"/>
          <w:pgMar w:top="1417" w:right="1417" w:bottom="1417" w:left="1417" w:header="737" w:footer="708" w:gutter="0"/>
          <w:cols w:space="708"/>
          <w:titlePg/>
          <w:docGrid w:linePitch="360"/>
        </w:sectPr>
      </w:pPr>
    </w:p>
    <w:p w14:paraId="764C32F9" w14:textId="37036D9A" w:rsidR="00725088" w:rsidRPr="00C30C09" w:rsidRDefault="00387B93" w:rsidP="00387B93">
      <w:pPr>
        <w:pStyle w:val="style20"/>
      </w:pPr>
      <w:bookmarkStart w:id="31" w:name="_Toc105167212"/>
      <w:r>
        <w:lastRenderedPageBreak/>
        <w:t xml:space="preserve">Chapitre 3 : </w:t>
      </w:r>
      <w:r w:rsidR="0C492962" w:rsidRPr="0C492962">
        <w:t>Analyse et spécification de besoins</w:t>
      </w:r>
      <w:bookmarkEnd w:id="31"/>
      <w:r w:rsidR="0C492962" w:rsidRPr="0C492962">
        <w:t xml:space="preserve"> </w:t>
      </w:r>
    </w:p>
    <w:p w14:paraId="644C6381" w14:textId="60557627" w:rsidR="00725088" w:rsidRPr="00C30C09" w:rsidRDefault="00EA2B26" w:rsidP="00EA2B26">
      <w:pPr>
        <w:pStyle w:val="Style3"/>
      </w:pPr>
      <w:bookmarkStart w:id="32" w:name="_Toc105167213"/>
      <w:r>
        <w:t xml:space="preserve">3.1 </w:t>
      </w:r>
      <w:r w:rsidR="0C492962" w:rsidRPr="0C492962">
        <w:t>Introduction</w:t>
      </w:r>
      <w:bookmarkEnd w:id="32"/>
      <w:r w:rsidR="0C492962" w:rsidRPr="0C492962">
        <w:t xml:space="preserve"> </w:t>
      </w:r>
    </w:p>
    <w:p w14:paraId="61923F2D" w14:textId="042AE0BF" w:rsidR="00660449" w:rsidRPr="00C30C09" w:rsidRDefault="00EA2B26" w:rsidP="00EA2B26">
      <w:pPr>
        <w:pStyle w:val="Style3"/>
      </w:pPr>
      <w:bookmarkStart w:id="33" w:name="_Toc105167214"/>
      <w:r>
        <w:t xml:space="preserve">3.2 </w:t>
      </w:r>
      <w:r w:rsidR="6C470DB7" w:rsidRPr="6C470DB7">
        <w:t>Spécification des besoins</w:t>
      </w:r>
      <w:bookmarkEnd w:id="33"/>
      <w:r w:rsidR="6C470DB7" w:rsidRPr="6C470DB7">
        <w:t xml:space="preserve"> </w:t>
      </w:r>
    </w:p>
    <w:p w14:paraId="5E353381" w14:textId="22990566" w:rsidR="00660449" w:rsidRDefault="00EA2B26" w:rsidP="6C470DB7">
      <w:pPr>
        <w:pStyle w:val="Style4"/>
      </w:pPr>
      <w:bookmarkStart w:id="34" w:name="_Toc105167215"/>
      <w:r>
        <w:t xml:space="preserve">3.2.1 </w:t>
      </w:r>
      <w:r w:rsidR="6C470DB7">
        <w:t>Expression du besoin</w:t>
      </w:r>
      <w:bookmarkEnd w:id="34"/>
      <w:r w:rsidR="6C470DB7">
        <w:t xml:space="preserve"> </w:t>
      </w:r>
    </w:p>
    <w:p w14:paraId="4499E5FB" w14:textId="07167A44" w:rsidR="00660449" w:rsidRDefault="00EA2B26" w:rsidP="00EA2B26">
      <w:pPr>
        <w:pStyle w:val="Style1"/>
        <w:jc w:val="both"/>
      </w:pPr>
      <w:r>
        <w:t xml:space="preserve">     </w:t>
      </w:r>
      <w:r w:rsidR="6C470DB7">
        <w:t>Dans le domaine de la santé, le cadre médical est confronté à plusieurs situations, parfois critiques et nécessite une disponibilité à plein temps des infirmiers pour assurer les médicaments au malade. Tell que le cas de covid19 et sur tous pour les malades dans un état comateux, et qui nécessite l’alimentation des malades par les médicaments sous forme de perfusion, suivant plusieurs modes et sur une période de temps long, qui peut prendre des semaines et parfois des mois. Parmi les appareils utilisés pour la réalisation de cette opération on peut citer la pousse seringue électrique.</w:t>
      </w:r>
      <w:r w:rsidR="6C470DB7" w:rsidRPr="6C470DB7">
        <w:rPr>
          <w:b/>
          <w:bCs/>
        </w:rPr>
        <w:t xml:space="preserve"> </w:t>
      </w:r>
      <w:r w:rsidR="6C470DB7">
        <w:t>Dans certain cas, la quantité de produit administré par injection à un patient doit être fractionnée dans le temps. La prise en une seule injection du médicament ne permet pas de maintenir un effet optimum et constant de l'action thérapeutique. Au cours des premières minutes qui suivent une injection unique la concentration peut atteindre une valeur élevée, pouvant provoquer dans certains cas des incidents graves.</w:t>
      </w:r>
    </w:p>
    <w:p w14:paraId="09BB9D04" w14:textId="33347B17" w:rsidR="00660449" w:rsidRDefault="6C470DB7" w:rsidP="00D52A39">
      <w:pPr>
        <w:pStyle w:val="Style1"/>
        <w:numPr>
          <w:ilvl w:val="0"/>
          <w:numId w:val="48"/>
        </w:numPr>
        <w:jc w:val="both"/>
        <w:rPr>
          <w:b/>
          <w:bCs/>
        </w:rPr>
      </w:pPr>
      <w:r>
        <w:t>C’est pourquoi on lui préfère la méthode des injections multiples à doses réduites, administrées en continu ou à intervalles de temps régulièrement espacés. Cependant l'injection à intervalles de temps régulièrement espacés présente les inconvénients suivants :</w:t>
      </w:r>
    </w:p>
    <w:p w14:paraId="6AC2128F" w14:textId="42FECC75" w:rsidR="00660449" w:rsidRDefault="6C470DB7" w:rsidP="00D52A39">
      <w:pPr>
        <w:pStyle w:val="Style1"/>
        <w:numPr>
          <w:ilvl w:val="0"/>
          <w:numId w:val="49"/>
        </w:numPr>
        <w:spacing w:line="240" w:lineRule="auto"/>
        <w:jc w:val="both"/>
      </w:pPr>
      <w:r>
        <w:t xml:space="preserve"> Accroissement du nombre de manipulations et des risques d'erreurs. </w:t>
      </w:r>
    </w:p>
    <w:p w14:paraId="53BB777D" w14:textId="64A70D20" w:rsidR="00660449" w:rsidRDefault="6C470DB7" w:rsidP="00D52A39">
      <w:pPr>
        <w:pStyle w:val="Style1"/>
        <w:numPr>
          <w:ilvl w:val="0"/>
          <w:numId w:val="49"/>
        </w:numPr>
        <w:spacing w:line="240" w:lineRule="auto"/>
        <w:jc w:val="both"/>
      </w:pPr>
      <w:r>
        <w:t xml:space="preserve">Interventions plus fréquentes du personnel infirmier. </w:t>
      </w:r>
    </w:p>
    <w:p w14:paraId="6719E47A" w14:textId="0B729FF0" w:rsidR="00660449" w:rsidRDefault="6C470DB7" w:rsidP="00D52A39">
      <w:pPr>
        <w:pStyle w:val="Style1"/>
        <w:numPr>
          <w:ilvl w:val="0"/>
          <w:numId w:val="49"/>
        </w:numPr>
        <w:spacing w:line="240" w:lineRule="auto"/>
        <w:jc w:val="both"/>
      </w:pPr>
      <w:r>
        <w:t xml:space="preserve">Augmentation des risques septiques. </w:t>
      </w:r>
    </w:p>
    <w:p w14:paraId="661B4504" w14:textId="476E68DE" w:rsidR="00660449" w:rsidRDefault="6C470DB7" w:rsidP="00D52A39">
      <w:pPr>
        <w:pStyle w:val="Style1"/>
        <w:numPr>
          <w:ilvl w:val="0"/>
          <w:numId w:val="49"/>
        </w:numPr>
        <w:spacing w:line="240" w:lineRule="auto"/>
        <w:jc w:val="both"/>
      </w:pPr>
      <w:r>
        <w:t xml:space="preserve"> Contrainte pour le patient.</w:t>
      </w:r>
    </w:p>
    <w:p w14:paraId="161AE8B0" w14:textId="53E4C43B" w:rsidR="00660449" w:rsidRDefault="00660449" w:rsidP="00660449"/>
    <w:p w14:paraId="7E4B992D" w14:textId="093DD891" w:rsidR="00660449" w:rsidRDefault="6C470DB7" w:rsidP="6C470DB7">
      <w:pPr>
        <w:pStyle w:val="Style4"/>
      </w:pPr>
      <w:bookmarkStart w:id="35" w:name="_Toc105167216"/>
      <w:r>
        <w:t>3</w:t>
      </w:r>
      <w:r w:rsidR="00EA2B26">
        <w:t xml:space="preserve">.2.2 </w:t>
      </w:r>
      <w:r>
        <w:t>Cahier de charge</w:t>
      </w:r>
      <w:bookmarkEnd w:id="35"/>
    </w:p>
    <w:p w14:paraId="2D20E786" w14:textId="5D3F968F" w:rsidR="00660449" w:rsidRDefault="00EA2B26" w:rsidP="00EA2B26">
      <w:pPr>
        <w:pStyle w:val="Style1"/>
        <w:jc w:val="both"/>
      </w:pPr>
      <w:r>
        <w:t xml:space="preserve">       </w:t>
      </w:r>
      <w:r w:rsidR="6C470DB7">
        <w:t xml:space="preserve">La définition d’un cahier des charges était l’un de nos principaux objectifs. Nous allons ici le détailler. </w:t>
      </w:r>
    </w:p>
    <w:p w14:paraId="5480E51B" w14:textId="1F23BB71" w:rsidR="00660449" w:rsidRDefault="00EA2B26" w:rsidP="00EA2B26">
      <w:pPr>
        <w:pStyle w:val="Style1"/>
        <w:jc w:val="both"/>
        <w:rPr>
          <w:rFonts w:eastAsia="Times New Roman"/>
          <w:color w:val="222222"/>
          <w:lang w:eastAsia="fr-FR"/>
        </w:rPr>
      </w:pPr>
      <w:r>
        <w:rPr>
          <w:rFonts w:eastAsia="Times New Roman"/>
          <w:color w:val="222222"/>
          <w:lang w:eastAsia="fr-FR"/>
        </w:rPr>
        <w:lastRenderedPageBreak/>
        <w:t xml:space="preserve">      </w:t>
      </w:r>
      <w:r w:rsidR="53863600" w:rsidRPr="53863600">
        <w:rPr>
          <w:rFonts w:eastAsia="Times New Roman"/>
          <w:color w:val="222222"/>
          <w:lang w:eastAsia="fr-FR"/>
        </w:rPr>
        <w:t>Il est question dans ce projet de développer une solution électronique pour le pilotage d'un modèle mécanique d'un Pousse Seringue Électrique (PSE).</w:t>
      </w:r>
      <w:r w:rsidR="6C470DB7">
        <w:br/>
      </w:r>
      <w:r w:rsidR="53863600" w:rsidRPr="53863600">
        <w:rPr>
          <w:rFonts w:eastAsia="Times New Roman"/>
          <w:color w:val="222222"/>
          <w:lang w:eastAsia="fr-FR"/>
        </w:rPr>
        <w:t>La solution envisagée doit contenir :</w:t>
      </w:r>
    </w:p>
    <w:p w14:paraId="79D08B91" w14:textId="610DFAAD" w:rsidR="00660449" w:rsidRDefault="53863600" w:rsidP="00D52A39">
      <w:pPr>
        <w:pStyle w:val="Style1"/>
        <w:numPr>
          <w:ilvl w:val="0"/>
          <w:numId w:val="42"/>
        </w:numPr>
        <w:jc w:val="both"/>
        <w:rPr>
          <w:rFonts w:eastAsia="Times New Roman"/>
          <w:lang w:eastAsia="fr-FR"/>
        </w:rPr>
      </w:pPr>
      <w:r w:rsidRPr="53863600">
        <w:rPr>
          <w:rFonts w:eastAsia="Times New Roman"/>
          <w:color w:val="222222"/>
          <w:lang w:eastAsia="fr-FR"/>
        </w:rPr>
        <w:t>Une Interface Homme Machine (HMI) permettant une interaction étroite et un accès facile aux principales fonctionnalités du PSE.</w:t>
      </w:r>
      <w:r w:rsidR="6C470DB7">
        <w:br/>
      </w:r>
      <w:r w:rsidRPr="53863600">
        <w:rPr>
          <w:rFonts w:eastAsia="Times New Roman"/>
          <w:color w:val="222222"/>
          <w:lang w:eastAsia="fr-FR"/>
        </w:rPr>
        <w:t>Elle est principalement composée d'un afficheur LCD TFT 4.3 mené d'une dalle tactile et d'un clavier avec des boutons d'accès rapide.</w:t>
      </w:r>
    </w:p>
    <w:p w14:paraId="13C3EDBB" w14:textId="685A9B4E" w:rsidR="53863600" w:rsidRDefault="53863600" w:rsidP="00D52A39">
      <w:pPr>
        <w:pStyle w:val="Style1"/>
        <w:numPr>
          <w:ilvl w:val="0"/>
          <w:numId w:val="42"/>
        </w:numPr>
        <w:jc w:val="both"/>
        <w:rPr>
          <w:rFonts w:eastAsiaTheme="majorBidi"/>
          <w:color w:val="222222"/>
          <w:lang w:eastAsia="fr-FR"/>
        </w:rPr>
      </w:pPr>
      <w:r w:rsidRPr="53863600">
        <w:rPr>
          <w:rFonts w:eastAsia="Times New Roman"/>
          <w:color w:val="222222"/>
          <w:lang w:eastAsia="fr-FR"/>
        </w:rPr>
        <w:t>Une carte de commande basée sur un microcontrôleur STM32 incluant tous les composants nécessaires pour la commande du moteur pas à pas et l'exploitation des capteurs installés sur le modèle mécanique du PSE ainsi que la gestion de la connectivité.</w:t>
      </w:r>
    </w:p>
    <w:p w14:paraId="0FEA7108" w14:textId="0517974B" w:rsidR="00660449" w:rsidRDefault="53863600" w:rsidP="00D52A39">
      <w:pPr>
        <w:pStyle w:val="Style1"/>
        <w:numPr>
          <w:ilvl w:val="0"/>
          <w:numId w:val="42"/>
        </w:numPr>
        <w:jc w:val="both"/>
        <w:rPr>
          <w:rFonts w:eastAsia="Times New Roman"/>
          <w:lang w:eastAsia="fr-FR"/>
        </w:rPr>
      </w:pPr>
      <w:r w:rsidRPr="53863600">
        <w:rPr>
          <w:rFonts w:eastAsia="Times New Roman"/>
          <w:color w:val="222222"/>
          <w:lang w:eastAsia="fr-FR"/>
        </w:rPr>
        <w:t>Une solution logiciel exécutant les tâches du PSE au moyen d'un code source mené sur les outils de développement STMicroelectronics, CubeIDE , TouchGFX et ArduinoIde.</w:t>
      </w:r>
    </w:p>
    <w:p w14:paraId="5AB1F36A" w14:textId="77777777" w:rsidR="0081603E" w:rsidRPr="0081603E" w:rsidRDefault="53863600" w:rsidP="00D52A39">
      <w:pPr>
        <w:pStyle w:val="Style1"/>
        <w:numPr>
          <w:ilvl w:val="0"/>
          <w:numId w:val="42"/>
        </w:numPr>
        <w:jc w:val="both"/>
        <w:rPr>
          <w:lang w:eastAsia="fr-FR"/>
        </w:rPr>
      </w:pPr>
      <w:r w:rsidRPr="53863600">
        <w:rPr>
          <w:rFonts w:ascii="Times New Roman" w:eastAsia="Times New Roman" w:hAnsi="Times New Roman" w:cs="Times New Roman"/>
          <w:color w:val="222222"/>
          <w:lang w:eastAsia="fr-FR"/>
        </w:rPr>
        <w:t>Une application mobile pour la supervision à distance</w:t>
      </w:r>
      <w:bookmarkStart w:id="36" w:name="_Toc292563015"/>
    </w:p>
    <w:p w14:paraId="0D4AF30C" w14:textId="32AB1D13" w:rsidR="0081603E" w:rsidRPr="0081603E" w:rsidRDefault="00EA2B26" w:rsidP="00D52A39">
      <w:pPr>
        <w:pStyle w:val="Style3"/>
        <w:numPr>
          <w:ilvl w:val="1"/>
          <w:numId w:val="59"/>
        </w:numPr>
        <w:rPr>
          <w:rFonts w:eastAsiaTheme="minorEastAsia"/>
          <w:sz w:val="24"/>
          <w:szCs w:val="24"/>
          <w:lang w:eastAsia="fr-FR"/>
        </w:rPr>
      </w:pPr>
      <w:r>
        <w:rPr>
          <w:rFonts w:eastAsia="Microsoft JhengHei"/>
        </w:rPr>
        <w:lastRenderedPageBreak/>
        <w:t xml:space="preserve"> </w:t>
      </w:r>
      <w:bookmarkStart w:id="37" w:name="_Toc105167217"/>
      <w:r w:rsidR="0C492962" w:rsidRPr="0081603E">
        <w:rPr>
          <w:rFonts w:eastAsia="Microsoft JhengHei"/>
        </w:rPr>
        <w:t>Architecture globale « Software –Hardware</w:t>
      </w:r>
      <w:bookmarkEnd w:id="37"/>
      <w:r w:rsidR="0C492962" w:rsidRPr="0081603E">
        <w:rPr>
          <w:rFonts w:eastAsia="Microsoft JhengHei"/>
        </w:rPr>
        <w:t> </w:t>
      </w:r>
      <w:bookmarkStart w:id="38" w:name="_Toc898589993"/>
      <w:bookmarkEnd w:id="36"/>
    </w:p>
    <w:p w14:paraId="257F2B92" w14:textId="0D83C72A" w:rsidR="00660449" w:rsidRPr="0081603E" w:rsidRDefault="00EA2B26" w:rsidP="00EA2B26">
      <w:pPr>
        <w:pStyle w:val="Style4"/>
        <w:rPr>
          <w:rFonts w:eastAsiaTheme="minorEastAsia"/>
          <w:sz w:val="24"/>
          <w:lang w:eastAsia="fr-FR"/>
        </w:rPr>
      </w:pPr>
      <w:bookmarkStart w:id="39" w:name="_Toc105167218"/>
      <w:r>
        <w:rPr>
          <w:rFonts w:eastAsia="Microsoft JhengHei"/>
        </w:rPr>
        <w:t xml:space="preserve">3.3.1 </w:t>
      </w:r>
      <w:r w:rsidR="0C492962" w:rsidRPr="0081603E">
        <w:rPr>
          <w:rFonts w:eastAsia="Microsoft JhengHei"/>
        </w:rPr>
        <w:t>Architecture Hardware :</w:t>
      </w:r>
      <w:bookmarkEnd w:id="38"/>
      <w:bookmarkEnd w:id="39"/>
      <w:r w:rsidR="0C492962" w:rsidRPr="0081603E">
        <w:rPr>
          <w:rFonts w:eastAsia="Microsoft JhengHei"/>
        </w:rPr>
        <w:t xml:space="preserve"> </w:t>
      </w:r>
    </w:p>
    <w:p w14:paraId="1AB74294" w14:textId="77777777" w:rsidR="00660449" w:rsidRDefault="00660449" w:rsidP="00660449">
      <w:pPr>
        <w:keepNext/>
      </w:pPr>
      <w:r>
        <w:rPr>
          <w:noProof/>
          <w:lang w:eastAsia="fr-FR"/>
        </w:rPr>
        <w:drawing>
          <wp:inline distT="0" distB="0" distL="0" distR="0" wp14:anchorId="52FDC93C" wp14:editId="5D82ECA8">
            <wp:extent cx="5760720" cy="5539264"/>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8">
                      <a:extLst>
                        <a:ext uri="{28A0092B-C50C-407E-A947-70E740481C1C}">
                          <a14:useLocalDpi xmlns:a14="http://schemas.microsoft.com/office/drawing/2010/main" val="0"/>
                        </a:ext>
                      </a:extLst>
                    </a:blip>
                    <a:stretch>
                      <a:fillRect/>
                    </a:stretch>
                  </pic:blipFill>
                  <pic:spPr>
                    <a:xfrm>
                      <a:off x="0" y="0"/>
                      <a:ext cx="5760720" cy="5539264"/>
                    </a:xfrm>
                    <a:prstGeom prst="rect">
                      <a:avLst/>
                    </a:prstGeom>
                  </pic:spPr>
                </pic:pic>
              </a:graphicData>
            </a:graphic>
          </wp:inline>
        </w:drawing>
      </w:r>
    </w:p>
    <w:p w14:paraId="1C5068C5" w14:textId="4AE1E953" w:rsidR="0081603E" w:rsidRPr="00EA2B26" w:rsidRDefault="00660449" w:rsidP="00EA2B26">
      <w:pPr>
        <w:pStyle w:val="Lgende"/>
        <w:jc w:val="center"/>
        <w:rPr>
          <w:rFonts w:ascii="Times New Roman" w:hAnsi="Times New Roman" w:cs="Times New Roman"/>
          <w:noProof/>
          <w:color w:val="auto"/>
        </w:rPr>
      </w:pPr>
      <w:bookmarkStart w:id="40" w:name="_Toc105167246"/>
      <w:r w:rsidRPr="00EA2B26">
        <w:rPr>
          <w:rFonts w:ascii="Times New Roman" w:hAnsi="Times New Roman" w:cs="Times New Roman"/>
          <w:color w:val="auto"/>
        </w:rPr>
        <w:t xml:space="preserve">Figure </w:t>
      </w:r>
      <w:r w:rsidRPr="00EA2B26">
        <w:rPr>
          <w:rFonts w:ascii="Times New Roman" w:hAnsi="Times New Roman" w:cs="Times New Roman"/>
          <w:color w:val="auto"/>
        </w:rPr>
        <w:fldChar w:fldCharType="begin"/>
      </w:r>
      <w:r w:rsidRPr="00EA2B26">
        <w:rPr>
          <w:rFonts w:ascii="Times New Roman" w:hAnsi="Times New Roman" w:cs="Times New Roman"/>
          <w:color w:val="auto"/>
        </w:rPr>
        <w:instrText>SEQ Figure \* ARABIC</w:instrText>
      </w:r>
      <w:r w:rsidRPr="00EA2B26">
        <w:rPr>
          <w:rFonts w:ascii="Times New Roman" w:hAnsi="Times New Roman" w:cs="Times New Roman"/>
          <w:color w:val="auto"/>
        </w:rPr>
        <w:fldChar w:fldCharType="separate"/>
      </w:r>
      <w:r w:rsidR="00111B93">
        <w:rPr>
          <w:rFonts w:ascii="Times New Roman" w:hAnsi="Times New Roman" w:cs="Times New Roman"/>
          <w:noProof/>
          <w:color w:val="auto"/>
        </w:rPr>
        <w:t>4</w:t>
      </w:r>
      <w:r w:rsidRPr="00EA2B26">
        <w:rPr>
          <w:rFonts w:ascii="Times New Roman" w:hAnsi="Times New Roman" w:cs="Times New Roman"/>
          <w:color w:val="auto"/>
        </w:rPr>
        <w:fldChar w:fldCharType="end"/>
      </w:r>
      <w:r w:rsidRPr="00EA2B26">
        <w:rPr>
          <w:rFonts w:ascii="Times New Roman" w:hAnsi="Times New Roman" w:cs="Times New Roman"/>
          <w:noProof/>
          <w:color w:val="auto"/>
        </w:rPr>
        <w:t xml:space="preserve"> : Architecture "Pousse seringue"</w:t>
      </w:r>
      <w:bookmarkEnd w:id="40"/>
    </w:p>
    <w:p w14:paraId="6C6892A1" w14:textId="6FEFDE0C" w:rsidR="00C52E40" w:rsidRPr="0081603E" w:rsidRDefault="53863600" w:rsidP="00D52A39">
      <w:pPr>
        <w:pStyle w:val="Titre4"/>
        <w:numPr>
          <w:ilvl w:val="0"/>
          <w:numId w:val="60"/>
        </w:numPr>
        <w:spacing w:line="360" w:lineRule="auto"/>
        <w:rPr>
          <w:rFonts w:asciiTheme="majorBidi" w:hAnsiTheme="majorBidi"/>
          <w:b/>
          <w:bCs/>
          <w:i w:val="0"/>
          <w:iCs w:val="0"/>
          <w:color w:val="auto"/>
          <w:sz w:val="24"/>
          <w:szCs w:val="24"/>
        </w:rPr>
      </w:pPr>
      <w:r w:rsidRPr="0081603E">
        <w:rPr>
          <w:rFonts w:asciiTheme="majorBidi" w:hAnsiTheme="majorBidi"/>
          <w:b/>
          <w:bCs/>
          <w:i w:val="0"/>
          <w:iCs w:val="0"/>
          <w:color w:val="auto"/>
          <w:sz w:val="28"/>
          <w:szCs w:val="28"/>
        </w:rPr>
        <w:t xml:space="preserve">Matériels utilisés :  </w:t>
      </w:r>
    </w:p>
    <w:p w14:paraId="02CE1E68" w14:textId="2E6C2961" w:rsidR="00C52E40" w:rsidRPr="00C52E40" w:rsidRDefault="00C52E40" w:rsidP="00D52A39">
      <w:pPr>
        <w:pStyle w:val="Paragraphedeliste"/>
        <w:numPr>
          <w:ilvl w:val="0"/>
          <w:numId w:val="16"/>
        </w:numPr>
        <w:rPr>
          <w:rFonts w:asciiTheme="majorBidi" w:eastAsia="Microsoft JhengHei" w:hAnsiTheme="majorBidi" w:cstheme="majorBidi"/>
          <w:b/>
          <w:bCs/>
          <w:sz w:val="24"/>
          <w:szCs w:val="24"/>
        </w:rPr>
      </w:pPr>
      <w:r w:rsidRPr="00C52E40">
        <w:rPr>
          <w:rFonts w:asciiTheme="majorBidi" w:eastAsia="Microsoft JhengHei" w:hAnsiTheme="majorBidi" w:cstheme="majorBidi"/>
          <w:b/>
          <w:bCs/>
          <w:sz w:val="24"/>
          <w:szCs w:val="24"/>
        </w:rPr>
        <w:t>STM32H7 :</w:t>
      </w:r>
    </w:p>
    <w:p w14:paraId="36706E04" w14:textId="016ACBD3" w:rsidR="00C52E40" w:rsidRDefault="00EA2B26" w:rsidP="00C52E40">
      <w:pPr>
        <w:pStyle w:val="Paragraphedeliste"/>
      </w:pPr>
      <w:r w:rsidRPr="00381D5F">
        <w:rPr>
          <w:b/>
          <w:bCs/>
          <w:noProof/>
          <w:lang w:eastAsia="fr-FR"/>
        </w:rPr>
        <w:drawing>
          <wp:anchor distT="0" distB="0" distL="114300" distR="114300" simplePos="0" relativeHeight="251629568" behindDoc="0" locked="0" layoutInCell="1" allowOverlap="1" wp14:anchorId="3BB2C0D5" wp14:editId="02BDD502">
            <wp:simplePos x="0" y="0"/>
            <wp:positionH relativeFrom="margin">
              <wp:posOffset>1329055</wp:posOffset>
            </wp:positionH>
            <wp:positionV relativeFrom="paragraph">
              <wp:posOffset>13335</wp:posOffset>
            </wp:positionV>
            <wp:extent cx="2976245" cy="150495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29">
                      <a:extLst>
                        <a:ext uri="{28A0092B-C50C-407E-A947-70E740481C1C}">
                          <a14:useLocalDpi xmlns:a14="http://schemas.microsoft.com/office/drawing/2010/main" val="0"/>
                        </a:ext>
                      </a:extLst>
                    </a:blip>
                    <a:srcRect t="16382" b="13665"/>
                    <a:stretch/>
                  </pic:blipFill>
                  <pic:spPr bwMode="auto">
                    <a:xfrm>
                      <a:off x="0" y="0"/>
                      <a:ext cx="2976245" cy="150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395B82" w14:textId="28272C1E" w:rsidR="00C52E40" w:rsidRDefault="00387B93" w:rsidP="00387B93">
      <w:pPr>
        <w:pStyle w:val="Paragraphedeliste"/>
        <w:tabs>
          <w:tab w:val="left" w:pos="1695"/>
        </w:tabs>
      </w:pPr>
      <w:r>
        <w:tab/>
      </w:r>
    </w:p>
    <w:p w14:paraId="39BFE148" w14:textId="6266161A" w:rsidR="00387B93" w:rsidRDefault="00387B93" w:rsidP="00387B93">
      <w:pPr>
        <w:pStyle w:val="Paragraphedeliste"/>
        <w:tabs>
          <w:tab w:val="left" w:pos="1695"/>
        </w:tabs>
      </w:pPr>
    </w:p>
    <w:p w14:paraId="1132571C" w14:textId="5DE8B0EB" w:rsidR="00387B93" w:rsidRDefault="00387B93" w:rsidP="00387B93">
      <w:pPr>
        <w:pStyle w:val="Paragraphedeliste"/>
        <w:tabs>
          <w:tab w:val="left" w:pos="1695"/>
        </w:tabs>
      </w:pPr>
    </w:p>
    <w:p w14:paraId="3D784BB7" w14:textId="3E795B48" w:rsidR="00C52E40" w:rsidRDefault="00C52E40" w:rsidP="00C52E40">
      <w:pPr>
        <w:pStyle w:val="Paragraphedeliste"/>
      </w:pPr>
    </w:p>
    <w:p w14:paraId="39A48A8A" w14:textId="77777777" w:rsidR="00387B93" w:rsidRDefault="00387B93" w:rsidP="00C52E40">
      <w:pPr>
        <w:pStyle w:val="Paragraphedeliste"/>
      </w:pPr>
    </w:p>
    <w:p w14:paraId="78639151" w14:textId="64358E19" w:rsidR="00387B93" w:rsidRDefault="000B21E8" w:rsidP="00C52E40">
      <w:pPr>
        <w:pStyle w:val="Paragraphedeliste"/>
      </w:pPr>
      <w:r>
        <w:rPr>
          <w:noProof/>
        </w:rPr>
        <w:pict w14:anchorId="37AF895D">
          <v:rect id="Zone de texte 2" o:spid="_x0000_s1069" style="position:absolute;left:0;text-align:left;margin-left:109.6pt;margin-top:32.4pt;width:234.35pt;height:15pt;z-index:251651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" stroked="f">
            <v:textbox inset="0,0,0,0">
              <w:txbxContent>
                <w:p w14:paraId="3A649102" w14:textId="6E058CF7" w:rsidR="00F22575" w:rsidRPr="00EA2B26" w:rsidRDefault="00F22575" w:rsidP="00FE2A10">
                  <w:pPr>
                    <w:spacing w:line="256" w:lineRule="auto"/>
                    <w:jc w:val="center"/>
                    <w:rPr>
                      <w:rFonts w:ascii="Calibri" w:hAnsi="Calibri" w:cs="Calibri"/>
                      <w:i/>
                      <w:iCs/>
                      <w:sz w:val="18"/>
                      <w:szCs w:val="18"/>
                      <w:lang w:val="en-US"/>
                    </w:rPr>
                  </w:pPr>
                  <w:r w:rsidRPr="00EA2B26">
                    <w:rPr>
                      <w:rFonts w:ascii="Calibri" w:hAnsi="Calibri" w:cs="Calibri"/>
                      <w:i/>
                      <w:iCs/>
                      <w:sz w:val="18"/>
                      <w:szCs w:val="18"/>
                      <w:lang w:val="en-US"/>
                    </w:rPr>
                    <w:t>Figure 6: Carte de development STM32H7</w:t>
                  </w:r>
                </w:p>
              </w:txbxContent>
            </v:textbox>
            <w10:wrap anchorx="margin"/>
          </v:rect>
        </w:pict>
      </w:r>
    </w:p>
    <w:p w14:paraId="5EF4E16A" w14:textId="77777777" w:rsidR="00387B93" w:rsidRDefault="00387B93" w:rsidP="00EA2B26"/>
    <w:p w14:paraId="784F6CBA" w14:textId="1B541D1F" w:rsidR="00C52E40" w:rsidRDefault="00EA2B26" w:rsidP="00EA2B26">
      <w:pPr>
        <w:pStyle w:val="Style1"/>
        <w:ind w:firstLine="360"/>
        <w:jc w:val="both"/>
      </w:pPr>
      <w:r>
        <w:rPr>
          <w:noProof/>
          <w:lang w:eastAsia="fr-FR"/>
        </w:rPr>
        <w:lastRenderedPageBreak/>
        <w:drawing>
          <wp:anchor distT="0" distB="0" distL="114300" distR="114300" simplePos="0" relativeHeight="251659264" behindDoc="0" locked="0" layoutInCell="1" allowOverlap="1" wp14:anchorId="3EC65BB0" wp14:editId="47A15763">
            <wp:simplePos x="0" y="0"/>
            <wp:positionH relativeFrom="margin">
              <wp:posOffset>1299845</wp:posOffset>
            </wp:positionH>
            <wp:positionV relativeFrom="paragraph">
              <wp:posOffset>1313180</wp:posOffset>
            </wp:positionV>
            <wp:extent cx="3354705" cy="2520466"/>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penH7XXI-C-intro.jpg"/>
                    <pic:cNvPicPr/>
                  </pic:nvPicPr>
                  <pic:blipFill>
                    <a:blip r:embed="rId30">
                      <a:extLst>
                        <a:ext uri="{28A0092B-C50C-407E-A947-70E740481C1C}">
                          <a14:useLocalDpi xmlns:a14="http://schemas.microsoft.com/office/drawing/2010/main" val="0"/>
                        </a:ext>
                      </a:extLst>
                    </a:blip>
                    <a:stretch>
                      <a:fillRect/>
                    </a:stretch>
                  </pic:blipFill>
                  <pic:spPr>
                    <a:xfrm>
                      <a:off x="0" y="0"/>
                      <a:ext cx="3354705" cy="2520466"/>
                    </a:xfrm>
                    <a:prstGeom prst="rect">
                      <a:avLst/>
                    </a:prstGeom>
                  </pic:spPr>
                </pic:pic>
              </a:graphicData>
            </a:graphic>
            <wp14:sizeRelH relativeFrom="margin">
              <wp14:pctWidth>0</wp14:pctWidth>
            </wp14:sizeRelH>
            <wp14:sizeRelV relativeFrom="margin">
              <wp14:pctHeight>0</wp14:pctHeight>
            </wp14:sizeRelV>
          </wp:anchor>
        </w:drawing>
      </w:r>
      <w:r w:rsidR="00EA5C00">
        <w:t>OpenH743I-C est une carte de développement conçue pour le microcontrôleur STM32H743IIT6</w:t>
      </w:r>
      <w:r w:rsidR="005466A5">
        <w:t xml:space="preserve">. </w:t>
      </w:r>
      <w:r w:rsidR="00EA5C00">
        <w:t>L'OpenH743I-C prend en charge une extension supplémentaire avec diverses cartes d'accessoires en option pour une application spécifique. La conception modulaire et ouverte en fait l'outil idéal pour démarrer le développement d'applications avec les microcontrôleurs de la série STM32.</w:t>
      </w:r>
    </w:p>
    <w:p w14:paraId="6575FFFA" w14:textId="53755D7A" w:rsidR="00A41F3B" w:rsidRDefault="00A41F3B" w:rsidP="00387B93">
      <w:pPr>
        <w:pStyle w:val="Style1"/>
        <w:ind w:firstLine="360"/>
      </w:pPr>
    </w:p>
    <w:p w14:paraId="324E697A" w14:textId="20ACAC20" w:rsidR="00505430" w:rsidRDefault="00505430" w:rsidP="00387B93">
      <w:pPr>
        <w:pStyle w:val="Style1"/>
        <w:ind w:firstLine="360"/>
      </w:pPr>
    </w:p>
    <w:p w14:paraId="05314896" w14:textId="3952A6E3" w:rsidR="00505430" w:rsidRDefault="00505430" w:rsidP="00387B93">
      <w:pPr>
        <w:pStyle w:val="Style1"/>
        <w:ind w:firstLine="360"/>
      </w:pPr>
    </w:p>
    <w:p w14:paraId="4EBA5F1C" w14:textId="77777777" w:rsidR="00505430" w:rsidRDefault="00505430" w:rsidP="00387B93">
      <w:pPr>
        <w:pStyle w:val="Style1"/>
        <w:ind w:firstLine="360"/>
      </w:pPr>
    </w:p>
    <w:p w14:paraId="5EDF8CFC" w14:textId="77777777" w:rsidR="00505430" w:rsidRDefault="00505430" w:rsidP="00387B93">
      <w:pPr>
        <w:pStyle w:val="Style1"/>
        <w:ind w:firstLine="360"/>
      </w:pPr>
    </w:p>
    <w:p w14:paraId="41309B41" w14:textId="77777777" w:rsidR="00505430" w:rsidRDefault="00505430" w:rsidP="00387B93">
      <w:pPr>
        <w:pStyle w:val="Style1"/>
        <w:ind w:firstLine="360"/>
      </w:pPr>
    </w:p>
    <w:p w14:paraId="00C0E230" w14:textId="77777777" w:rsidR="00505430" w:rsidRDefault="00505430" w:rsidP="00387B93">
      <w:pPr>
        <w:pStyle w:val="Style1"/>
        <w:ind w:firstLine="360"/>
      </w:pPr>
    </w:p>
    <w:p w14:paraId="2CA3C602" w14:textId="64E012FB" w:rsidR="00497CAE" w:rsidRDefault="00497CAE" w:rsidP="00EA2B26">
      <w:pPr>
        <w:pStyle w:val="Style1"/>
      </w:pPr>
    </w:p>
    <w:p w14:paraId="03452538" w14:textId="34893649" w:rsidR="00BD726B" w:rsidRDefault="004F4F53" w:rsidP="00EA2B26">
      <w:pPr>
        <w:pStyle w:val="Style1"/>
        <w:ind w:firstLine="360"/>
      </w:pPr>
      <w:r>
        <w:t>//</w:t>
      </w:r>
      <w:r w:rsidR="00BD726B">
        <w:t xml:space="preserve">Composants de l’OpenH7XXI-C </w:t>
      </w:r>
    </w:p>
    <w:tbl>
      <w:tblPr>
        <w:tblStyle w:val="TableauGrille6Couleur-Accentuation1"/>
        <w:tblW w:w="0" w:type="auto"/>
        <w:tblLook w:val="04A0" w:firstRow="1" w:lastRow="0" w:firstColumn="1" w:lastColumn="0" w:noHBand="0" w:noVBand="1"/>
      </w:tblPr>
      <w:tblGrid>
        <w:gridCol w:w="846"/>
        <w:gridCol w:w="2410"/>
        <w:gridCol w:w="5806"/>
      </w:tblGrid>
      <w:tr w:rsidR="00C36EB8" w:rsidRPr="00C36EB8" w14:paraId="18013182" w14:textId="77777777" w:rsidTr="00AA77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B4CA2C7" w14:textId="06AC26DA" w:rsidR="00AA7741" w:rsidRPr="00C36EB8" w:rsidRDefault="00AA7741" w:rsidP="00C36EB8">
            <w:pPr>
              <w:pStyle w:val="Style1"/>
              <w:rPr>
                <w:rStyle w:val="lev"/>
                <w:rFonts w:asciiTheme="majorHAnsi" w:hAnsiTheme="majorHAnsi" w:cstheme="majorHAnsi"/>
                <w:color w:val="auto"/>
                <w:sz w:val="22"/>
                <w:szCs w:val="22"/>
                <w:shd w:val="clear" w:color="auto" w:fill="FFFFFF"/>
              </w:rPr>
            </w:pPr>
            <w:r w:rsidRPr="00C36EB8">
              <w:rPr>
                <w:rStyle w:val="lev"/>
                <w:rFonts w:asciiTheme="majorHAnsi" w:hAnsiTheme="majorHAnsi" w:cstheme="majorHAnsi"/>
                <w:color w:val="auto"/>
                <w:sz w:val="22"/>
                <w:szCs w:val="22"/>
                <w:shd w:val="clear" w:color="auto" w:fill="FFFFFF"/>
              </w:rPr>
              <w:t>N°</w:t>
            </w:r>
          </w:p>
        </w:tc>
        <w:tc>
          <w:tcPr>
            <w:tcW w:w="2410" w:type="dxa"/>
          </w:tcPr>
          <w:p w14:paraId="760D993C" w14:textId="0CC3ABC5" w:rsidR="00AA7741" w:rsidRPr="00C36EB8" w:rsidRDefault="00AA7741" w:rsidP="00C36EB8">
            <w:pPr>
              <w:pStyle w:val="Style1"/>
              <w:cnfStyle w:val="100000000000" w:firstRow="1" w:lastRow="0" w:firstColumn="0" w:lastColumn="0" w:oddVBand="0" w:evenVBand="0" w:oddHBand="0" w:evenHBand="0" w:firstRowFirstColumn="0" w:firstRowLastColumn="0" w:lastRowFirstColumn="0" w:lastRowLastColumn="0"/>
              <w:rPr>
                <w:rStyle w:val="lev"/>
                <w:rFonts w:asciiTheme="majorHAnsi" w:hAnsiTheme="majorHAnsi" w:cstheme="majorHAnsi"/>
                <w:b/>
                <w:bCs/>
                <w:color w:val="auto"/>
                <w:sz w:val="22"/>
                <w:szCs w:val="22"/>
                <w:shd w:val="clear" w:color="auto" w:fill="FFFFFF"/>
              </w:rPr>
            </w:pPr>
            <w:r w:rsidRPr="00C36EB8">
              <w:rPr>
                <w:rStyle w:val="lev"/>
                <w:rFonts w:asciiTheme="majorHAnsi" w:hAnsiTheme="majorHAnsi" w:cstheme="majorHAnsi"/>
                <w:b/>
                <w:bCs/>
                <w:color w:val="auto"/>
                <w:sz w:val="22"/>
                <w:szCs w:val="22"/>
                <w:shd w:val="clear" w:color="auto" w:fill="FFFFFF"/>
              </w:rPr>
              <w:t xml:space="preserve">Nom de composant </w:t>
            </w:r>
          </w:p>
        </w:tc>
        <w:tc>
          <w:tcPr>
            <w:tcW w:w="5806" w:type="dxa"/>
          </w:tcPr>
          <w:p w14:paraId="02BC9733" w14:textId="21F3D0B4" w:rsidR="00AA7741" w:rsidRPr="00C36EB8" w:rsidRDefault="00AA7741" w:rsidP="00C36EB8">
            <w:pPr>
              <w:pStyle w:val="Style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auto"/>
                <w:shd w:val="clear" w:color="auto" w:fill="FFFFFF"/>
              </w:rPr>
            </w:pPr>
            <w:r w:rsidRPr="00C36EB8">
              <w:rPr>
                <w:rFonts w:asciiTheme="majorHAnsi" w:hAnsiTheme="majorHAnsi" w:cstheme="majorHAnsi"/>
                <w:color w:val="auto"/>
                <w:shd w:val="clear" w:color="auto" w:fill="FFFFFF"/>
              </w:rPr>
              <w:t xml:space="preserve">Rôle </w:t>
            </w:r>
          </w:p>
        </w:tc>
      </w:tr>
      <w:tr w:rsidR="00C36EB8" w:rsidRPr="00C36EB8" w14:paraId="7025D49E" w14:textId="77777777" w:rsidTr="00AA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D489060" w14:textId="6D54F7D1" w:rsidR="00505430" w:rsidRPr="00C36EB8" w:rsidRDefault="00DA725E" w:rsidP="00C36EB8">
            <w:pPr>
              <w:pStyle w:val="Style1"/>
              <w:rPr>
                <w:rStyle w:val="lev"/>
                <w:rFonts w:asciiTheme="majorHAnsi" w:hAnsiTheme="majorHAnsi" w:cstheme="majorHAnsi"/>
                <w:b/>
                <w:bCs/>
                <w:color w:val="auto"/>
              </w:rPr>
            </w:pPr>
            <w:r w:rsidRPr="00C36EB8">
              <w:rPr>
                <w:rStyle w:val="lev"/>
                <w:rFonts w:asciiTheme="majorHAnsi" w:hAnsiTheme="majorHAnsi" w:cstheme="majorHAnsi"/>
                <w:b/>
                <w:bCs/>
                <w:color w:val="auto"/>
              </w:rPr>
              <w:t>1</w:t>
            </w:r>
          </w:p>
        </w:tc>
        <w:tc>
          <w:tcPr>
            <w:tcW w:w="2410" w:type="dxa"/>
          </w:tcPr>
          <w:p w14:paraId="763D5F5C" w14:textId="0C35213B" w:rsidR="00505430" w:rsidRPr="00C36EB8" w:rsidRDefault="00505430" w:rsidP="00C36EB8">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Style w:val="lev"/>
                <w:rFonts w:asciiTheme="majorHAnsi" w:hAnsiTheme="majorHAnsi" w:cstheme="majorHAnsi"/>
                <w:b w:val="0"/>
                <w:bCs w:val="0"/>
                <w:color w:val="auto"/>
              </w:rPr>
              <w:t>MCU core board connector</w:t>
            </w:r>
          </w:p>
        </w:tc>
        <w:tc>
          <w:tcPr>
            <w:tcW w:w="5806" w:type="dxa"/>
          </w:tcPr>
          <w:p w14:paraId="2B8032B3" w14:textId="5E80AE11" w:rsidR="00505430" w:rsidRPr="00C36EB8" w:rsidRDefault="00DA725E" w:rsidP="00C36EB8">
            <w:pPr>
              <w:pStyle w:val="Style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 easily connecting the CoreH743I</w:t>
            </w:r>
          </w:p>
        </w:tc>
      </w:tr>
      <w:tr w:rsidR="00C36EB8" w:rsidRPr="00C36EB8" w14:paraId="34D077EE" w14:textId="77777777" w:rsidTr="00AA7741">
        <w:tc>
          <w:tcPr>
            <w:cnfStyle w:val="001000000000" w:firstRow="0" w:lastRow="0" w:firstColumn="1" w:lastColumn="0" w:oddVBand="0" w:evenVBand="0" w:oddHBand="0" w:evenHBand="0" w:firstRowFirstColumn="0" w:firstRowLastColumn="0" w:lastRowFirstColumn="0" w:lastRowLastColumn="0"/>
            <w:tcW w:w="846" w:type="dxa"/>
          </w:tcPr>
          <w:p w14:paraId="510A0589" w14:textId="6FB3F7C5"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2</w:t>
            </w:r>
          </w:p>
        </w:tc>
        <w:tc>
          <w:tcPr>
            <w:tcW w:w="2410" w:type="dxa"/>
          </w:tcPr>
          <w:p w14:paraId="765A9832" w14:textId="44E0D2B3"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Style w:val="lev"/>
                <w:rFonts w:asciiTheme="majorHAnsi" w:hAnsiTheme="majorHAnsi" w:cstheme="majorHAnsi"/>
                <w:b w:val="0"/>
                <w:bCs w:val="0"/>
                <w:color w:val="auto"/>
              </w:rPr>
              <w:t>Arduino interface</w:t>
            </w:r>
          </w:p>
        </w:tc>
        <w:tc>
          <w:tcPr>
            <w:tcW w:w="5806" w:type="dxa"/>
          </w:tcPr>
          <w:p w14:paraId="0C8DBE76" w14:textId="3F0E1A92" w:rsidR="00505430" w:rsidRPr="00C36EB8" w:rsidRDefault="00DA725E" w:rsidP="00C36EB8">
            <w:pPr>
              <w:pStyle w:val="Style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connecting Arduino shields</w:t>
            </w:r>
          </w:p>
        </w:tc>
      </w:tr>
      <w:tr w:rsidR="00C36EB8" w:rsidRPr="00C36EB8" w14:paraId="7E4D2F7E" w14:textId="77777777" w:rsidTr="00AA7741">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846" w:type="dxa"/>
          </w:tcPr>
          <w:p w14:paraId="2C1F7D82" w14:textId="663541AA"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3</w:t>
            </w:r>
          </w:p>
        </w:tc>
        <w:tc>
          <w:tcPr>
            <w:tcW w:w="2410" w:type="dxa"/>
          </w:tcPr>
          <w:p w14:paraId="3C95AEBE" w14:textId="3BFD00DE"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Style w:val="lev"/>
                <w:rFonts w:asciiTheme="majorHAnsi" w:hAnsiTheme="majorHAnsi" w:cstheme="majorHAnsi"/>
                <w:b w:val="0"/>
                <w:bCs w:val="0"/>
                <w:color w:val="auto"/>
              </w:rPr>
              <w:t>DCMI interface</w:t>
            </w:r>
          </w:p>
        </w:tc>
        <w:tc>
          <w:tcPr>
            <w:tcW w:w="5806" w:type="dxa"/>
          </w:tcPr>
          <w:p w14:paraId="555D7B39" w14:textId="097571B6" w:rsidR="00505430" w:rsidRPr="00C36EB8" w:rsidRDefault="00DA725E" w:rsidP="00C36EB8">
            <w:pPr>
              <w:pStyle w:val="Style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connecting camera</w:t>
            </w:r>
          </w:p>
        </w:tc>
      </w:tr>
      <w:tr w:rsidR="00C36EB8" w:rsidRPr="00C36EB8" w14:paraId="7F8BB8E9" w14:textId="77777777" w:rsidTr="00AA7741">
        <w:tc>
          <w:tcPr>
            <w:cnfStyle w:val="001000000000" w:firstRow="0" w:lastRow="0" w:firstColumn="1" w:lastColumn="0" w:oddVBand="0" w:evenVBand="0" w:oddHBand="0" w:evenHBand="0" w:firstRowFirstColumn="0" w:firstRowLastColumn="0" w:lastRowFirstColumn="0" w:lastRowLastColumn="0"/>
            <w:tcW w:w="846" w:type="dxa"/>
          </w:tcPr>
          <w:p w14:paraId="692C46D2" w14:textId="242515C3"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4</w:t>
            </w:r>
          </w:p>
        </w:tc>
        <w:tc>
          <w:tcPr>
            <w:tcW w:w="2410" w:type="dxa"/>
          </w:tcPr>
          <w:p w14:paraId="7223E34A" w14:textId="3D44DE3F"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Style w:val="lev"/>
                <w:rFonts w:asciiTheme="majorHAnsi" w:hAnsiTheme="majorHAnsi" w:cstheme="majorHAnsi"/>
                <w:b w:val="0"/>
                <w:bCs w:val="0"/>
                <w:color w:val="auto"/>
              </w:rPr>
              <w:t>8-bit FMC interface</w:t>
            </w:r>
          </w:p>
        </w:tc>
        <w:tc>
          <w:tcPr>
            <w:tcW w:w="5806" w:type="dxa"/>
          </w:tcPr>
          <w:p w14:paraId="65D38B16" w14:textId="7491A028" w:rsidR="00505430" w:rsidRPr="00C36EB8" w:rsidRDefault="00DA725E" w:rsidP="00C36EB8">
            <w:pPr>
              <w:pStyle w:val="Style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easily connects to peripherals such as NandFlash</w:t>
            </w:r>
          </w:p>
        </w:tc>
      </w:tr>
      <w:tr w:rsidR="00C36EB8" w:rsidRPr="00C36EB8" w14:paraId="382691D8" w14:textId="77777777" w:rsidTr="00AA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6C0546" w14:textId="3DC0AF1C"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5</w:t>
            </w:r>
          </w:p>
        </w:tc>
        <w:tc>
          <w:tcPr>
            <w:tcW w:w="2410" w:type="dxa"/>
          </w:tcPr>
          <w:p w14:paraId="2E41AE65" w14:textId="306C307F"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Style w:val="lev"/>
                <w:rFonts w:asciiTheme="majorHAnsi" w:hAnsiTheme="majorHAnsi" w:cstheme="majorHAnsi"/>
                <w:b w:val="0"/>
                <w:bCs w:val="0"/>
                <w:color w:val="auto"/>
              </w:rPr>
              <w:t>ULPI interface</w:t>
            </w:r>
          </w:p>
        </w:tc>
        <w:tc>
          <w:tcPr>
            <w:tcW w:w="5806" w:type="dxa"/>
          </w:tcPr>
          <w:p w14:paraId="28CC13F6" w14:textId="6B6495B4" w:rsidR="00505430" w:rsidRPr="00C36EB8" w:rsidRDefault="00DA725E" w:rsidP="00C36EB8">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connecting high-speed USB peripheral (the STM32H743I integrates USB HS controller without any PHY device)</w:t>
            </w:r>
          </w:p>
        </w:tc>
      </w:tr>
      <w:tr w:rsidR="00C36EB8" w:rsidRPr="00C36EB8" w14:paraId="5C07092D" w14:textId="77777777" w:rsidTr="00AA7741">
        <w:tc>
          <w:tcPr>
            <w:cnfStyle w:val="001000000000" w:firstRow="0" w:lastRow="0" w:firstColumn="1" w:lastColumn="0" w:oddVBand="0" w:evenVBand="0" w:oddHBand="0" w:evenHBand="0" w:firstRowFirstColumn="0" w:firstRowLastColumn="0" w:lastRowFirstColumn="0" w:lastRowLastColumn="0"/>
            <w:tcW w:w="846" w:type="dxa"/>
          </w:tcPr>
          <w:p w14:paraId="2FC463E5" w14:textId="240A93C6"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6</w:t>
            </w:r>
          </w:p>
        </w:tc>
        <w:tc>
          <w:tcPr>
            <w:tcW w:w="2410" w:type="dxa"/>
          </w:tcPr>
          <w:p w14:paraId="3AB5DE44" w14:textId="6366D080"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Style w:val="lev"/>
                <w:rFonts w:asciiTheme="majorHAnsi" w:hAnsiTheme="majorHAnsi" w:cstheme="majorHAnsi"/>
                <w:b w:val="0"/>
                <w:bCs w:val="0"/>
                <w:color w:val="auto"/>
              </w:rPr>
              <w:t>LCD interface 1</w:t>
            </w:r>
          </w:p>
        </w:tc>
        <w:tc>
          <w:tcPr>
            <w:tcW w:w="5806" w:type="dxa"/>
          </w:tcPr>
          <w:p w14:paraId="6E1CA586" w14:textId="7F3C45B8" w:rsidR="00505430" w:rsidRPr="00C36EB8" w:rsidRDefault="00DA725E" w:rsidP="00C36EB8">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connecting 10.1inch LCD, 7inch LCD, 4.3inch LCD</w:t>
            </w:r>
          </w:p>
        </w:tc>
      </w:tr>
      <w:tr w:rsidR="00C36EB8" w:rsidRPr="00C36EB8" w14:paraId="0F931BD4" w14:textId="77777777" w:rsidTr="00AA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7347A91" w14:textId="44D3DB29"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7</w:t>
            </w:r>
          </w:p>
        </w:tc>
        <w:tc>
          <w:tcPr>
            <w:tcW w:w="2410" w:type="dxa"/>
          </w:tcPr>
          <w:p w14:paraId="14F7FB29" w14:textId="3B34F62A"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Style w:val="lev"/>
                <w:rFonts w:asciiTheme="majorHAnsi" w:hAnsiTheme="majorHAnsi" w:cstheme="majorHAnsi"/>
                <w:b w:val="0"/>
                <w:bCs w:val="0"/>
                <w:color w:val="auto"/>
              </w:rPr>
              <w:t>LCD interface 2</w:t>
            </w:r>
          </w:p>
        </w:tc>
        <w:tc>
          <w:tcPr>
            <w:tcW w:w="5806" w:type="dxa"/>
          </w:tcPr>
          <w:p w14:paraId="086B1862" w14:textId="55C88621" w:rsidR="00505430" w:rsidRPr="00C36EB8" w:rsidRDefault="00DA725E" w:rsidP="00C36EB8">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connecting 4.3inch LCD</w:t>
            </w:r>
          </w:p>
        </w:tc>
      </w:tr>
      <w:tr w:rsidR="00C36EB8" w:rsidRPr="00C36EB8" w14:paraId="73AB8504" w14:textId="77777777" w:rsidTr="00AA7741">
        <w:tc>
          <w:tcPr>
            <w:cnfStyle w:val="001000000000" w:firstRow="0" w:lastRow="0" w:firstColumn="1" w:lastColumn="0" w:oddVBand="0" w:evenVBand="0" w:oddHBand="0" w:evenHBand="0" w:firstRowFirstColumn="0" w:firstRowLastColumn="0" w:lastRowFirstColumn="0" w:lastRowLastColumn="0"/>
            <w:tcW w:w="846" w:type="dxa"/>
          </w:tcPr>
          <w:p w14:paraId="58B6DC0A" w14:textId="0E8B91A2"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8</w:t>
            </w:r>
          </w:p>
        </w:tc>
        <w:tc>
          <w:tcPr>
            <w:tcW w:w="2410" w:type="dxa"/>
          </w:tcPr>
          <w:p w14:paraId="199F5EA6" w14:textId="07A87356"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Style w:val="lev"/>
                <w:rFonts w:asciiTheme="majorHAnsi" w:hAnsiTheme="majorHAnsi" w:cstheme="majorHAnsi"/>
                <w:b w:val="0"/>
                <w:bCs w:val="0"/>
                <w:color w:val="auto"/>
              </w:rPr>
              <w:t>SAI1 interface:</w:t>
            </w:r>
          </w:p>
        </w:tc>
        <w:tc>
          <w:tcPr>
            <w:tcW w:w="5806" w:type="dxa"/>
          </w:tcPr>
          <w:p w14:paraId="11FEB67D" w14:textId="09D7A539" w:rsidR="00505430" w:rsidRPr="00C36EB8" w:rsidRDefault="00DA725E" w:rsidP="00C36EB8">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connecting audio modules</w:t>
            </w:r>
          </w:p>
        </w:tc>
      </w:tr>
      <w:tr w:rsidR="00C36EB8" w:rsidRPr="00C36EB8" w14:paraId="5168266A" w14:textId="77777777" w:rsidTr="00AA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AFEC35D" w14:textId="1B5EB03F"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9</w:t>
            </w:r>
          </w:p>
        </w:tc>
        <w:tc>
          <w:tcPr>
            <w:tcW w:w="2410" w:type="dxa"/>
          </w:tcPr>
          <w:p w14:paraId="7A99BAC5" w14:textId="2BEEBA42"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ICSP interface:</w:t>
            </w:r>
          </w:p>
        </w:tc>
        <w:tc>
          <w:tcPr>
            <w:tcW w:w="5806" w:type="dxa"/>
          </w:tcPr>
          <w:p w14:paraId="769F1EA9" w14:textId="2B1983EE" w:rsidR="00505430" w:rsidRPr="00C36EB8" w:rsidRDefault="00DA725E" w:rsidP="00C36EB8">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Arduino ICSP</w:t>
            </w:r>
          </w:p>
        </w:tc>
      </w:tr>
      <w:tr w:rsidR="00C36EB8" w:rsidRPr="00C36EB8" w14:paraId="6A2AF1CB" w14:textId="77777777" w:rsidTr="00AA7741">
        <w:tc>
          <w:tcPr>
            <w:cnfStyle w:val="001000000000" w:firstRow="0" w:lastRow="0" w:firstColumn="1" w:lastColumn="0" w:oddVBand="0" w:evenVBand="0" w:oddHBand="0" w:evenHBand="0" w:firstRowFirstColumn="0" w:firstRowLastColumn="0" w:lastRowFirstColumn="0" w:lastRowLastColumn="0"/>
            <w:tcW w:w="846" w:type="dxa"/>
          </w:tcPr>
          <w:p w14:paraId="3FACD559" w14:textId="1A9C23CD"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10</w:t>
            </w:r>
          </w:p>
        </w:tc>
        <w:tc>
          <w:tcPr>
            <w:tcW w:w="2410" w:type="dxa"/>
          </w:tcPr>
          <w:p w14:paraId="648192F8" w14:textId="57DF480F"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SPI interfaces:</w:t>
            </w:r>
          </w:p>
        </w:tc>
        <w:tc>
          <w:tcPr>
            <w:tcW w:w="5806" w:type="dxa"/>
          </w:tcPr>
          <w:p w14:paraId="56ECDBF9" w14:textId="663CE61A" w:rsidR="00DA725E" w:rsidRPr="00C36EB8" w:rsidRDefault="00DA725E" w:rsidP="00D52A39">
            <w:pPr>
              <w:pStyle w:val="Style1"/>
              <w:numPr>
                <w:ilvl w:val="0"/>
                <w:numId w:val="50"/>
              </w:num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easily connects to SPI peripherals such as DataFlash (AT45DBxx, W25QXX), SD card, MP3 module, etc.</w:t>
            </w:r>
          </w:p>
          <w:p w14:paraId="59F0138D" w14:textId="58D297D2" w:rsidR="00505430" w:rsidRPr="00C36EB8" w:rsidRDefault="00DA725E" w:rsidP="00D52A39">
            <w:pPr>
              <w:pStyle w:val="Style1"/>
              <w:numPr>
                <w:ilvl w:val="0"/>
                <w:numId w:val="50"/>
              </w:num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easily connects to AD/DA modules (SPI1 features AD/DA alternative function</w:t>
            </w:r>
          </w:p>
        </w:tc>
      </w:tr>
      <w:tr w:rsidR="00C36EB8" w:rsidRPr="00C36EB8" w14:paraId="76138291" w14:textId="77777777" w:rsidTr="00AA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83BF940" w14:textId="73162AD0"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lastRenderedPageBreak/>
              <w:t>11</w:t>
            </w:r>
          </w:p>
        </w:tc>
        <w:tc>
          <w:tcPr>
            <w:tcW w:w="2410" w:type="dxa"/>
          </w:tcPr>
          <w:p w14:paraId="3FD5E02C" w14:textId="1636A6C5"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Ethernet interface</w:t>
            </w:r>
          </w:p>
        </w:tc>
        <w:tc>
          <w:tcPr>
            <w:tcW w:w="5806" w:type="dxa"/>
          </w:tcPr>
          <w:p w14:paraId="0B05BC3F" w14:textId="4C1056D2" w:rsidR="00505430" w:rsidRPr="00C36EB8" w:rsidRDefault="00DA725E" w:rsidP="00C36EB8">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 connecting Ethernet modules</w:t>
            </w:r>
          </w:p>
        </w:tc>
      </w:tr>
      <w:tr w:rsidR="00C36EB8" w:rsidRPr="00C36EB8" w14:paraId="1342E926" w14:textId="77777777" w:rsidTr="00AA7741">
        <w:tc>
          <w:tcPr>
            <w:cnfStyle w:val="001000000000" w:firstRow="0" w:lastRow="0" w:firstColumn="1" w:lastColumn="0" w:oddVBand="0" w:evenVBand="0" w:oddHBand="0" w:evenHBand="0" w:firstRowFirstColumn="0" w:firstRowLastColumn="0" w:lastRowFirstColumn="0" w:lastRowLastColumn="0"/>
            <w:tcW w:w="846" w:type="dxa"/>
          </w:tcPr>
          <w:p w14:paraId="037B4E2F" w14:textId="3475685F"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12</w:t>
            </w:r>
          </w:p>
        </w:tc>
        <w:tc>
          <w:tcPr>
            <w:tcW w:w="2410" w:type="dxa"/>
          </w:tcPr>
          <w:p w14:paraId="2C7319A6" w14:textId="72BF2677"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I2S / I2C interface</w:t>
            </w:r>
          </w:p>
        </w:tc>
        <w:tc>
          <w:tcPr>
            <w:tcW w:w="5806" w:type="dxa"/>
          </w:tcPr>
          <w:p w14:paraId="56ABAE19" w14:textId="6B439EA1" w:rsidR="00505430" w:rsidRPr="00C36EB8" w:rsidRDefault="00DA725E" w:rsidP="00C36EB8">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easily connects to I2S peripherals such as audio module, etc.</w:t>
            </w:r>
          </w:p>
        </w:tc>
      </w:tr>
      <w:tr w:rsidR="00C36EB8" w:rsidRPr="00C36EB8" w14:paraId="6DB465D9" w14:textId="77777777" w:rsidTr="00AA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E86A485" w14:textId="1731D344"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13</w:t>
            </w:r>
          </w:p>
        </w:tc>
        <w:tc>
          <w:tcPr>
            <w:tcW w:w="2410" w:type="dxa"/>
          </w:tcPr>
          <w:p w14:paraId="4E624EBE" w14:textId="5EA8FBC9"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USART1 connector</w:t>
            </w:r>
          </w:p>
        </w:tc>
        <w:tc>
          <w:tcPr>
            <w:tcW w:w="5806" w:type="dxa"/>
          </w:tcPr>
          <w:p w14:paraId="2C73B35B" w14:textId="0553338E" w:rsidR="00505430" w:rsidRPr="00C36EB8" w:rsidRDefault="00DA725E" w:rsidP="00C36EB8">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USB to UASRT via the onboard convertor CP2102 </w:t>
            </w:r>
          </w:p>
        </w:tc>
      </w:tr>
      <w:tr w:rsidR="00C36EB8" w:rsidRPr="00C36EB8" w14:paraId="0C4B5E05" w14:textId="77777777" w:rsidTr="00AA7741">
        <w:tc>
          <w:tcPr>
            <w:cnfStyle w:val="001000000000" w:firstRow="0" w:lastRow="0" w:firstColumn="1" w:lastColumn="0" w:oddVBand="0" w:evenVBand="0" w:oddHBand="0" w:evenHBand="0" w:firstRowFirstColumn="0" w:firstRowLastColumn="0" w:lastRowFirstColumn="0" w:lastRowLastColumn="0"/>
            <w:tcW w:w="846" w:type="dxa"/>
          </w:tcPr>
          <w:p w14:paraId="5DDA9665" w14:textId="6D828781"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14</w:t>
            </w:r>
          </w:p>
        </w:tc>
        <w:tc>
          <w:tcPr>
            <w:tcW w:w="2410" w:type="dxa"/>
          </w:tcPr>
          <w:p w14:paraId="25C87BA8" w14:textId="0718DEED"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QUADSPI interface</w:t>
            </w:r>
          </w:p>
        </w:tc>
        <w:tc>
          <w:tcPr>
            <w:tcW w:w="5806" w:type="dxa"/>
          </w:tcPr>
          <w:p w14:paraId="173CA324" w14:textId="43BF975B" w:rsidR="00505430" w:rsidRPr="00C36EB8" w:rsidRDefault="00DA725E" w:rsidP="00C36EB8">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 4-wires SPI interface (the H7 series latest peripheral interface), for connecting serial Flash modules like W25QXX Board</w:t>
            </w:r>
          </w:p>
        </w:tc>
      </w:tr>
      <w:tr w:rsidR="00C36EB8" w:rsidRPr="00C36EB8" w14:paraId="357EC416" w14:textId="77777777" w:rsidTr="00AA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ED4C1D7" w14:textId="43955BB8"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15</w:t>
            </w:r>
          </w:p>
        </w:tc>
        <w:tc>
          <w:tcPr>
            <w:tcW w:w="2410" w:type="dxa"/>
          </w:tcPr>
          <w:p w14:paraId="431D5469" w14:textId="2632EE1E"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SDMMC interface</w:t>
            </w:r>
          </w:p>
        </w:tc>
        <w:tc>
          <w:tcPr>
            <w:tcW w:w="5806" w:type="dxa"/>
          </w:tcPr>
          <w:p w14:paraId="573C0AFF" w14:textId="1255BE61" w:rsidR="00505430" w:rsidRPr="00C36EB8" w:rsidRDefault="00DA725E" w:rsidP="00C36EB8">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connecting Micro SD module, features much faster access speed rather than SPI</w:t>
            </w:r>
          </w:p>
        </w:tc>
      </w:tr>
      <w:tr w:rsidR="00C36EB8" w:rsidRPr="00C36EB8" w14:paraId="04CC3459" w14:textId="77777777" w:rsidTr="00AA7741">
        <w:tc>
          <w:tcPr>
            <w:cnfStyle w:val="001000000000" w:firstRow="0" w:lastRow="0" w:firstColumn="1" w:lastColumn="0" w:oddVBand="0" w:evenVBand="0" w:oddHBand="0" w:evenHBand="0" w:firstRowFirstColumn="0" w:firstRowLastColumn="0" w:lastRowFirstColumn="0" w:lastRowLastColumn="0"/>
            <w:tcW w:w="846" w:type="dxa"/>
          </w:tcPr>
          <w:p w14:paraId="5878CE03" w14:textId="53EC856C"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16</w:t>
            </w:r>
          </w:p>
        </w:tc>
        <w:tc>
          <w:tcPr>
            <w:tcW w:w="2410" w:type="dxa"/>
          </w:tcPr>
          <w:p w14:paraId="2D8432F7" w14:textId="407F4622"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USART3 interface</w:t>
            </w:r>
          </w:p>
        </w:tc>
        <w:tc>
          <w:tcPr>
            <w:tcW w:w="5806" w:type="dxa"/>
          </w:tcPr>
          <w:p w14:paraId="43A3FA75" w14:textId="2AD6CA2B" w:rsidR="00505430" w:rsidRPr="00C36EB8" w:rsidRDefault="00DA725E" w:rsidP="00C36EB8">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easily connects to RS232, RS485, USB TO 232, etc.</w:t>
            </w:r>
          </w:p>
        </w:tc>
      </w:tr>
      <w:tr w:rsidR="00C36EB8" w:rsidRPr="00C36EB8" w14:paraId="06D7A0A1" w14:textId="77777777" w:rsidTr="00AA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B1A728B" w14:textId="33C7696F"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17</w:t>
            </w:r>
          </w:p>
        </w:tc>
        <w:tc>
          <w:tcPr>
            <w:tcW w:w="2410" w:type="dxa"/>
          </w:tcPr>
          <w:p w14:paraId="30A90A7A" w14:textId="7605F449"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CAN2 interface</w:t>
            </w:r>
          </w:p>
        </w:tc>
        <w:tc>
          <w:tcPr>
            <w:tcW w:w="5806" w:type="dxa"/>
          </w:tcPr>
          <w:p w14:paraId="6003A4D6" w14:textId="63A211D1" w:rsidR="00505430" w:rsidRPr="00C36EB8" w:rsidRDefault="00DA725E" w:rsidP="00C36EB8">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connecting CAN modules</w:t>
            </w:r>
          </w:p>
        </w:tc>
      </w:tr>
      <w:tr w:rsidR="00C36EB8" w:rsidRPr="00C36EB8" w14:paraId="5F7D82B7" w14:textId="77777777" w:rsidTr="00AA7741">
        <w:tc>
          <w:tcPr>
            <w:cnfStyle w:val="001000000000" w:firstRow="0" w:lastRow="0" w:firstColumn="1" w:lastColumn="0" w:oddVBand="0" w:evenVBand="0" w:oddHBand="0" w:evenHBand="0" w:firstRowFirstColumn="0" w:firstRowLastColumn="0" w:lastRowFirstColumn="0" w:lastRowLastColumn="0"/>
            <w:tcW w:w="846" w:type="dxa"/>
          </w:tcPr>
          <w:p w14:paraId="0ACB6C13" w14:textId="0424A211"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18</w:t>
            </w:r>
          </w:p>
        </w:tc>
        <w:tc>
          <w:tcPr>
            <w:tcW w:w="2410" w:type="dxa"/>
          </w:tcPr>
          <w:p w14:paraId="38FDBFB0" w14:textId="17DF678F"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CAN1 interface</w:t>
            </w:r>
          </w:p>
        </w:tc>
        <w:tc>
          <w:tcPr>
            <w:tcW w:w="5806" w:type="dxa"/>
          </w:tcPr>
          <w:p w14:paraId="79AF91E9" w14:textId="40771C50" w:rsidR="00505430" w:rsidRPr="00C36EB8" w:rsidRDefault="00DA725E" w:rsidP="00C36EB8">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connecting CAN modules</w:t>
            </w:r>
          </w:p>
        </w:tc>
      </w:tr>
      <w:tr w:rsidR="00C36EB8" w:rsidRPr="00C36EB8" w14:paraId="46F6B0D4" w14:textId="77777777" w:rsidTr="00AA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3B4A802" w14:textId="0C6A1862"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19</w:t>
            </w:r>
          </w:p>
        </w:tc>
        <w:tc>
          <w:tcPr>
            <w:tcW w:w="2410" w:type="dxa"/>
          </w:tcPr>
          <w:p w14:paraId="149E08CE" w14:textId="5FF46504"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I2C1/I2C4 interface</w:t>
            </w:r>
          </w:p>
        </w:tc>
        <w:tc>
          <w:tcPr>
            <w:tcW w:w="5806" w:type="dxa"/>
          </w:tcPr>
          <w:p w14:paraId="0DC48388" w14:textId="0B5EAE52" w:rsidR="00505430" w:rsidRPr="00C36EB8" w:rsidRDefault="00DA725E" w:rsidP="00C36EB8">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 easily connects to I2C peripherals such as I/O expander (PCF8574), EEPROM (AT24Cxx), 10 DOF IMU Sensor, etc.</w:t>
            </w:r>
          </w:p>
        </w:tc>
      </w:tr>
      <w:tr w:rsidR="00C36EB8" w:rsidRPr="00C36EB8" w14:paraId="40DD88E5" w14:textId="77777777" w:rsidTr="00AA7741">
        <w:tc>
          <w:tcPr>
            <w:cnfStyle w:val="001000000000" w:firstRow="0" w:lastRow="0" w:firstColumn="1" w:lastColumn="0" w:oddVBand="0" w:evenVBand="0" w:oddHBand="0" w:evenHBand="0" w:firstRowFirstColumn="0" w:firstRowLastColumn="0" w:lastRowFirstColumn="0" w:lastRowLastColumn="0"/>
            <w:tcW w:w="846" w:type="dxa"/>
          </w:tcPr>
          <w:p w14:paraId="21962207" w14:textId="5D360F89"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20</w:t>
            </w:r>
          </w:p>
        </w:tc>
        <w:tc>
          <w:tcPr>
            <w:tcW w:w="2410" w:type="dxa"/>
          </w:tcPr>
          <w:p w14:paraId="17A41946" w14:textId="24F5044A"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MCU pins connector</w:t>
            </w:r>
          </w:p>
        </w:tc>
        <w:tc>
          <w:tcPr>
            <w:tcW w:w="5806" w:type="dxa"/>
          </w:tcPr>
          <w:p w14:paraId="0D6A44C9" w14:textId="62DD265D" w:rsidR="00505430" w:rsidRPr="00C36EB8" w:rsidRDefault="00DA725E" w:rsidP="00C36EB8">
            <w:pPr>
              <w:pStyle w:val="Style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all the MCU I/O ports are accessible on expansion connectors for further expansion</w:t>
            </w:r>
          </w:p>
        </w:tc>
      </w:tr>
      <w:tr w:rsidR="00C36EB8" w:rsidRPr="00C36EB8" w14:paraId="01131B5F" w14:textId="77777777" w:rsidTr="00AA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1C72132" w14:textId="7DFEF3DA"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21</w:t>
            </w:r>
          </w:p>
        </w:tc>
        <w:tc>
          <w:tcPr>
            <w:tcW w:w="2410" w:type="dxa"/>
          </w:tcPr>
          <w:p w14:paraId="4F511996" w14:textId="4088D5AB"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b w:val="0"/>
                <w:bCs w:val="0"/>
                <w:color w:val="auto"/>
              </w:rPr>
            </w:pPr>
            <w:r w:rsidRPr="00C36EB8">
              <w:rPr>
                <w:rFonts w:asciiTheme="majorHAnsi" w:hAnsiTheme="majorHAnsi" w:cstheme="majorHAnsi"/>
                <w:color w:val="auto"/>
              </w:rPr>
              <w:t>5V DC jack</w:t>
            </w:r>
          </w:p>
        </w:tc>
        <w:tc>
          <w:tcPr>
            <w:tcW w:w="5806" w:type="dxa"/>
          </w:tcPr>
          <w:p w14:paraId="754F5F97" w14:textId="77777777"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
        </w:tc>
      </w:tr>
      <w:tr w:rsidR="00C36EB8" w:rsidRPr="00C36EB8" w14:paraId="353DE02B" w14:textId="77777777" w:rsidTr="00AA7741">
        <w:tc>
          <w:tcPr>
            <w:cnfStyle w:val="001000000000" w:firstRow="0" w:lastRow="0" w:firstColumn="1" w:lastColumn="0" w:oddVBand="0" w:evenVBand="0" w:oddHBand="0" w:evenHBand="0" w:firstRowFirstColumn="0" w:firstRowLastColumn="0" w:lastRowFirstColumn="0" w:lastRowLastColumn="0"/>
            <w:tcW w:w="846" w:type="dxa"/>
          </w:tcPr>
          <w:p w14:paraId="29F94D8F" w14:textId="38DDE06A"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22</w:t>
            </w:r>
          </w:p>
        </w:tc>
        <w:tc>
          <w:tcPr>
            <w:tcW w:w="2410" w:type="dxa"/>
          </w:tcPr>
          <w:p w14:paraId="5C212A62" w14:textId="639EB4C9"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5V/3.3V power input/output</w:t>
            </w:r>
          </w:p>
        </w:tc>
        <w:tc>
          <w:tcPr>
            <w:tcW w:w="5806" w:type="dxa"/>
          </w:tcPr>
          <w:p w14:paraId="7F63DDB8" w14:textId="74314A6F" w:rsidR="00505430" w:rsidRPr="00C36EB8" w:rsidRDefault="00DA725E" w:rsidP="00C36EB8">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usually used as power output, also common-grounding with other user board</w:t>
            </w:r>
          </w:p>
        </w:tc>
      </w:tr>
      <w:tr w:rsidR="00C36EB8" w:rsidRPr="00C36EB8" w14:paraId="57729578" w14:textId="77777777" w:rsidTr="00AA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04AE33" w14:textId="32F723D7"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23</w:t>
            </w:r>
          </w:p>
        </w:tc>
        <w:tc>
          <w:tcPr>
            <w:tcW w:w="2410" w:type="dxa"/>
          </w:tcPr>
          <w:p w14:paraId="4C9B8AB5" w14:textId="3D96C0E0"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Power supply switch</w:t>
            </w:r>
          </w:p>
        </w:tc>
        <w:tc>
          <w:tcPr>
            <w:tcW w:w="5806" w:type="dxa"/>
          </w:tcPr>
          <w:p w14:paraId="062513BB" w14:textId="492FD409" w:rsidR="00505430" w:rsidRPr="00C36EB8" w:rsidRDefault="00DA725E" w:rsidP="00C36EB8">
            <w:pPr>
              <w:pStyle w:val="Style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 powered from 5VDC OR USB connection of the USART1</w:t>
            </w:r>
          </w:p>
        </w:tc>
      </w:tr>
      <w:tr w:rsidR="00C36EB8" w:rsidRPr="00C36EB8" w14:paraId="23057E65" w14:textId="77777777" w:rsidTr="00AA7741">
        <w:tc>
          <w:tcPr>
            <w:cnfStyle w:val="001000000000" w:firstRow="0" w:lastRow="0" w:firstColumn="1" w:lastColumn="0" w:oddVBand="0" w:evenVBand="0" w:oddHBand="0" w:evenHBand="0" w:firstRowFirstColumn="0" w:firstRowLastColumn="0" w:lastRowFirstColumn="0" w:lastRowLastColumn="0"/>
            <w:tcW w:w="846" w:type="dxa"/>
          </w:tcPr>
          <w:p w14:paraId="7558AFB2" w14:textId="40AFE0D2"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24</w:t>
            </w:r>
          </w:p>
        </w:tc>
        <w:tc>
          <w:tcPr>
            <w:tcW w:w="2410" w:type="dxa"/>
          </w:tcPr>
          <w:p w14:paraId="6659299C" w14:textId="6EDFBE5C"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CP2102</w:t>
            </w:r>
          </w:p>
        </w:tc>
        <w:tc>
          <w:tcPr>
            <w:tcW w:w="5806" w:type="dxa"/>
          </w:tcPr>
          <w:p w14:paraId="059E3FE2" w14:textId="5869732B" w:rsidR="00505430" w:rsidRPr="00C36EB8" w:rsidRDefault="00DA725E" w:rsidP="00C36EB8">
            <w:pPr>
              <w:pStyle w:val="Style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 USB to UART convertor</w:t>
            </w:r>
          </w:p>
        </w:tc>
      </w:tr>
      <w:tr w:rsidR="00C36EB8" w:rsidRPr="00C36EB8" w14:paraId="244212B5" w14:textId="77777777" w:rsidTr="00AA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64494D5" w14:textId="3650A59E"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25</w:t>
            </w:r>
          </w:p>
        </w:tc>
        <w:tc>
          <w:tcPr>
            <w:tcW w:w="2410" w:type="dxa"/>
          </w:tcPr>
          <w:p w14:paraId="500E8CBD" w14:textId="0B9F016C"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LEDs</w:t>
            </w:r>
          </w:p>
        </w:tc>
        <w:tc>
          <w:tcPr>
            <w:tcW w:w="5806" w:type="dxa"/>
          </w:tcPr>
          <w:p w14:paraId="593A14F0" w14:textId="62EC72D5" w:rsidR="00505430" w:rsidRPr="00C36EB8" w:rsidRDefault="00DA725E" w:rsidP="00C36EB8">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convenient for indicating I/O status and/or program running state</w:t>
            </w:r>
          </w:p>
        </w:tc>
      </w:tr>
      <w:tr w:rsidR="00C36EB8" w:rsidRPr="00C36EB8" w14:paraId="43731F5D" w14:textId="77777777" w:rsidTr="00AA7741">
        <w:tc>
          <w:tcPr>
            <w:cnfStyle w:val="001000000000" w:firstRow="0" w:lastRow="0" w:firstColumn="1" w:lastColumn="0" w:oddVBand="0" w:evenVBand="0" w:oddHBand="0" w:evenHBand="0" w:firstRowFirstColumn="0" w:firstRowLastColumn="0" w:lastRowFirstColumn="0" w:lastRowLastColumn="0"/>
            <w:tcW w:w="846" w:type="dxa"/>
          </w:tcPr>
          <w:p w14:paraId="4FA335F9" w14:textId="4EEE6342"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26</w:t>
            </w:r>
          </w:p>
        </w:tc>
        <w:tc>
          <w:tcPr>
            <w:tcW w:w="2410" w:type="dxa"/>
          </w:tcPr>
          <w:p w14:paraId="435A7663" w14:textId="75D3DFF5"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Joystick</w:t>
            </w:r>
          </w:p>
        </w:tc>
        <w:tc>
          <w:tcPr>
            <w:tcW w:w="5806" w:type="dxa"/>
          </w:tcPr>
          <w:p w14:paraId="007C8125" w14:textId="15D5984E" w:rsidR="00505430" w:rsidRPr="00C36EB8" w:rsidRDefault="00DA725E" w:rsidP="00C36EB8">
            <w:pPr>
              <w:pStyle w:val="Style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five positions</w:t>
            </w:r>
          </w:p>
        </w:tc>
      </w:tr>
      <w:tr w:rsidR="00C36EB8" w:rsidRPr="00C36EB8" w14:paraId="00DF0858" w14:textId="77777777" w:rsidTr="00AA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565A2CE" w14:textId="2A62B20B"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27</w:t>
            </w:r>
          </w:p>
        </w:tc>
        <w:tc>
          <w:tcPr>
            <w:tcW w:w="2410" w:type="dxa"/>
          </w:tcPr>
          <w:p w14:paraId="77236D48" w14:textId="0D667701"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WAKE UP button</w:t>
            </w:r>
          </w:p>
        </w:tc>
        <w:tc>
          <w:tcPr>
            <w:tcW w:w="5806" w:type="dxa"/>
          </w:tcPr>
          <w:p w14:paraId="2524690E" w14:textId="7B33AF2F" w:rsidR="00505430" w:rsidRPr="00C36EB8" w:rsidRDefault="00DA725E" w:rsidP="00C36EB8">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 used as regular button, and/or wake up the STM32 MCU from sleep</w:t>
            </w:r>
          </w:p>
        </w:tc>
      </w:tr>
      <w:tr w:rsidR="00C36EB8" w:rsidRPr="00C36EB8" w14:paraId="63F71EED" w14:textId="77777777" w:rsidTr="00AA7741">
        <w:tc>
          <w:tcPr>
            <w:cnfStyle w:val="001000000000" w:firstRow="0" w:lastRow="0" w:firstColumn="1" w:lastColumn="0" w:oddVBand="0" w:evenVBand="0" w:oddHBand="0" w:evenHBand="0" w:firstRowFirstColumn="0" w:firstRowLastColumn="0" w:lastRowFirstColumn="0" w:lastRowLastColumn="0"/>
            <w:tcW w:w="846" w:type="dxa"/>
          </w:tcPr>
          <w:p w14:paraId="64417195" w14:textId="27552C62"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28</w:t>
            </w:r>
          </w:p>
        </w:tc>
        <w:tc>
          <w:tcPr>
            <w:tcW w:w="2410" w:type="dxa"/>
          </w:tcPr>
          <w:p w14:paraId="3DAF4921" w14:textId="3D3C9D7E"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rPr>
            </w:pPr>
            <w:r w:rsidRPr="00C36EB8">
              <w:rPr>
                <w:rFonts w:asciiTheme="majorHAnsi" w:hAnsiTheme="majorHAnsi" w:cstheme="majorHAnsi"/>
                <w:color w:val="auto"/>
              </w:rPr>
              <w:t>Reset button</w:t>
            </w:r>
          </w:p>
        </w:tc>
        <w:tc>
          <w:tcPr>
            <w:tcW w:w="5806" w:type="dxa"/>
          </w:tcPr>
          <w:p w14:paraId="08955554" w14:textId="77777777"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p>
        </w:tc>
      </w:tr>
      <w:tr w:rsidR="00C36EB8" w:rsidRPr="00C36EB8" w14:paraId="4EEBA5D3" w14:textId="77777777" w:rsidTr="00AA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30327BC" w14:textId="09948405"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29</w:t>
            </w:r>
          </w:p>
        </w:tc>
        <w:tc>
          <w:tcPr>
            <w:tcW w:w="2410" w:type="dxa"/>
          </w:tcPr>
          <w:p w14:paraId="1B181617" w14:textId="45EB4AAC"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Style w:val="lev"/>
                <w:rFonts w:asciiTheme="majorHAnsi" w:eastAsia="Times New Roman" w:hAnsiTheme="majorHAnsi" w:cstheme="majorHAnsi"/>
                <w:b w:val="0"/>
                <w:bCs w:val="0"/>
                <w:color w:val="auto"/>
                <w:lang w:eastAsia="fr-FR"/>
              </w:rPr>
            </w:pPr>
            <w:r w:rsidRPr="00C36EB8">
              <w:rPr>
                <w:rFonts w:asciiTheme="majorHAnsi" w:eastAsia="Times New Roman" w:hAnsiTheme="majorHAnsi" w:cstheme="majorHAnsi"/>
                <w:color w:val="auto"/>
                <w:lang w:eastAsia="fr-FR"/>
              </w:rPr>
              <w:t>USART1 jumper</w:t>
            </w:r>
          </w:p>
        </w:tc>
        <w:tc>
          <w:tcPr>
            <w:tcW w:w="5806" w:type="dxa"/>
          </w:tcPr>
          <w:p w14:paraId="06142C14" w14:textId="77777777"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
        </w:tc>
      </w:tr>
      <w:tr w:rsidR="00C36EB8" w:rsidRPr="00C36EB8" w14:paraId="13F32367" w14:textId="77777777" w:rsidTr="00AA7741">
        <w:tc>
          <w:tcPr>
            <w:cnfStyle w:val="001000000000" w:firstRow="0" w:lastRow="0" w:firstColumn="1" w:lastColumn="0" w:oddVBand="0" w:evenVBand="0" w:oddHBand="0" w:evenHBand="0" w:firstRowFirstColumn="0" w:firstRowLastColumn="0" w:lastRowFirstColumn="0" w:lastRowLastColumn="0"/>
            <w:tcW w:w="846" w:type="dxa"/>
          </w:tcPr>
          <w:p w14:paraId="2D660179" w14:textId="2199742F"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30</w:t>
            </w:r>
          </w:p>
        </w:tc>
        <w:tc>
          <w:tcPr>
            <w:tcW w:w="2410" w:type="dxa"/>
          </w:tcPr>
          <w:p w14:paraId="3D535054" w14:textId="7D75BB30"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fr-FR"/>
              </w:rPr>
            </w:pPr>
            <w:r w:rsidRPr="00C36EB8">
              <w:rPr>
                <w:rStyle w:val="lev"/>
                <w:rFonts w:asciiTheme="majorHAnsi" w:hAnsiTheme="majorHAnsi" w:cstheme="majorHAnsi"/>
                <w:b w:val="0"/>
                <w:bCs w:val="0"/>
                <w:color w:val="auto"/>
                <w:shd w:val="clear" w:color="auto" w:fill="FFFFFF"/>
              </w:rPr>
              <w:t>LED jumper</w:t>
            </w:r>
          </w:p>
        </w:tc>
        <w:tc>
          <w:tcPr>
            <w:tcW w:w="5806" w:type="dxa"/>
          </w:tcPr>
          <w:p w14:paraId="680646C9" w14:textId="0D26E155" w:rsidR="00DA725E" w:rsidRPr="00C36EB8" w:rsidRDefault="00DA725E" w:rsidP="00D52A39">
            <w:pPr>
              <w:pStyle w:val="Style1"/>
              <w:numPr>
                <w:ilvl w:val="0"/>
                <w:numId w:val="51"/>
              </w:num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fr-FR"/>
              </w:rPr>
            </w:pPr>
            <w:r w:rsidRPr="00C36EB8">
              <w:rPr>
                <w:rFonts w:asciiTheme="majorHAnsi" w:eastAsia="Times New Roman" w:hAnsiTheme="majorHAnsi" w:cstheme="majorHAnsi"/>
                <w:color w:val="auto"/>
                <w:lang w:eastAsia="fr-FR"/>
              </w:rPr>
              <w:t>short the jumper to connect to default I/Os used in example code</w:t>
            </w:r>
          </w:p>
          <w:p w14:paraId="403D8A65" w14:textId="3E050412" w:rsidR="00505430" w:rsidRPr="00C36EB8" w:rsidRDefault="00DA725E" w:rsidP="00D52A39">
            <w:pPr>
              <w:pStyle w:val="Style1"/>
              <w:numPr>
                <w:ilvl w:val="0"/>
                <w:numId w:val="51"/>
              </w:num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fr-FR"/>
              </w:rPr>
            </w:pPr>
            <w:r w:rsidRPr="00C36EB8">
              <w:rPr>
                <w:rFonts w:asciiTheme="majorHAnsi" w:eastAsia="Times New Roman" w:hAnsiTheme="majorHAnsi" w:cstheme="majorHAnsi"/>
                <w:color w:val="auto"/>
                <w:lang w:eastAsia="fr-FR"/>
              </w:rPr>
              <w:t>open the jumper to connect to custom I/Os via jumper wires</w:t>
            </w:r>
          </w:p>
        </w:tc>
      </w:tr>
      <w:tr w:rsidR="00C36EB8" w:rsidRPr="00C36EB8" w14:paraId="2ED68D82" w14:textId="77777777" w:rsidTr="00AA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EF56288" w14:textId="170AE3AD"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31</w:t>
            </w:r>
          </w:p>
        </w:tc>
        <w:tc>
          <w:tcPr>
            <w:tcW w:w="2410" w:type="dxa"/>
          </w:tcPr>
          <w:p w14:paraId="66D1C97B" w14:textId="1B4FC334"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Style w:val="lev"/>
                <w:rFonts w:asciiTheme="majorHAnsi" w:hAnsiTheme="majorHAnsi" w:cstheme="majorHAnsi"/>
                <w:b w:val="0"/>
                <w:bCs w:val="0"/>
                <w:color w:val="auto"/>
              </w:rPr>
              <w:t>KEY jumper</w:t>
            </w:r>
          </w:p>
        </w:tc>
        <w:tc>
          <w:tcPr>
            <w:tcW w:w="5806" w:type="dxa"/>
          </w:tcPr>
          <w:p w14:paraId="56102FF1" w14:textId="654FA86F" w:rsidR="00DA725E" w:rsidRPr="00C36EB8" w:rsidRDefault="00DA725E" w:rsidP="00D52A39">
            <w:pPr>
              <w:pStyle w:val="Style1"/>
              <w:numPr>
                <w:ilvl w:val="0"/>
                <w:numId w:val="52"/>
              </w:num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short the jumper to connect to default I/Os used in example code</w:t>
            </w:r>
          </w:p>
          <w:p w14:paraId="192B57DE" w14:textId="145BA48F" w:rsidR="00505430" w:rsidRPr="00C36EB8" w:rsidRDefault="00DA725E" w:rsidP="00D52A39">
            <w:pPr>
              <w:pStyle w:val="Style1"/>
              <w:numPr>
                <w:ilvl w:val="0"/>
                <w:numId w:val="52"/>
              </w:num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 xml:space="preserve">open the jumper to connect to custom I/Os via </w:t>
            </w:r>
            <w:r w:rsidRPr="00C36EB8">
              <w:rPr>
                <w:rFonts w:asciiTheme="majorHAnsi" w:hAnsiTheme="majorHAnsi" w:cstheme="majorHAnsi"/>
                <w:color w:val="auto"/>
              </w:rPr>
              <w:lastRenderedPageBreak/>
              <w:t>jumper wires</w:t>
            </w:r>
          </w:p>
        </w:tc>
      </w:tr>
      <w:tr w:rsidR="00C36EB8" w:rsidRPr="00C36EB8" w14:paraId="76E8C324" w14:textId="77777777" w:rsidTr="00AA7741">
        <w:tc>
          <w:tcPr>
            <w:cnfStyle w:val="001000000000" w:firstRow="0" w:lastRow="0" w:firstColumn="1" w:lastColumn="0" w:oddVBand="0" w:evenVBand="0" w:oddHBand="0" w:evenHBand="0" w:firstRowFirstColumn="0" w:firstRowLastColumn="0" w:lastRowFirstColumn="0" w:lastRowLastColumn="0"/>
            <w:tcW w:w="846" w:type="dxa"/>
          </w:tcPr>
          <w:p w14:paraId="54084CE7" w14:textId="17CD2AF5"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lastRenderedPageBreak/>
              <w:t>32</w:t>
            </w:r>
          </w:p>
        </w:tc>
        <w:tc>
          <w:tcPr>
            <w:tcW w:w="2410" w:type="dxa"/>
          </w:tcPr>
          <w:p w14:paraId="5D7B2909" w14:textId="6AFFD922"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sz w:val="22"/>
                <w:szCs w:val="22"/>
                <w:shd w:val="clear" w:color="auto" w:fill="FFFFFF"/>
              </w:rPr>
            </w:pPr>
            <w:r w:rsidRPr="00C36EB8">
              <w:rPr>
                <w:rStyle w:val="lev"/>
                <w:rFonts w:asciiTheme="majorHAnsi" w:hAnsiTheme="majorHAnsi" w:cstheme="majorHAnsi"/>
                <w:b w:val="0"/>
                <w:bCs w:val="0"/>
                <w:color w:val="auto"/>
                <w:sz w:val="22"/>
                <w:szCs w:val="22"/>
                <w:shd w:val="clear" w:color="auto" w:fill="FFFFFF"/>
              </w:rPr>
              <w:t>Arduino jumper</w:t>
            </w:r>
          </w:p>
        </w:tc>
        <w:tc>
          <w:tcPr>
            <w:tcW w:w="5806" w:type="dxa"/>
          </w:tcPr>
          <w:p w14:paraId="11813D7E" w14:textId="1B061705" w:rsidR="00DA725E" w:rsidRPr="00C36EB8" w:rsidRDefault="00DA725E" w:rsidP="00D52A39">
            <w:pPr>
              <w:pStyle w:val="Style1"/>
              <w:numPr>
                <w:ilvl w:val="0"/>
                <w:numId w:val="53"/>
              </w:num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fr-FR"/>
              </w:rPr>
            </w:pPr>
            <w:r w:rsidRPr="00C36EB8">
              <w:rPr>
                <w:rFonts w:asciiTheme="majorHAnsi" w:eastAsia="Times New Roman" w:hAnsiTheme="majorHAnsi" w:cstheme="majorHAnsi"/>
                <w:color w:val="auto"/>
                <w:lang w:eastAsia="fr-FR"/>
              </w:rPr>
              <w:t>short the upper pins, A4, A5 is used as AD function</w:t>
            </w:r>
          </w:p>
          <w:p w14:paraId="58E2266B" w14:textId="5AE884C6" w:rsidR="00505430" w:rsidRPr="00C36EB8" w:rsidRDefault="00DA725E" w:rsidP="00D52A39">
            <w:pPr>
              <w:pStyle w:val="Style1"/>
              <w:numPr>
                <w:ilvl w:val="0"/>
                <w:numId w:val="53"/>
              </w:num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fr-FR"/>
              </w:rPr>
            </w:pPr>
            <w:r w:rsidRPr="00C36EB8">
              <w:rPr>
                <w:rFonts w:asciiTheme="majorHAnsi" w:eastAsia="Times New Roman" w:hAnsiTheme="majorHAnsi" w:cstheme="majorHAnsi"/>
                <w:color w:val="auto"/>
                <w:lang w:eastAsia="fr-FR"/>
              </w:rPr>
              <w:t>short the lower pins, A4, A5 is used as I2C function</w:t>
            </w:r>
          </w:p>
        </w:tc>
      </w:tr>
    </w:tbl>
    <w:p w14:paraId="339A8BCF" w14:textId="5AEEE5E8" w:rsidR="00505430" w:rsidRDefault="00505430" w:rsidP="00387B93">
      <w:pPr>
        <w:pStyle w:val="Style1"/>
        <w:ind w:firstLine="360"/>
      </w:pPr>
    </w:p>
    <w:p w14:paraId="49A16BBF" w14:textId="2730F0B4" w:rsidR="00AA7741" w:rsidRPr="000F23C7" w:rsidRDefault="00EA2B26" w:rsidP="00D52A39">
      <w:pPr>
        <w:pStyle w:val="Style1"/>
        <w:numPr>
          <w:ilvl w:val="0"/>
          <w:numId w:val="16"/>
        </w:numPr>
        <w:rPr>
          <w:b/>
          <w:bCs/>
          <w:sz w:val="28"/>
          <w:szCs w:val="28"/>
        </w:rPr>
      </w:pPr>
      <w:r>
        <w:rPr>
          <w:noProof/>
          <w:lang w:eastAsia="fr-FR"/>
        </w:rPr>
        <w:drawing>
          <wp:anchor distT="0" distB="0" distL="114300" distR="114300" simplePos="0" relativeHeight="251660288" behindDoc="0" locked="0" layoutInCell="1" allowOverlap="1" wp14:anchorId="40834F9B" wp14:editId="13A24A82">
            <wp:simplePos x="0" y="0"/>
            <wp:positionH relativeFrom="margin">
              <wp:posOffset>1214755</wp:posOffset>
            </wp:positionH>
            <wp:positionV relativeFrom="paragraph">
              <wp:posOffset>247650</wp:posOffset>
            </wp:positionV>
            <wp:extent cx="3265170" cy="2360668"/>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reH743I-intro.jpg"/>
                    <pic:cNvPicPr/>
                  </pic:nvPicPr>
                  <pic:blipFill>
                    <a:blip r:embed="rId31">
                      <a:extLst>
                        <a:ext uri="{28A0092B-C50C-407E-A947-70E740481C1C}">
                          <a14:useLocalDpi xmlns:a14="http://schemas.microsoft.com/office/drawing/2010/main" val="0"/>
                        </a:ext>
                      </a:extLst>
                    </a:blip>
                    <a:stretch>
                      <a:fillRect/>
                    </a:stretch>
                  </pic:blipFill>
                  <pic:spPr>
                    <a:xfrm>
                      <a:off x="0" y="0"/>
                      <a:ext cx="3265170" cy="2360668"/>
                    </a:xfrm>
                    <a:prstGeom prst="rect">
                      <a:avLst/>
                    </a:prstGeom>
                  </pic:spPr>
                </pic:pic>
              </a:graphicData>
            </a:graphic>
            <wp14:sizeRelH relativeFrom="margin">
              <wp14:pctWidth>0</wp14:pctWidth>
            </wp14:sizeRelH>
            <wp14:sizeRelV relativeFrom="margin">
              <wp14:pctHeight>0</wp14:pctHeight>
            </wp14:sizeRelV>
          </wp:anchor>
        </w:drawing>
      </w:r>
      <w:r w:rsidR="00AA7741" w:rsidRPr="000F23C7">
        <w:rPr>
          <w:b/>
          <w:bCs/>
          <w:sz w:val="28"/>
          <w:szCs w:val="28"/>
        </w:rPr>
        <w:t>CoreH743I</w:t>
      </w:r>
    </w:p>
    <w:p w14:paraId="4FDB141E" w14:textId="4682E8FC" w:rsidR="00AA7741" w:rsidRDefault="00AA7741" w:rsidP="00AA7741">
      <w:pPr>
        <w:pStyle w:val="Style1"/>
        <w:ind w:left="720"/>
      </w:pPr>
    </w:p>
    <w:p w14:paraId="4AF2508D" w14:textId="77777777" w:rsidR="00505430" w:rsidRDefault="00505430" w:rsidP="00387B93">
      <w:pPr>
        <w:pStyle w:val="Style1"/>
        <w:ind w:firstLine="360"/>
      </w:pPr>
    </w:p>
    <w:p w14:paraId="4D090E95" w14:textId="77777777" w:rsidR="00505430" w:rsidRDefault="00505430" w:rsidP="00387B93">
      <w:pPr>
        <w:pStyle w:val="Style1"/>
        <w:ind w:firstLine="360"/>
      </w:pPr>
    </w:p>
    <w:p w14:paraId="6F815067" w14:textId="77777777" w:rsidR="00505430" w:rsidRDefault="00505430" w:rsidP="00387B93">
      <w:pPr>
        <w:pStyle w:val="Style1"/>
        <w:ind w:firstLine="360"/>
      </w:pPr>
    </w:p>
    <w:p w14:paraId="4EF67D4C" w14:textId="77777777" w:rsidR="00505430" w:rsidRDefault="00505430" w:rsidP="00387B93">
      <w:pPr>
        <w:pStyle w:val="Style1"/>
        <w:ind w:firstLine="360"/>
      </w:pPr>
    </w:p>
    <w:p w14:paraId="2DDB9C3F" w14:textId="1B8EE51C" w:rsidR="00BD726B" w:rsidRDefault="00BD726B" w:rsidP="00EA2B26">
      <w:pPr>
        <w:pStyle w:val="Style1"/>
      </w:pPr>
    </w:p>
    <w:p w14:paraId="53F83418" w14:textId="77777777" w:rsidR="00EA2B26" w:rsidRDefault="00EA2B26" w:rsidP="00EA2B26">
      <w:pPr>
        <w:pStyle w:val="Style1"/>
      </w:pPr>
    </w:p>
    <w:p w14:paraId="481F1785" w14:textId="0ABB83F8" w:rsidR="00BD726B" w:rsidRDefault="00BD726B" w:rsidP="00387B93">
      <w:pPr>
        <w:pStyle w:val="Style1"/>
        <w:ind w:firstLine="360"/>
      </w:pPr>
      <w:r>
        <w:t>Composants du CoreH743I</w:t>
      </w:r>
    </w:p>
    <w:tbl>
      <w:tblPr>
        <w:tblStyle w:val="TableauGrille6Couleur-Accentuation1"/>
        <w:tblW w:w="0" w:type="auto"/>
        <w:tblLook w:val="04A0" w:firstRow="1" w:lastRow="0" w:firstColumn="1" w:lastColumn="0" w:noHBand="0" w:noVBand="1"/>
      </w:tblPr>
      <w:tblGrid>
        <w:gridCol w:w="763"/>
        <w:gridCol w:w="2351"/>
        <w:gridCol w:w="5948"/>
      </w:tblGrid>
      <w:tr w:rsidR="000F23C7" w:rsidRPr="000F23C7" w14:paraId="39B4DA2C" w14:textId="77777777" w:rsidTr="000F2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14:paraId="31C6F40B" w14:textId="4B3EE67E" w:rsidR="000F23C7" w:rsidRPr="000F23C7" w:rsidRDefault="000F23C7" w:rsidP="000F23C7">
            <w:pPr>
              <w:pStyle w:val="Style1"/>
              <w:spacing w:line="276" w:lineRule="auto"/>
              <w:rPr>
                <w:rFonts w:asciiTheme="majorHAnsi" w:hAnsiTheme="majorHAnsi" w:cstheme="majorHAnsi"/>
                <w:color w:val="auto"/>
              </w:rPr>
            </w:pPr>
            <w:r w:rsidRPr="000F23C7">
              <w:rPr>
                <w:rFonts w:asciiTheme="majorHAnsi" w:hAnsiTheme="majorHAnsi" w:cstheme="majorHAnsi"/>
                <w:color w:val="auto"/>
              </w:rPr>
              <w:t>N°</w:t>
            </w:r>
          </w:p>
        </w:tc>
        <w:tc>
          <w:tcPr>
            <w:tcW w:w="2351" w:type="dxa"/>
          </w:tcPr>
          <w:p w14:paraId="388D1334" w14:textId="48E8C5DB" w:rsidR="000F23C7" w:rsidRPr="000F23C7" w:rsidRDefault="000F23C7" w:rsidP="000F23C7">
            <w:pPr>
              <w:pStyle w:val="Style1"/>
              <w:spacing w:line="276"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Nom de composant</w:t>
            </w:r>
          </w:p>
        </w:tc>
        <w:tc>
          <w:tcPr>
            <w:tcW w:w="5948" w:type="dxa"/>
          </w:tcPr>
          <w:p w14:paraId="17267721" w14:textId="4A13F03F" w:rsidR="000F23C7" w:rsidRPr="000F23C7" w:rsidRDefault="000F23C7" w:rsidP="000F23C7">
            <w:pPr>
              <w:pStyle w:val="Style1"/>
              <w:spacing w:line="276"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xml:space="preserve">Description </w:t>
            </w:r>
          </w:p>
        </w:tc>
      </w:tr>
      <w:tr w:rsidR="000F23C7" w:rsidRPr="000F23C7" w14:paraId="579F5782" w14:textId="77777777" w:rsidTr="000F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14:paraId="1865CB56" w14:textId="5C99F5DF" w:rsidR="00C36EB8" w:rsidRPr="000F23C7" w:rsidRDefault="00C36EB8" w:rsidP="000F23C7">
            <w:pPr>
              <w:pStyle w:val="Style1"/>
              <w:spacing w:line="276" w:lineRule="auto"/>
              <w:rPr>
                <w:rFonts w:asciiTheme="majorHAnsi" w:hAnsiTheme="majorHAnsi" w:cstheme="majorHAnsi"/>
                <w:color w:val="auto"/>
              </w:rPr>
            </w:pPr>
            <w:r w:rsidRPr="000F23C7">
              <w:rPr>
                <w:rFonts w:asciiTheme="majorHAnsi" w:hAnsiTheme="majorHAnsi" w:cstheme="majorHAnsi"/>
                <w:color w:val="auto"/>
              </w:rPr>
              <w:t>1</w:t>
            </w:r>
          </w:p>
        </w:tc>
        <w:tc>
          <w:tcPr>
            <w:tcW w:w="2351" w:type="dxa"/>
          </w:tcPr>
          <w:p w14:paraId="14366ADA" w14:textId="1666D482" w:rsidR="00C36EB8"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STM32H743IIT6</w:t>
            </w:r>
          </w:p>
        </w:tc>
        <w:tc>
          <w:tcPr>
            <w:tcW w:w="5948" w:type="dxa"/>
          </w:tcPr>
          <w:p w14:paraId="01148A4C" w14:textId="77777777" w:rsidR="000F23C7"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the high performance STM32 MCU which features:</w:t>
            </w:r>
          </w:p>
          <w:p w14:paraId="0C0A3D82" w14:textId="77777777" w:rsidR="000F23C7"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b/>
                <w:bCs/>
                <w:color w:val="auto"/>
              </w:rPr>
              <w:t>Core</w:t>
            </w:r>
            <w:r w:rsidRPr="000F23C7">
              <w:rPr>
                <w:rFonts w:asciiTheme="majorHAnsi" w:hAnsiTheme="majorHAnsi" w:cstheme="majorHAnsi"/>
                <w:color w:val="auto"/>
              </w:rPr>
              <w:t>: Cortex-M7 32-bit RISC + double-precision FPU + Chrom-ART graphic accelerator</w:t>
            </w:r>
          </w:p>
          <w:p w14:paraId="7FE66B08" w14:textId="77777777" w:rsidR="000F23C7"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b/>
                <w:bCs/>
                <w:color w:val="auto"/>
              </w:rPr>
              <w:t>Feature</w:t>
            </w:r>
            <w:r w:rsidRPr="000F23C7">
              <w:rPr>
                <w:rFonts w:asciiTheme="majorHAnsi" w:hAnsiTheme="majorHAnsi" w:cstheme="majorHAnsi"/>
                <w:color w:val="auto"/>
              </w:rPr>
              <w:t>: single-cycle DSP instructions</w:t>
            </w:r>
          </w:p>
          <w:p w14:paraId="45A51033" w14:textId="77777777" w:rsidR="000F23C7"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b/>
                <w:bCs/>
                <w:color w:val="auto"/>
              </w:rPr>
              <w:t>Operating Frequency</w:t>
            </w:r>
            <w:r w:rsidRPr="000F23C7">
              <w:rPr>
                <w:rFonts w:asciiTheme="majorHAnsi" w:hAnsiTheme="majorHAnsi" w:cstheme="majorHAnsi"/>
                <w:color w:val="auto"/>
              </w:rPr>
              <w:t>: 480MHz, 1027 DMIPS / 2.14 DMIPS/MHz</w:t>
            </w:r>
          </w:p>
          <w:p w14:paraId="686B412D" w14:textId="77777777" w:rsidR="000F23C7"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b/>
                <w:bCs/>
                <w:color w:val="auto"/>
              </w:rPr>
              <w:t>Operating Voltage</w:t>
            </w:r>
            <w:r w:rsidRPr="000F23C7">
              <w:rPr>
                <w:rFonts w:asciiTheme="majorHAnsi" w:hAnsiTheme="majorHAnsi" w:cstheme="majorHAnsi"/>
                <w:color w:val="auto"/>
              </w:rPr>
              <w:t>: 1.62V-3.6V</w:t>
            </w:r>
          </w:p>
          <w:p w14:paraId="75B05494" w14:textId="77777777" w:rsidR="000F23C7"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b/>
                <w:bCs/>
                <w:color w:val="auto"/>
              </w:rPr>
              <w:t>Package</w:t>
            </w:r>
            <w:r w:rsidRPr="000F23C7">
              <w:rPr>
                <w:rFonts w:asciiTheme="majorHAnsi" w:hAnsiTheme="majorHAnsi" w:cstheme="majorHAnsi"/>
                <w:color w:val="auto"/>
              </w:rPr>
              <w:t>: LQFP176</w:t>
            </w:r>
          </w:p>
          <w:p w14:paraId="08A9ADED" w14:textId="77777777" w:rsidR="000F23C7"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b/>
                <w:bCs/>
                <w:color w:val="auto"/>
              </w:rPr>
              <w:t>Memories</w:t>
            </w:r>
            <w:r w:rsidRPr="000F23C7">
              <w:rPr>
                <w:rFonts w:asciiTheme="majorHAnsi" w:hAnsiTheme="majorHAnsi" w:cstheme="majorHAnsi"/>
                <w:color w:val="auto"/>
              </w:rPr>
              <w:t>: 2MB Flash, 1MB RAM (864KB User+192KB TCM+4KB Backup)</w:t>
            </w:r>
          </w:p>
          <w:p w14:paraId="5072B7B3" w14:textId="77777777" w:rsidR="000F23C7"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b/>
                <w:bCs/>
                <w:color w:val="auto"/>
              </w:rPr>
              <w:t>AD &amp; DA converters</w:t>
            </w:r>
            <w:r w:rsidRPr="000F23C7">
              <w:rPr>
                <w:rFonts w:asciiTheme="majorHAnsi" w:hAnsiTheme="majorHAnsi" w:cstheme="majorHAnsi"/>
                <w:color w:val="auto"/>
              </w:rPr>
              <w:t>: 3 x AD (16-bit); 2 x DA (12-bit)</w:t>
            </w:r>
          </w:p>
          <w:p w14:paraId="5BFE2611" w14:textId="77777777" w:rsidR="000F23C7"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b/>
                <w:bCs/>
                <w:color w:val="auto"/>
              </w:rPr>
              <w:t>Debugging/Programming</w:t>
            </w:r>
            <w:r w:rsidRPr="000F23C7">
              <w:rPr>
                <w:rFonts w:asciiTheme="majorHAnsi" w:hAnsiTheme="majorHAnsi" w:cstheme="majorHAnsi"/>
                <w:color w:val="auto"/>
              </w:rPr>
              <w:t>: supports JTAG/SWD interfaces, supports IAP</w:t>
            </w:r>
          </w:p>
          <w:p w14:paraId="06ADE10D" w14:textId="77777777" w:rsidR="00C36EB8" w:rsidRPr="000F23C7" w:rsidRDefault="00C36EB8"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
        </w:tc>
      </w:tr>
      <w:tr w:rsidR="000F23C7" w:rsidRPr="000F23C7" w14:paraId="3781AECA" w14:textId="77777777" w:rsidTr="000F23C7">
        <w:tc>
          <w:tcPr>
            <w:cnfStyle w:val="001000000000" w:firstRow="0" w:lastRow="0" w:firstColumn="1" w:lastColumn="0" w:oddVBand="0" w:evenVBand="0" w:oddHBand="0" w:evenHBand="0" w:firstRowFirstColumn="0" w:firstRowLastColumn="0" w:lastRowFirstColumn="0" w:lastRowLastColumn="0"/>
            <w:tcW w:w="763" w:type="dxa"/>
          </w:tcPr>
          <w:p w14:paraId="705F451A" w14:textId="197A6087" w:rsidR="00C36EB8" w:rsidRPr="000F23C7" w:rsidRDefault="00C36EB8" w:rsidP="000F23C7">
            <w:pPr>
              <w:pStyle w:val="Style1"/>
              <w:spacing w:line="276" w:lineRule="auto"/>
              <w:rPr>
                <w:rFonts w:asciiTheme="majorHAnsi" w:hAnsiTheme="majorHAnsi" w:cstheme="majorHAnsi"/>
                <w:color w:val="auto"/>
              </w:rPr>
            </w:pPr>
            <w:r w:rsidRPr="000F23C7">
              <w:rPr>
                <w:rFonts w:asciiTheme="majorHAnsi" w:hAnsiTheme="majorHAnsi" w:cstheme="majorHAnsi"/>
                <w:color w:val="auto"/>
              </w:rPr>
              <w:t>2</w:t>
            </w:r>
          </w:p>
        </w:tc>
        <w:tc>
          <w:tcPr>
            <w:tcW w:w="2351" w:type="dxa"/>
          </w:tcPr>
          <w:p w14:paraId="11EAE0EC" w14:textId="5E43B336" w:rsidR="00C36EB8" w:rsidRPr="000F23C7" w:rsidRDefault="000F23C7" w:rsidP="000F23C7">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IC42S16400J / IS42S16400J</w:t>
            </w:r>
          </w:p>
        </w:tc>
        <w:tc>
          <w:tcPr>
            <w:tcW w:w="5948" w:type="dxa"/>
          </w:tcPr>
          <w:p w14:paraId="7AC3758D" w14:textId="0BC9F835" w:rsidR="00C36EB8" w:rsidRPr="000F23C7" w:rsidRDefault="000F23C7" w:rsidP="000F23C7">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SDRAM 1 Meg Bits x 16 Bits x 4 Banks (64-MBIT)</w:t>
            </w:r>
          </w:p>
        </w:tc>
      </w:tr>
      <w:tr w:rsidR="000F23C7" w:rsidRPr="000F23C7" w14:paraId="33BD9418" w14:textId="77777777" w:rsidTr="000F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14:paraId="1B4E9493" w14:textId="06D5DFD5" w:rsidR="00C36EB8" w:rsidRPr="000F23C7" w:rsidRDefault="00C36EB8" w:rsidP="000F23C7">
            <w:pPr>
              <w:pStyle w:val="Style1"/>
              <w:spacing w:line="276" w:lineRule="auto"/>
              <w:rPr>
                <w:rFonts w:asciiTheme="majorHAnsi" w:hAnsiTheme="majorHAnsi" w:cstheme="majorHAnsi"/>
                <w:color w:val="auto"/>
              </w:rPr>
            </w:pPr>
            <w:r w:rsidRPr="000F23C7">
              <w:rPr>
                <w:rFonts w:asciiTheme="majorHAnsi" w:hAnsiTheme="majorHAnsi" w:cstheme="majorHAnsi"/>
                <w:color w:val="auto"/>
              </w:rPr>
              <w:t>3</w:t>
            </w:r>
          </w:p>
        </w:tc>
        <w:tc>
          <w:tcPr>
            <w:tcW w:w="2351" w:type="dxa"/>
          </w:tcPr>
          <w:p w14:paraId="30A6967B" w14:textId="04CB4E7E" w:rsidR="00C36EB8"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xml:space="preserve">STMPS2151STR  </w:t>
            </w:r>
          </w:p>
        </w:tc>
        <w:tc>
          <w:tcPr>
            <w:tcW w:w="5948" w:type="dxa"/>
          </w:tcPr>
          <w:p w14:paraId="01E7C6AD" w14:textId="2CE18F8C" w:rsidR="00C36EB8"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onboard USB power management device</w:t>
            </w:r>
          </w:p>
        </w:tc>
      </w:tr>
      <w:tr w:rsidR="000F23C7" w:rsidRPr="000F23C7" w14:paraId="7241B692" w14:textId="77777777" w:rsidTr="000F23C7">
        <w:tc>
          <w:tcPr>
            <w:cnfStyle w:val="001000000000" w:firstRow="0" w:lastRow="0" w:firstColumn="1" w:lastColumn="0" w:oddVBand="0" w:evenVBand="0" w:oddHBand="0" w:evenHBand="0" w:firstRowFirstColumn="0" w:firstRowLastColumn="0" w:lastRowFirstColumn="0" w:lastRowLastColumn="0"/>
            <w:tcW w:w="763" w:type="dxa"/>
          </w:tcPr>
          <w:p w14:paraId="1B0AA94F" w14:textId="55F8981D" w:rsidR="00C36EB8" w:rsidRPr="000F23C7" w:rsidRDefault="00C36EB8" w:rsidP="000F23C7">
            <w:pPr>
              <w:pStyle w:val="Style1"/>
              <w:spacing w:line="276" w:lineRule="auto"/>
              <w:rPr>
                <w:rFonts w:asciiTheme="majorHAnsi" w:hAnsiTheme="majorHAnsi" w:cstheme="majorHAnsi"/>
                <w:color w:val="auto"/>
              </w:rPr>
            </w:pPr>
            <w:r w:rsidRPr="000F23C7">
              <w:rPr>
                <w:rFonts w:asciiTheme="majorHAnsi" w:hAnsiTheme="majorHAnsi" w:cstheme="majorHAnsi"/>
                <w:color w:val="auto"/>
              </w:rPr>
              <w:t>4</w:t>
            </w:r>
          </w:p>
        </w:tc>
        <w:tc>
          <w:tcPr>
            <w:tcW w:w="2351" w:type="dxa"/>
          </w:tcPr>
          <w:p w14:paraId="030DF9E5" w14:textId="1B030765" w:rsidR="00C36EB8" w:rsidRPr="000F23C7" w:rsidRDefault="000F23C7" w:rsidP="000F23C7">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AMS1117-3.3: </w:t>
            </w:r>
          </w:p>
        </w:tc>
        <w:tc>
          <w:tcPr>
            <w:tcW w:w="5948" w:type="dxa"/>
          </w:tcPr>
          <w:p w14:paraId="4A387087" w14:textId="5E3F63F0" w:rsidR="00C36EB8" w:rsidRPr="000F23C7" w:rsidRDefault="000F23C7" w:rsidP="000F23C7">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3.3V voltage regulator</w:t>
            </w:r>
          </w:p>
        </w:tc>
      </w:tr>
      <w:tr w:rsidR="000F23C7" w:rsidRPr="000F23C7" w14:paraId="521402DD" w14:textId="77777777" w:rsidTr="000F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14:paraId="7A8D4BC1" w14:textId="3CF0710B" w:rsidR="00C36EB8" w:rsidRPr="000F23C7" w:rsidRDefault="00C36EB8" w:rsidP="000F23C7">
            <w:pPr>
              <w:pStyle w:val="Style1"/>
              <w:spacing w:line="276" w:lineRule="auto"/>
              <w:rPr>
                <w:rFonts w:asciiTheme="majorHAnsi" w:hAnsiTheme="majorHAnsi" w:cstheme="majorHAnsi"/>
                <w:color w:val="auto"/>
              </w:rPr>
            </w:pPr>
            <w:r w:rsidRPr="000F23C7">
              <w:rPr>
                <w:rFonts w:asciiTheme="majorHAnsi" w:hAnsiTheme="majorHAnsi" w:cstheme="majorHAnsi"/>
                <w:color w:val="auto"/>
              </w:rPr>
              <w:t>5</w:t>
            </w:r>
          </w:p>
        </w:tc>
        <w:tc>
          <w:tcPr>
            <w:tcW w:w="2351" w:type="dxa"/>
          </w:tcPr>
          <w:p w14:paraId="19A02DCA" w14:textId="4A4A1075" w:rsidR="00C36EB8"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8M crystal</w:t>
            </w:r>
          </w:p>
        </w:tc>
        <w:tc>
          <w:tcPr>
            <w:tcW w:w="5948" w:type="dxa"/>
          </w:tcPr>
          <w:p w14:paraId="31096FD5" w14:textId="77777777" w:rsidR="00C36EB8" w:rsidRPr="000F23C7" w:rsidRDefault="00C36EB8"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
        </w:tc>
      </w:tr>
      <w:tr w:rsidR="000F23C7" w:rsidRPr="000F23C7" w14:paraId="0B0CEB5A" w14:textId="77777777" w:rsidTr="000F23C7">
        <w:tc>
          <w:tcPr>
            <w:cnfStyle w:val="001000000000" w:firstRow="0" w:lastRow="0" w:firstColumn="1" w:lastColumn="0" w:oddVBand="0" w:evenVBand="0" w:oddHBand="0" w:evenHBand="0" w:firstRowFirstColumn="0" w:firstRowLastColumn="0" w:lastRowFirstColumn="0" w:lastRowLastColumn="0"/>
            <w:tcW w:w="763" w:type="dxa"/>
          </w:tcPr>
          <w:p w14:paraId="3A6AD841" w14:textId="6F2D8B09" w:rsidR="00C36EB8" w:rsidRPr="000F23C7" w:rsidRDefault="00C36EB8" w:rsidP="000F23C7">
            <w:pPr>
              <w:pStyle w:val="Style1"/>
              <w:spacing w:line="276" w:lineRule="auto"/>
              <w:rPr>
                <w:rFonts w:asciiTheme="majorHAnsi" w:hAnsiTheme="majorHAnsi" w:cstheme="majorHAnsi"/>
                <w:color w:val="auto"/>
              </w:rPr>
            </w:pPr>
            <w:r w:rsidRPr="000F23C7">
              <w:rPr>
                <w:rFonts w:asciiTheme="majorHAnsi" w:hAnsiTheme="majorHAnsi" w:cstheme="majorHAnsi"/>
                <w:color w:val="auto"/>
              </w:rPr>
              <w:lastRenderedPageBreak/>
              <w:t>6</w:t>
            </w:r>
          </w:p>
        </w:tc>
        <w:tc>
          <w:tcPr>
            <w:tcW w:w="2351" w:type="dxa"/>
          </w:tcPr>
          <w:p w14:paraId="2FF71B84" w14:textId="7304FE6A" w:rsidR="00C36EB8" w:rsidRPr="000F23C7" w:rsidRDefault="000F23C7" w:rsidP="000F23C7">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32.768K crystal</w:t>
            </w:r>
          </w:p>
        </w:tc>
        <w:tc>
          <w:tcPr>
            <w:tcW w:w="5948" w:type="dxa"/>
          </w:tcPr>
          <w:p w14:paraId="35E771FE" w14:textId="16EF0543" w:rsidR="00C36EB8" w:rsidRPr="000F23C7" w:rsidRDefault="000F23C7" w:rsidP="000F23C7">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for internal RTC with calibration</w:t>
            </w:r>
          </w:p>
        </w:tc>
      </w:tr>
      <w:tr w:rsidR="000F23C7" w:rsidRPr="000F23C7" w14:paraId="6D2838BA" w14:textId="77777777" w:rsidTr="000F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14:paraId="76D2A370" w14:textId="413BC285" w:rsidR="00C36EB8" w:rsidRPr="000F23C7" w:rsidRDefault="00C36EB8" w:rsidP="000F23C7">
            <w:pPr>
              <w:pStyle w:val="Style1"/>
              <w:spacing w:line="276" w:lineRule="auto"/>
              <w:rPr>
                <w:rFonts w:asciiTheme="majorHAnsi" w:hAnsiTheme="majorHAnsi" w:cstheme="majorHAnsi"/>
                <w:color w:val="auto"/>
              </w:rPr>
            </w:pPr>
            <w:r w:rsidRPr="000F23C7">
              <w:rPr>
                <w:rFonts w:asciiTheme="majorHAnsi" w:hAnsiTheme="majorHAnsi" w:cstheme="majorHAnsi"/>
                <w:color w:val="auto"/>
              </w:rPr>
              <w:t>7</w:t>
            </w:r>
          </w:p>
        </w:tc>
        <w:tc>
          <w:tcPr>
            <w:tcW w:w="2351" w:type="dxa"/>
          </w:tcPr>
          <w:p w14:paraId="09D4FE8B" w14:textId="5D743EC2" w:rsidR="00C36EB8"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Reset button</w:t>
            </w:r>
          </w:p>
        </w:tc>
        <w:tc>
          <w:tcPr>
            <w:tcW w:w="5948" w:type="dxa"/>
          </w:tcPr>
          <w:p w14:paraId="4B35E1E7" w14:textId="77777777" w:rsidR="00C36EB8" w:rsidRPr="000F23C7" w:rsidRDefault="00C36EB8"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
        </w:tc>
      </w:tr>
      <w:tr w:rsidR="000F23C7" w:rsidRPr="000F23C7" w14:paraId="7C296F26" w14:textId="77777777" w:rsidTr="000F23C7">
        <w:tc>
          <w:tcPr>
            <w:cnfStyle w:val="001000000000" w:firstRow="0" w:lastRow="0" w:firstColumn="1" w:lastColumn="0" w:oddVBand="0" w:evenVBand="0" w:oddHBand="0" w:evenHBand="0" w:firstRowFirstColumn="0" w:firstRowLastColumn="0" w:lastRowFirstColumn="0" w:lastRowLastColumn="0"/>
            <w:tcW w:w="763" w:type="dxa"/>
          </w:tcPr>
          <w:p w14:paraId="62346F87" w14:textId="4031542D" w:rsidR="00C36EB8" w:rsidRPr="000F23C7" w:rsidRDefault="00C36EB8" w:rsidP="000F23C7">
            <w:pPr>
              <w:pStyle w:val="Style1"/>
              <w:spacing w:line="276" w:lineRule="auto"/>
              <w:rPr>
                <w:rFonts w:asciiTheme="majorHAnsi" w:hAnsiTheme="majorHAnsi" w:cstheme="majorHAnsi"/>
                <w:color w:val="auto"/>
              </w:rPr>
            </w:pPr>
            <w:r w:rsidRPr="000F23C7">
              <w:rPr>
                <w:rFonts w:asciiTheme="majorHAnsi" w:hAnsiTheme="majorHAnsi" w:cstheme="majorHAnsi"/>
                <w:color w:val="auto"/>
              </w:rPr>
              <w:t>8</w:t>
            </w:r>
          </w:p>
        </w:tc>
        <w:tc>
          <w:tcPr>
            <w:tcW w:w="2351" w:type="dxa"/>
          </w:tcPr>
          <w:p w14:paraId="10A76EDB" w14:textId="35E9AAA0" w:rsidR="00C36EB8" w:rsidRPr="000F23C7" w:rsidRDefault="000F23C7" w:rsidP="000F23C7">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VBUS LED</w:t>
            </w:r>
          </w:p>
        </w:tc>
        <w:tc>
          <w:tcPr>
            <w:tcW w:w="5948" w:type="dxa"/>
          </w:tcPr>
          <w:p w14:paraId="02546EC0" w14:textId="719C82C8" w:rsidR="00C36EB8" w:rsidRPr="000F23C7" w:rsidRDefault="000F23C7" w:rsidP="000F23C7">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USB port indicator</w:t>
            </w:r>
          </w:p>
        </w:tc>
      </w:tr>
      <w:tr w:rsidR="000F23C7" w:rsidRPr="000F23C7" w14:paraId="083A92C6" w14:textId="77777777" w:rsidTr="000F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14:paraId="16ED0160" w14:textId="3F77149F" w:rsidR="00C36EB8" w:rsidRPr="000F23C7" w:rsidRDefault="00C36EB8" w:rsidP="000F23C7">
            <w:pPr>
              <w:pStyle w:val="Style1"/>
              <w:spacing w:line="276" w:lineRule="auto"/>
              <w:rPr>
                <w:rFonts w:asciiTheme="majorHAnsi" w:hAnsiTheme="majorHAnsi" w:cstheme="majorHAnsi"/>
                <w:color w:val="auto"/>
              </w:rPr>
            </w:pPr>
            <w:r w:rsidRPr="000F23C7">
              <w:rPr>
                <w:rFonts w:asciiTheme="majorHAnsi" w:hAnsiTheme="majorHAnsi" w:cstheme="majorHAnsi"/>
                <w:color w:val="auto"/>
              </w:rPr>
              <w:t>9</w:t>
            </w:r>
          </w:p>
        </w:tc>
        <w:tc>
          <w:tcPr>
            <w:tcW w:w="2351" w:type="dxa"/>
          </w:tcPr>
          <w:p w14:paraId="1D5A8FFA" w14:textId="39520569" w:rsidR="00C36EB8"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PWR LED: </w:t>
            </w:r>
          </w:p>
        </w:tc>
        <w:tc>
          <w:tcPr>
            <w:tcW w:w="5948" w:type="dxa"/>
          </w:tcPr>
          <w:p w14:paraId="365223F7" w14:textId="1AA6669D" w:rsidR="00C36EB8"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Power indicator</w:t>
            </w:r>
          </w:p>
        </w:tc>
      </w:tr>
      <w:tr w:rsidR="000F23C7" w:rsidRPr="000F23C7" w14:paraId="561A2709" w14:textId="77777777" w:rsidTr="000F23C7">
        <w:tc>
          <w:tcPr>
            <w:cnfStyle w:val="001000000000" w:firstRow="0" w:lastRow="0" w:firstColumn="1" w:lastColumn="0" w:oddVBand="0" w:evenVBand="0" w:oddHBand="0" w:evenHBand="0" w:firstRowFirstColumn="0" w:firstRowLastColumn="0" w:lastRowFirstColumn="0" w:lastRowLastColumn="0"/>
            <w:tcW w:w="763" w:type="dxa"/>
          </w:tcPr>
          <w:p w14:paraId="4A1D79D0" w14:textId="565EDC2C" w:rsidR="00C36EB8" w:rsidRPr="000F23C7" w:rsidRDefault="00C36EB8" w:rsidP="000F23C7">
            <w:pPr>
              <w:pStyle w:val="Style1"/>
              <w:spacing w:line="276" w:lineRule="auto"/>
              <w:rPr>
                <w:rFonts w:asciiTheme="majorHAnsi" w:hAnsiTheme="majorHAnsi" w:cstheme="majorHAnsi"/>
                <w:color w:val="auto"/>
              </w:rPr>
            </w:pPr>
            <w:r w:rsidRPr="000F23C7">
              <w:rPr>
                <w:rFonts w:asciiTheme="majorHAnsi" w:hAnsiTheme="majorHAnsi" w:cstheme="majorHAnsi"/>
                <w:color w:val="auto"/>
              </w:rPr>
              <w:t>10</w:t>
            </w:r>
          </w:p>
        </w:tc>
        <w:tc>
          <w:tcPr>
            <w:tcW w:w="2351" w:type="dxa"/>
          </w:tcPr>
          <w:p w14:paraId="67D71021" w14:textId="229CD73F" w:rsidR="00C36EB8" w:rsidRPr="000F23C7" w:rsidRDefault="000F23C7" w:rsidP="000F23C7">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Power supply switch, </w:t>
            </w:r>
          </w:p>
        </w:tc>
        <w:tc>
          <w:tcPr>
            <w:tcW w:w="5948" w:type="dxa"/>
          </w:tcPr>
          <w:p w14:paraId="4092AD96" w14:textId="75FA4C52" w:rsidR="00C36EB8" w:rsidRPr="000F23C7" w:rsidRDefault="000F23C7" w:rsidP="000F23C7">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powered from 5Vin or USB connection</w:t>
            </w:r>
          </w:p>
        </w:tc>
      </w:tr>
      <w:tr w:rsidR="000F23C7" w:rsidRPr="000F23C7" w14:paraId="1449D91A" w14:textId="77777777" w:rsidTr="000F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14:paraId="4458726A" w14:textId="1031579C" w:rsidR="00C36EB8" w:rsidRPr="000F23C7" w:rsidRDefault="00C36EB8" w:rsidP="000F23C7">
            <w:pPr>
              <w:pStyle w:val="Style1"/>
              <w:spacing w:line="276" w:lineRule="auto"/>
              <w:rPr>
                <w:rFonts w:asciiTheme="majorHAnsi" w:hAnsiTheme="majorHAnsi" w:cstheme="majorHAnsi"/>
                <w:color w:val="auto"/>
              </w:rPr>
            </w:pPr>
            <w:r w:rsidRPr="000F23C7">
              <w:rPr>
                <w:rFonts w:asciiTheme="majorHAnsi" w:hAnsiTheme="majorHAnsi" w:cstheme="majorHAnsi"/>
                <w:color w:val="auto"/>
              </w:rPr>
              <w:t>11</w:t>
            </w:r>
          </w:p>
        </w:tc>
        <w:tc>
          <w:tcPr>
            <w:tcW w:w="2351" w:type="dxa"/>
          </w:tcPr>
          <w:p w14:paraId="102A26CD" w14:textId="78B9D34E" w:rsidR="00C36EB8"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Boot mode selection</w:t>
            </w:r>
          </w:p>
        </w:tc>
        <w:tc>
          <w:tcPr>
            <w:tcW w:w="5948" w:type="dxa"/>
          </w:tcPr>
          <w:p w14:paraId="0BEC5F42" w14:textId="30B3EE93" w:rsidR="000F23C7"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for configuring BOOT0 pin</w:t>
            </w:r>
          </w:p>
          <w:p w14:paraId="3C1F353A" w14:textId="77777777" w:rsidR="00C36EB8" w:rsidRPr="000F23C7" w:rsidRDefault="00C36EB8"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
        </w:tc>
      </w:tr>
      <w:tr w:rsidR="000F23C7" w:rsidRPr="000F23C7" w14:paraId="39D577BC" w14:textId="77777777" w:rsidTr="000F23C7">
        <w:tc>
          <w:tcPr>
            <w:cnfStyle w:val="001000000000" w:firstRow="0" w:lastRow="0" w:firstColumn="1" w:lastColumn="0" w:oddVBand="0" w:evenVBand="0" w:oddHBand="0" w:evenHBand="0" w:firstRowFirstColumn="0" w:firstRowLastColumn="0" w:lastRowFirstColumn="0" w:lastRowLastColumn="0"/>
            <w:tcW w:w="763" w:type="dxa"/>
          </w:tcPr>
          <w:p w14:paraId="701A648D" w14:textId="4FFAA40F" w:rsidR="00C36EB8" w:rsidRPr="000F23C7" w:rsidRDefault="00C36EB8" w:rsidP="000F23C7">
            <w:pPr>
              <w:pStyle w:val="Style1"/>
              <w:spacing w:line="276" w:lineRule="auto"/>
              <w:rPr>
                <w:rFonts w:asciiTheme="majorHAnsi" w:hAnsiTheme="majorHAnsi" w:cstheme="majorHAnsi"/>
                <w:color w:val="auto"/>
              </w:rPr>
            </w:pPr>
            <w:r w:rsidRPr="000F23C7">
              <w:rPr>
                <w:rFonts w:asciiTheme="majorHAnsi" w:hAnsiTheme="majorHAnsi" w:cstheme="majorHAnsi"/>
                <w:color w:val="auto"/>
              </w:rPr>
              <w:t>12</w:t>
            </w:r>
          </w:p>
        </w:tc>
        <w:tc>
          <w:tcPr>
            <w:tcW w:w="2351" w:type="dxa"/>
          </w:tcPr>
          <w:p w14:paraId="6004113C" w14:textId="44FB9906" w:rsidR="000F23C7" w:rsidRPr="000F23C7" w:rsidRDefault="000F23C7" w:rsidP="000F23C7">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JTAG/SWD interface</w:t>
            </w:r>
          </w:p>
          <w:p w14:paraId="3F907893" w14:textId="77777777" w:rsidR="00C36EB8" w:rsidRPr="000F23C7" w:rsidRDefault="00C36EB8" w:rsidP="000F23C7">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p>
        </w:tc>
        <w:tc>
          <w:tcPr>
            <w:tcW w:w="5948" w:type="dxa"/>
          </w:tcPr>
          <w:p w14:paraId="246E62EA" w14:textId="07325357" w:rsidR="00C36EB8" w:rsidRPr="000F23C7" w:rsidRDefault="000F23C7" w:rsidP="000F23C7">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for debugging/programming</w:t>
            </w:r>
          </w:p>
        </w:tc>
      </w:tr>
      <w:tr w:rsidR="000F23C7" w:rsidRPr="000F23C7" w14:paraId="17C5D949" w14:textId="77777777" w:rsidTr="000F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14:paraId="4D5F4123" w14:textId="5D74A99E" w:rsidR="00C36EB8" w:rsidRPr="000F23C7" w:rsidRDefault="00C36EB8" w:rsidP="000F23C7">
            <w:pPr>
              <w:pStyle w:val="Style1"/>
              <w:spacing w:line="276" w:lineRule="auto"/>
              <w:rPr>
                <w:rFonts w:asciiTheme="majorHAnsi" w:hAnsiTheme="majorHAnsi" w:cstheme="majorHAnsi"/>
                <w:color w:val="auto"/>
              </w:rPr>
            </w:pPr>
            <w:r w:rsidRPr="000F23C7">
              <w:rPr>
                <w:rFonts w:asciiTheme="majorHAnsi" w:hAnsiTheme="majorHAnsi" w:cstheme="majorHAnsi"/>
                <w:color w:val="auto"/>
              </w:rPr>
              <w:t>13</w:t>
            </w:r>
          </w:p>
        </w:tc>
        <w:tc>
          <w:tcPr>
            <w:tcW w:w="2351" w:type="dxa"/>
          </w:tcPr>
          <w:p w14:paraId="5A52AD63" w14:textId="76919545" w:rsidR="00C36EB8"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USB connector</w:t>
            </w:r>
          </w:p>
        </w:tc>
        <w:tc>
          <w:tcPr>
            <w:tcW w:w="5948" w:type="dxa"/>
          </w:tcPr>
          <w:p w14:paraId="30D2885B" w14:textId="4A1875B9" w:rsidR="00C36EB8"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supports Device and/or Host</w:t>
            </w:r>
          </w:p>
        </w:tc>
      </w:tr>
      <w:tr w:rsidR="000F23C7" w:rsidRPr="000F23C7" w14:paraId="445A5247" w14:textId="77777777" w:rsidTr="000F23C7">
        <w:tc>
          <w:tcPr>
            <w:cnfStyle w:val="001000000000" w:firstRow="0" w:lastRow="0" w:firstColumn="1" w:lastColumn="0" w:oddVBand="0" w:evenVBand="0" w:oddHBand="0" w:evenHBand="0" w:firstRowFirstColumn="0" w:firstRowLastColumn="0" w:lastRowFirstColumn="0" w:lastRowLastColumn="0"/>
            <w:tcW w:w="763" w:type="dxa"/>
          </w:tcPr>
          <w:p w14:paraId="1C2D9146" w14:textId="5F9BE7E4" w:rsidR="00C36EB8" w:rsidRPr="000F23C7" w:rsidRDefault="00C36EB8" w:rsidP="000F23C7">
            <w:pPr>
              <w:pStyle w:val="Style1"/>
              <w:spacing w:line="276" w:lineRule="auto"/>
              <w:rPr>
                <w:rFonts w:asciiTheme="majorHAnsi" w:hAnsiTheme="majorHAnsi" w:cstheme="majorHAnsi"/>
                <w:color w:val="auto"/>
              </w:rPr>
            </w:pPr>
            <w:r w:rsidRPr="000F23C7">
              <w:rPr>
                <w:rFonts w:asciiTheme="majorHAnsi" w:hAnsiTheme="majorHAnsi" w:cstheme="majorHAnsi"/>
                <w:color w:val="auto"/>
              </w:rPr>
              <w:t>14</w:t>
            </w:r>
          </w:p>
        </w:tc>
        <w:tc>
          <w:tcPr>
            <w:tcW w:w="2351" w:type="dxa"/>
          </w:tcPr>
          <w:p w14:paraId="1B2AF669" w14:textId="34DF0CF0" w:rsidR="00C36EB8" w:rsidRPr="000F23C7" w:rsidRDefault="000F23C7" w:rsidP="000F23C7">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MCU pins expander</w:t>
            </w:r>
          </w:p>
        </w:tc>
        <w:tc>
          <w:tcPr>
            <w:tcW w:w="5948" w:type="dxa"/>
          </w:tcPr>
          <w:p w14:paraId="5A3BD4AA" w14:textId="70E94BF2" w:rsidR="00C36EB8" w:rsidRPr="000F23C7" w:rsidRDefault="000F23C7" w:rsidP="000F23C7">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VCC, GND and all the I/O pins are accessible on expansion connectors for furth</w:t>
            </w:r>
            <w:r>
              <w:rPr>
                <w:rFonts w:asciiTheme="majorHAnsi" w:hAnsiTheme="majorHAnsi" w:cstheme="majorHAnsi"/>
                <w:color w:val="auto"/>
              </w:rPr>
              <w:t>er expansion</w:t>
            </w:r>
          </w:p>
        </w:tc>
      </w:tr>
      <w:tr w:rsidR="000F23C7" w:rsidRPr="000F23C7" w14:paraId="0858A67D" w14:textId="77777777" w:rsidTr="000F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14:paraId="5813436F" w14:textId="7B1BF954" w:rsidR="00C36EB8" w:rsidRPr="000F23C7" w:rsidRDefault="00C36EB8" w:rsidP="000F23C7">
            <w:pPr>
              <w:pStyle w:val="Style1"/>
              <w:spacing w:line="276" w:lineRule="auto"/>
              <w:rPr>
                <w:rFonts w:asciiTheme="majorHAnsi" w:hAnsiTheme="majorHAnsi" w:cstheme="majorHAnsi"/>
                <w:color w:val="auto"/>
              </w:rPr>
            </w:pPr>
            <w:r w:rsidRPr="000F23C7">
              <w:rPr>
                <w:rFonts w:asciiTheme="majorHAnsi" w:hAnsiTheme="majorHAnsi" w:cstheme="majorHAnsi"/>
                <w:color w:val="auto"/>
              </w:rPr>
              <w:t>15</w:t>
            </w:r>
          </w:p>
        </w:tc>
        <w:tc>
          <w:tcPr>
            <w:tcW w:w="2351" w:type="dxa"/>
          </w:tcPr>
          <w:p w14:paraId="760EEAC3" w14:textId="58F927EF" w:rsidR="00C36EB8"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xml:space="preserve">POWER jumper </w:t>
            </w:r>
          </w:p>
        </w:tc>
        <w:tc>
          <w:tcPr>
            <w:tcW w:w="5948" w:type="dxa"/>
          </w:tcPr>
          <w:p w14:paraId="35513B31" w14:textId="77777777" w:rsidR="00C36EB8" w:rsidRPr="000F23C7" w:rsidRDefault="00C36EB8"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
        </w:tc>
      </w:tr>
    </w:tbl>
    <w:p w14:paraId="6131AC71" w14:textId="77777777" w:rsidR="00505430" w:rsidRDefault="00505430" w:rsidP="000F23C7">
      <w:pPr>
        <w:pStyle w:val="Style1"/>
      </w:pPr>
    </w:p>
    <w:p w14:paraId="1A0B0406" w14:textId="77777777" w:rsidR="00C52E40" w:rsidRPr="00C52E40" w:rsidRDefault="00C52E40" w:rsidP="00D52A39">
      <w:pPr>
        <w:pStyle w:val="Paragraphedeliste"/>
        <w:numPr>
          <w:ilvl w:val="0"/>
          <w:numId w:val="61"/>
        </w:numPr>
        <w:rPr>
          <w:rFonts w:asciiTheme="majorBidi" w:eastAsia="Microsoft JhengHei" w:hAnsiTheme="majorBidi" w:cstheme="majorBidi"/>
          <w:b/>
          <w:bCs/>
          <w:sz w:val="24"/>
          <w:szCs w:val="24"/>
        </w:rPr>
      </w:pPr>
      <w:r w:rsidRPr="00C52E40">
        <w:rPr>
          <w:rFonts w:asciiTheme="majorBidi" w:eastAsia="Microsoft JhengHei" w:hAnsiTheme="majorBidi" w:cstheme="majorBidi"/>
          <w:b/>
          <w:bCs/>
          <w:sz w:val="24"/>
          <w:szCs w:val="24"/>
        </w:rPr>
        <w:t xml:space="preserve">MOTEUR PAS à PAS (NEMA17) : </w:t>
      </w:r>
    </w:p>
    <w:p w14:paraId="13005A8B" w14:textId="6130025A" w:rsidR="00387B93" w:rsidRDefault="00EA2B26" w:rsidP="00C52E40">
      <w:pPr>
        <w:pStyle w:val="Paragraphedeliste"/>
      </w:pPr>
      <w:r>
        <w:rPr>
          <w:noProof/>
          <w:lang w:eastAsia="fr-FR"/>
        </w:rPr>
        <w:drawing>
          <wp:anchor distT="0" distB="0" distL="114300" distR="114300" simplePos="0" relativeHeight="251630592" behindDoc="0" locked="0" layoutInCell="1" allowOverlap="1" wp14:anchorId="29B64640" wp14:editId="54112A07">
            <wp:simplePos x="0" y="0"/>
            <wp:positionH relativeFrom="margin">
              <wp:posOffset>2033905</wp:posOffset>
            </wp:positionH>
            <wp:positionV relativeFrom="paragraph">
              <wp:posOffset>106680</wp:posOffset>
            </wp:positionV>
            <wp:extent cx="1514475" cy="1150339"/>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32" cstate="print">
                      <a:extLst>
                        <a:ext uri="{28A0092B-C50C-407E-A947-70E740481C1C}">
                          <a14:useLocalDpi xmlns:a14="http://schemas.microsoft.com/office/drawing/2010/main" val="0"/>
                        </a:ext>
                      </a:extLst>
                    </a:blip>
                    <a:srcRect t="10259" r="15382" b="18434"/>
                    <a:stretch/>
                  </pic:blipFill>
                  <pic:spPr bwMode="auto">
                    <a:xfrm>
                      <a:off x="0" y="0"/>
                      <a:ext cx="1514475" cy="11503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9E521A" w14:textId="0ED6CAD5" w:rsidR="00387B93" w:rsidRDefault="00387B93" w:rsidP="00C52E40">
      <w:pPr>
        <w:pStyle w:val="Paragraphedeliste"/>
      </w:pPr>
    </w:p>
    <w:p w14:paraId="47C06D7C" w14:textId="3835CDD7" w:rsidR="00387B93" w:rsidRDefault="00387B93" w:rsidP="00C52E40">
      <w:pPr>
        <w:pStyle w:val="Paragraphedeliste"/>
      </w:pPr>
    </w:p>
    <w:p w14:paraId="5E095E4B" w14:textId="77777777" w:rsidR="00AA7741" w:rsidRDefault="00AA7741" w:rsidP="00C52E40">
      <w:pPr>
        <w:pStyle w:val="Paragraphedeliste"/>
      </w:pPr>
    </w:p>
    <w:p w14:paraId="3C35172C" w14:textId="77777777" w:rsidR="00387B93" w:rsidRDefault="00387B93" w:rsidP="00C52E40">
      <w:pPr>
        <w:pStyle w:val="Paragraphedeliste"/>
      </w:pPr>
    </w:p>
    <w:p w14:paraId="3D064712" w14:textId="44AAC4B4" w:rsidR="00387B93" w:rsidRDefault="00387B93" w:rsidP="00EA2B26"/>
    <w:p w14:paraId="3B6317E2" w14:textId="38AE22A9" w:rsidR="00C52E40" w:rsidRPr="00387B93" w:rsidRDefault="000B21E8" w:rsidP="00EA2B26">
      <w:pPr>
        <w:pStyle w:val="Paragraphedeliste"/>
      </w:pPr>
      <w:r>
        <w:rPr>
          <w:noProof/>
        </w:rPr>
        <w:pict w14:anchorId="72F19355">
          <v:shape id="Zone de texte 4" o:spid="_x0000_s1068" type="#_x0000_t202" style="position:absolute;left:0;text-align:left;margin-left:153.2pt;margin-top:1.45pt;width:162.2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" stroked="f">
            <v:textbox style="mso-fit-shape-to-text:t" inset="0,0,0,0">
              <w:txbxContent>
                <w:p w14:paraId="06302149" w14:textId="3F5D915D" w:rsidR="00F22575" w:rsidRPr="00EA2B26" w:rsidRDefault="00F22575" w:rsidP="00C52E40">
                  <w:pPr>
                    <w:pStyle w:val="Lgende"/>
                    <w:rPr>
                      <w:rFonts w:ascii="Times New Roman" w:hAnsi="Times New Roman" w:cs="Times New Roman"/>
                      <w:noProof/>
                      <w:color w:val="auto"/>
                    </w:rPr>
                  </w:pPr>
                  <w:bookmarkStart w:id="41" w:name="_Toc105167247"/>
                  <w:r w:rsidRPr="00EA2B26">
                    <w:rPr>
                      <w:rFonts w:ascii="Times New Roman" w:hAnsi="Times New Roman" w:cs="Times New Roman"/>
                      <w:color w:val="auto"/>
                    </w:rPr>
                    <w:t xml:space="preserve">Figure </w:t>
                  </w:r>
                  <w:r w:rsidRPr="00EA2B26">
                    <w:rPr>
                      <w:rFonts w:ascii="Times New Roman" w:hAnsi="Times New Roman" w:cs="Times New Roman"/>
                      <w:color w:val="auto"/>
                    </w:rPr>
                    <w:fldChar w:fldCharType="begin"/>
                  </w:r>
                  <w:r w:rsidRPr="00EA2B26">
                    <w:rPr>
                      <w:rFonts w:ascii="Times New Roman" w:hAnsi="Times New Roman" w:cs="Times New Roman"/>
                      <w:color w:val="auto"/>
                    </w:rPr>
                    <w:instrText>SEQ Figure \* ARABIC</w:instrText>
                  </w:r>
                  <w:r w:rsidRPr="00EA2B26">
                    <w:rPr>
                      <w:rFonts w:ascii="Times New Roman" w:hAnsi="Times New Roman" w:cs="Times New Roman"/>
                      <w:color w:val="auto"/>
                    </w:rPr>
                    <w:fldChar w:fldCharType="separate"/>
                  </w:r>
                  <w:r w:rsidR="00111B93">
                    <w:rPr>
                      <w:rFonts w:ascii="Times New Roman" w:hAnsi="Times New Roman" w:cs="Times New Roman"/>
                      <w:noProof/>
                      <w:color w:val="auto"/>
                    </w:rPr>
                    <w:t>5</w:t>
                  </w:r>
                  <w:r w:rsidRPr="00EA2B26">
                    <w:rPr>
                      <w:rFonts w:ascii="Times New Roman" w:hAnsi="Times New Roman" w:cs="Times New Roman"/>
                      <w:color w:val="auto"/>
                    </w:rPr>
                    <w:fldChar w:fldCharType="end"/>
                  </w:r>
                  <w:r w:rsidRPr="00EA2B26">
                    <w:rPr>
                      <w:rFonts w:ascii="Times New Roman" w:hAnsi="Times New Roman" w:cs="Times New Roman"/>
                      <w:color w:val="auto"/>
                    </w:rPr>
                    <w:t>: Moteur PAS à PAS (NEMAI17)</w:t>
                  </w:r>
                  <w:bookmarkEnd w:id="41"/>
                </w:p>
              </w:txbxContent>
            </v:textbox>
          </v:shape>
        </w:pict>
      </w:r>
    </w:p>
    <w:p w14:paraId="7D498FA6" w14:textId="3D37496B" w:rsidR="00DA1DA8" w:rsidRPr="00387B93" w:rsidRDefault="00DA1DA8" w:rsidP="00D52A39">
      <w:pPr>
        <w:pStyle w:val="Style1"/>
        <w:numPr>
          <w:ilvl w:val="0"/>
          <w:numId w:val="13"/>
        </w:numPr>
      </w:pPr>
      <w:r w:rsidRPr="00387B93">
        <w:t>Caractéristiques</w:t>
      </w:r>
    </w:p>
    <w:p w14:paraId="0A18C80C" w14:textId="2812F639" w:rsidR="00DA1DA8" w:rsidRPr="00387B93" w:rsidRDefault="00DA1DA8" w:rsidP="00D52A39">
      <w:pPr>
        <w:pStyle w:val="Style1"/>
        <w:numPr>
          <w:ilvl w:val="0"/>
          <w:numId w:val="14"/>
        </w:numPr>
        <w:spacing w:line="240" w:lineRule="auto"/>
      </w:pPr>
      <w:r w:rsidRPr="00387B93">
        <w:t>200 pas par révolution</w:t>
      </w:r>
      <w:r w:rsidR="00545C24" w:rsidRPr="00387B93">
        <w:t xml:space="preserve"> : </w:t>
      </w:r>
      <w:r w:rsidRPr="00387B93">
        <w:t xml:space="preserve"> 1,8 degrés</w:t>
      </w:r>
    </w:p>
    <w:p w14:paraId="73BF27D5" w14:textId="704370D7" w:rsidR="00DA1DA8" w:rsidRPr="00387B93" w:rsidRDefault="00DA1DA8" w:rsidP="00D52A39">
      <w:pPr>
        <w:pStyle w:val="Style1"/>
        <w:numPr>
          <w:ilvl w:val="0"/>
          <w:numId w:val="14"/>
        </w:numPr>
        <w:spacing w:line="240" w:lineRule="auto"/>
      </w:pPr>
      <w:r w:rsidRPr="00387B93">
        <w:t>Bobine  1: Rouge (A+) et Bleu ( A-). Bobine # 2 Vert (B+) &amp; Noir (B-).</w:t>
      </w:r>
    </w:p>
    <w:p w14:paraId="07680E6B" w14:textId="77777777" w:rsidR="00DA1DA8" w:rsidRPr="00387B93" w:rsidRDefault="00DA1DA8" w:rsidP="00D52A39">
      <w:pPr>
        <w:pStyle w:val="Style1"/>
        <w:numPr>
          <w:ilvl w:val="0"/>
          <w:numId w:val="14"/>
        </w:numPr>
        <w:spacing w:line="240" w:lineRule="auto"/>
      </w:pPr>
      <w:r w:rsidRPr="00387B93">
        <w:t>Moteur bipolaire, nécessite 2 ponts en  H ponts !</w:t>
      </w:r>
    </w:p>
    <w:p w14:paraId="3DFDD20C" w14:textId="78455B38" w:rsidR="00DA1DA8" w:rsidRPr="00387B93" w:rsidRDefault="00DA1DA8" w:rsidP="00D52A39">
      <w:pPr>
        <w:pStyle w:val="Style1"/>
        <w:numPr>
          <w:ilvl w:val="0"/>
          <w:numId w:val="14"/>
        </w:numPr>
        <w:spacing w:line="240" w:lineRule="auto"/>
      </w:pPr>
      <w:r w:rsidRPr="00387B93">
        <w:t>Dimension 42 mm / 1,65 "corps carré</w:t>
      </w:r>
    </w:p>
    <w:p w14:paraId="4D6FF285" w14:textId="77777777" w:rsidR="00DA1DA8" w:rsidRPr="00387B93" w:rsidRDefault="00DA1DA8" w:rsidP="00D52A39">
      <w:pPr>
        <w:pStyle w:val="Style1"/>
        <w:numPr>
          <w:ilvl w:val="0"/>
          <w:numId w:val="14"/>
        </w:numPr>
        <w:spacing w:line="240" w:lineRule="auto"/>
      </w:pPr>
      <w:r w:rsidRPr="00387B93">
        <w:t>Fixation : 31mm / 1,22 trous de montage carrés, vis métriques de 3mm "(M3)</w:t>
      </w:r>
    </w:p>
    <w:p w14:paraId="5AB7C230" w14:textId="09C1A708" w:rsidR="00DA1DA8" w:rsidRPr="00387B93" w:rsidRDefault="00DA1DA8" w:rsidP="00D52A39">
      <w:pPr>
        <w:pStyle w:val="Style1"/>
        <w:numPr>
          <w:ilvl w:val="0"/>
          <w:numId w:val="14"/>
        </w:numPr>
        <w:spacing w:line="240" w:lineRule="auto"/>
      </w:pPr>
      <w:r w:rsidRPr="00387B93">
        <w:t>arbre d'entraînement de diamètre 5mm, 23.5 mm de long, avec un méplat usiné</w:t>
      </w:r>
    </w:p>
    <w:p w14:paraId="56A19E87" w14:textId="5355FF7E" w:rsidR="00DA1DA8" w:rsidRPr="00387B93" w:rsidRDefault="00DA1DA8" w:rsidP="00D52A39">
      <w:pPr>
        <w:pStyle w:val="Style1"/>
        <w:numPr>
          <w:ilvl w:val="0"/>
          <w:numId w:val="14"/>
        </w:numPr>
        <w:spacing w:line="240" w:lineRule="auto"/>
      </w:pPr>
      <w:r w:rsidRPr="00387B93">
        <w:t>Tension nominale 12V (vous pouvez utiliser une tension inférieure, mais le couple chutera) avec courant 1.7A max</w:t>
      </w:r>
    </w:p>
    <w:p w14:paraId="114B7AE3" w14:textId="77777777" w:rsidR="00DA1DA8" w:rsidRPr="00387B93" w:rsidRDefault="00DA1DA8" w:rsidP="00D52A39">
      <w:pPr>
        <w:pStyle w:val="Style1"/>
        <w:numPr>
          <w:ilvl w:val="0"/>
          <w:numId w:val="14"/>
        </w:numPr>
        <w:spacing w:line="240" w:lineRule="auto"/>
      </w:pPr>
      <w:r w:rsidRPr="00387B93">
        <w:t>Couple de maintien 40 N.cm.Min</w:t>
      </w:r>
    </w:p>
    <w:p w14:paraId="17B601C7" w14:textId="77777777" w:rsidR="00DA1DA8" w:rsidRPr="00387B93" w:rsidRDefault="00DA1DA8" w:rsidP="00D52A39">
      <w:pPr>
        <w:pStyle w:val="Style1"/>
        <w:numPr>
          <w:ilvl w:val="0"/>
          <w:numId w:val="14"/>
        </w:numPr>
        <w:spacing w:line="240" w:lineRule="auto"/>
      </w:pPr>
      <w:r w:rsidRPr="00387B93">
        <w:t>Couple de détente 2,2 N.cm</w:t>
      </w:r>
    </w:p>
    <w:p w14:paraId="3C6EE252" w14:textId="5A7D8D4E" w:rsidR="00DA1DA8" w:rsidRPr="00387B93" w:rsidRDefault="00DA1DA8" w:rsidP="00D52A39">
      <w:pPr>
        <w:pStyle w:val="Style1"/>
        <w:numPr>
          <w:ilvl w:val="0"/>
          <w:numId w:val="14"/>
        </w:numPr>
        <w:spacing w:line="240" w:lineRule="auto"/>
      </w:pPr>
      <w:r w:rsidRPr="00387B93">
        <w:t>Vendu avec un câble de connexion de 100cm avec extrémité en DuPont femelle au pas de 2.54mm</w:t>
      </w:r>
    </w:p>
    <w:p w14:paraId="63980D3F" w14:textId="3D388590" w:rsidR="00C52E40" w:rsidRDefault="00C52E40" w:rsidP="00C52E40"/>
    <w:p w14:paraId="5B41030D" w14:textId="74ED34B6" w:rsidR="00C52E40" w:rsidRPr="00387B93" w:rsidRDefault="00EA2B26" w:rsidP="00D52A39">
      <w:pPr>
        <w:pStyle w:val="Style1"/>
        <w:numPr>
          <w:ilvl w:val="0"/>
          <w:numId w:val="62"/>
        </w:numPr>
        <w:rPr>
          <w:rFonts w:eastAsia="Microsoft JhengHei"/>
          <w:b/>
          <w:bCs/>
        </w:rPr>
      </w:pPr>
      <w:r>
        <w:rPr>
          <w:rFonts w:ascii="Microsoft JhengHei" w:eastAsia="Microsoft JhengHei" w:hAnsi="Microsoft JhengHei"/>
          <w:b/>
          <w:bCs/>
          <w:noProof/>
          <w:lang w:eastAsia="fr-FR"/>
        </w:rPr>
        <w:drawing>
          <wp:anchor distT="0" distB="0" distL="114300" distR="114300" simplePos="0" relativeHeight="251634688" behindDoc="0" locked="0" layoutInCell="1" allowOverlap="1" wp14:anchorId="4DAF41BE" wp14:editId="31862F5A">
            <wp:simplePos x="0" y="0"/>
            <wp:positionH relativeFrom="margin">
              <wp:posOffset>2086311</wp:posOffset>
            </wp:positionH>
            <wp:positionV relativeFrom="paragraph">
              <wp:posOffset>347980</wp:posOffset>
            </wp:positionV>
            <wp:extent cx="1743075" cy="1326136"/>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43075" cy="1326136"/>
                    </a:xfrm>
                    <a:prstGeom prst="rect">
                      <a:avLst/>
                    </a:prstGeom>
                  </pic:spPr>
                </pic:pic>
              </a:graphicData>
            </a:graphic>
            <wp14:sizeRelH relativeFrom="margin">
              <wp14:pctWidth>0</wp14:pctWidth>
            </wp14:sizeRelH>
            <wp14:sizeRelV relativeFrom="margin">
              <wp14:pctHeight>0</wp14:pctHeight>
            </wp14:sizeRelV>
          </wp:anchor>
        </w:drawing>
      </w:r>
      <w:r w:rsidR="00F147BC" w:rsidRPr="00387B93">
        <w:rPr>
          <w:rFonts w:eastAsia="Microsoft JhengHei"/>
          <w:b/>
          <w:bCs/>
          <w:shd w:val="clear" w:color="auto" w:fill="F6F6F6"/>
        </w:rPr>
        <w:t xml:space="preserve">X-NUCLEO-IHM01A1 (L6474) : </w:t>
      </w:r>
    </w:p>
    <w:p w14:paraId="681EE967" w14:textId="341DC3CC" w:rsidR="00C52E40" w:rsidRDefault="00C52E40" w:rsidP="00C52E40">
      <w:pPr>
        <w:pStyle w:val="Paragraphedeliste"/>
        <w:rPr>
          <w:rFonts w:ascii="Microsoft JhengHei" w:eastAsia="Microsoft JhengHei" w:hAnsi="Microsoft JhengHei"/>
          <w:b/>
          <w:bCs/>
          <w:sz w:val="24"/>
          <w:szCs w:val="24"/>
        </w:rPr>
      </w:pPr>
    </w:p>
    <w:p w14:paraId="3C1AC405" w14:textId="5991F892" w:rsidR="00C52E40" w:rsidRDefault="00C52E40" w:rsidP="00C52E40">
      <w:pPr>
        <w:pStyle w:val="Paragraphedeliste"/>
        <w:rPr>
          <w:rFonts w:ascii="Microsoft JhengHei" w:eastAsia="Microsoft JhengHei" w:hAnsi="Microsoft JhengHei"/>
          <w:b/>
          <w:bCs/>
          <w:sz w:val="24"/>
          <w:szCs w:val="24"/>
        </w:rPr>
      </w:pPr>
    </w:p>
    <w:p w14:paraId="5BE1EADE" w14:textId="77777777" w:rsidR="00225217" w:rsidRDefault="00225217" w:rsidP="00DA1DA8">
      <w:pPr>
        <w:pStyle w:val="Paragraphedeliste"/>
        <w:rPr>
          <w:rFonts w:ascii="Microsoft JhengHei" w:eastAsia="Microsoft JhengHei" w:hAnsi="Microsoft JhengHei"/>
          <w:b/>
          <w:bCs/>
          <w:sz w:val="24"/>
          <w:szCs w:val="24"/>
        </w:rPr>
      </w:pPr>
    </w:p>
    <w:p w14:paraId="57485E23" w14:textId="77777777" w:rsidR="00387B93" w:rsidRDefault="00387B93" w:rsidP="00DA1DA8">
      <w:pPr>
        <w:pStyle w:val="Paragraphedeliste"/>
        <w:rPr>
          <w:rFonts w:ascii="Microsoft JhengHei" w:eastAsia="Microsoft JhengHei" w:hAnsi="Microsoft JhengHei"/>
          <w:b/>
          <w:bCs/>
          <w:sz w:val="24"/>
          <w:szCs w:val="24"/>
        </w:rPr>
      </w:pPr>
    </w:p>
    <w:p w14:paraId="0E505017" w14:textId="77777777" w:rsidR="00387B93" w:rsidRDefault="00387B93" w:rsidP="00DA1DA8">
      <w:pPr>
        <w:pStyle w:val="Paragraphedeliste"/>
        <w:rPr>
          <w:rFonts w:ascii="Microsoft JhengHei" w:eastAsia="Microsoft JhengHei" w:hAnsi="Microsoft JhengHei"/>
          <w:b/>
          <w:bCs/>
          <w:sz w:val="24"/>
          <w:szCs w:val="24"/>
        </w:rPr>
      </w:pPr>
    </w:p>
    <w:p w14:paraId="2378F839" w14:textId="6922425B" w:rsidR="00771906" w:rsidRPr="00EA2B26" w:rsidRDefault="000B21E8" w:rsidP="00EA2B26">
      <w:pPr>
        <w:pStyle w:val="Paragraphedeliste"/>
        <w:rPr>
          <w:rFonts w:ascii="Microsoft JhengHei" w:eastAsia="Microsoft JhengHei" w:hAnsi="Microsoft JhengHei"/>
          <w:b/>
          <w:bCs/>
          <w:sz w:val="24"/>
          <w:szCs w:val="24"/>
        </w:rPr>
      </w:pPr>
      <w:r>
        <w:rPr>
          <w:noProof/>
        </w:rPr>
        <w:pict w14:anchorId="07C3445C">
          <v:shape id="Zone de texte 9" o:spid="_x0000_s1067" type="#_x0000_t202" style="position:absolute;left:0;text-align:left;margin-left:151.9pt;margin-top:2.2pt;width:184.85pt;height:21.7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" stroked="f">
            <v:textbox inset="0,0,0,0">
              <w:txbxContent>
                <w:p w14:paraId="772AF36D" w14:textId="2B36089E" w:rsidR="00F22575" w:rsidRPr="00EA2B26" w:rsidRDefault="00F22575" w:rsidP="00771906">
                  <w:pPr>
                    <w:pStyle w:val="Lgende"/>
                    <w:rPr>
                      <w:rFonts w:ascii="Times New Roman" w:eastAsia="Microsoft JhengHei" w:hAnsi="Times New Roman" w:cs="Times New Roman"/>
                      <w:b/>
                      <w:bCs/>
                      <w:noProof/>
                      <w:color w:val="auto"/>
                      <w:sz w:val="24"/>
                      <w:szCs w:val="24"/>
                    </w:rPr>
                  </w:pPr>
                  <w:bookmarkStart w:id="42" w:name="_Toc105167248"/>
                  <w:r w:rsidRPr="00EA2B26">
                    <w:rPr>
                      <w:rFonts w:ascii="Times New Roman" w:hAnsi="Times New Roman" w:cs="Times New Roman"/>
                      <w:color w:val="auto"/>
                    </w:rPr>
                    <w:t xml:space="preserve">Figure </w:t>
                  </w:r>
                  <w:r w:rsidRPr="00EA2B26">
                    <w:rPr>
                      <w:rFonts w:ascii="Times New Roman" w:hAnsi="Times New Roman" w:cs="Times New Roman"/>
                      <w:color w:val="auto"/>
                    </w:rPr>
                    <w:fldChar w:fldCharType="begin"/>
                  </w:r>
                  <w:r w:rsidRPr="00EA2B26">
                    <w:rPr>
                      <w:rFonts w:ascii="Times New Roman" w:hAnsi="Times New Roman" w:cs="Times New Roman"/>
                      <w:color w:val="auto"/>
                    </w:rPr>
                    <w:instrText>SEQ Figure \* ARABIC</w:instrText>
                  </w:r>
                  <w:r w:rsidRPr="00EA2B26">
                    <w:rPr>
                      <w:rFonts w:ascii="Times New Roman" w:hAnsi="Times New Roman" w:cs="Times New Roman"/>
                      <w:color w:val="auto"/>
                    </w:rPr>
                    <w:fldChar w:fldCharType="separate"/>
                  </w:r>
                  <w:r w:rsidR="00111B93">
                    <w:rPr>
                      <w:rFonts w:ascii="Times New Roman" w:hAnsi="Times New Roman" w:cs="Times New Roman"/>
                      <w:noProof/>
                      <w:color w:val="auto"/>
                    </w:rPr>
                    <w:t>6</w:t>
                  </w:r>
                  <w:r w:rsidRPr="00EA2B26">
                    <w:rPr>
                      <w:rFonts w:ascii="Times New Roman" w:hAnsi="Times New Roman" w:cs="Times New Roman"/>
                      <w:color w:val="auto"/>
                    </w:rPr>
                    <w:fldChar w:fldCharType="end"/>
                  </w:r>
                  <w:r w:rsidRPr="00EA2B26">
                    <w:rPr>
                      <w:rFonts w:ascii="Times New Roman" w:hAnsi="Times New Roman" w:cs="Times New Roman"/>
                      <w:color w:val="auto"/>
                    </w:rPr>
                    <w:t xml:space="preserve"> : stepper motor driver shield L6474</w:t>
                  </w:r>
                  <w:bookmarkEnd w:id="42"/>
                </w:p>
              </w:txbxContent>
            </v:textbox>
            <w10:wrap anchorx="margin"/>
          </v:shape>
        </w:pict>
      </w:r>
    </w:p>
    <w:p w14:paraId="68B8FF4A" w14:textId="517BC14B" w:rsidR="1884F599" w:rsidRPr="00387B93" w:rsidRDefault="00EA2B26" w:rsidP="00EA2B26">
      <w:pPr>
        <w:pStyle w:val="Style1"/>
        <w:jc w:val="both"/>
      </w:pPr>
      <w:r>
        <w:t xml:space="preserve">      </w:t>
      </w:r>
      <w:r w:rsidR="1884F599" w:rsidRPr="00387B93">
        <w:t>Le X-NUCLEO-IHM01A1 est une carte d'extension de pilote moteur pas à pas basée sur le L6474. Elle fournit une solution facile à utiliser pour piloter un moteur pas à pas, Le contrôle de courant avancé du L6474 offre des niveaux élevés de performance et de robustesse. La carte est compatible avec le connecteur Arduino UNO R3 et supporte l'ajout d'autres cartes qui peuvent être empilées pour piloter jusqu'à trois moteurs pas à pas avec une seule carte STM32.</w:t>
      </w:r>
    </w:p>
    <w:p w14:paraId="24421E07" w14:textId="1B645277" w:rsidR="00CC1E95" w:rsidRPr="00DF194D" w:rsidRDefault="00CC1E95" w:rsidP="00D52A39">
      <w:pPr>
        <w:pStyle w:val="Style1"/>
        <w:numPr>
          <w:ilvl w:val="0"/>
          <w:numId w:val="24"/>
        </w:numPr>
        <w:rPr>
          <w:rFonts w:eastAsia="Microsoft JhengHei"/>
        </w:rPr>
      </w:pPr>
      <w:r w:rsidRPr="00DF194D">
        <w:rPr>
          <w:rFonts w:eastAsia="Microsoft JhengHei"/>
        </w:rPr>
        <w:t xml:space="preserve">Caractéristiques : </w:t>
      </w:r>
    </w:p>
    <w:p w14:paraId="1786C664" w14:textId="71509151" w:rsidR="00CC1E95" w:rsidRPr="00CC1E95" w:rsidRDefault="00CC1E95" w:rsidP="00D52A39">
      <w:pPr>
        <w:pStyle w:val="Style1"/>
        <w:numPr>
          <w:ilvl w:val="0"/>
          <w:numId w:val="15"/>
        </w:numPr>
        <w:spacing w:line="240" w:lineRule="auto"/>
        <w:rPr>
          <w:rFonts w:eastAsia="Microsoft JhengHei"/>
        </w:rPr>
      </w:pPr>
      <w:r w:rsidRPr="00CC1E95">
        <w:rPr>
          <w:rFonts w:eastAsia="Microsoft JhengHei"/>
        </w:rPr>
        <w:t>Tension de fonctionnement : 8 - 45 V</w:t>
      </w:r>
    </w:p>
    <w:p w14:paraId="2875A79F" w14:textId="7F1178CF" w:rsidR="00CC1E95" w:rsidRPr="00CC1E95" w:rsidRDefault="00CC1E95" w:rsidP="00D52A39">
      <w:pPr>
        <w:pStyle w:val="Style1"/>
        <w:numPr>
          <w:ilvl w:val="0"/>
          <w:numId w:val="15"/>
        </w:numPr>
        <w:spacing w:line="240" w:lineRule="auto"/>
        <w:rPr>
          <w:rFonts w:eastAsia="Microsoft JhengHei"/>
        </w:rPr>
      </w:pPr>
      <w:r w:rsidRPr="00CC1E95">
        <w:rPr>
          <w:rFonts w:eastAsia="Microsoft JhengHei"/>
        </w:rPr>
        <w:t>Courant de crête de sortie de 7,0 A (3,0 A r.m.s.)</w:t>
      </w:r>
    </w:p>
    <w:p w14:paraId="44AC4891" w14:textId="71F5560F" w:rsidR="00CC1E95" w:rsidRPr="00CC1E95" w:rsidRDefault="00CC1E95" w:rsidP="00D52A39">
      <w:pPr>
        <w:pStyle w:val="Style1"/>
        <w:numPr>
          <w:ilvl w:val="0"/>
          <w:numId w:val="15"/>
        </w:numPr>
        <w:spacing w:line="240" w:lineRule="auto"/>
        <w:rPr>
          <w:rFonts w:eastAsia="Microsoft JhengHei"/>
        </w:rPr>
      </w:pPr>
      <w:r w:rsidRPr="00CC1E95">
        <w:rPr>
          <w:rFonts w:eastAsia="Microsoft JhengHei"/>
        </w:rPr>
        <w:t>MOSFET à faible puissance RDS(on)</w:t>
      </w:r>
    </w:p>
    <w:p w14:paraId="2068B94C" w14:textId="07934233" w:rsidR="00CC1E95" w:rsidRPr="00CC1E95" w:rsidRDefault="00CC1E95" w:rsidP="00D52A39">
      <w:pPr>
        <w:pStyle w:val="Style1"/>
        <w:numPr>
          <w:ilvl w:val="0"/>
          <w:numId w:val="15"/>
        </w:numPr>
        <w:spacing w:line="240" w:lineRule="auto"/>
        <w:rPr>
          <w:rFonts w:eastAsia="Microsoft JhengHei"/>
        </w:rPr>
      </w:pPr>
      <w:r w:rsidRPr="00CC1E95">
        <w:rPr>
          <w:rFonts w:eastAsia="Microsoft JhengHei"/>
        </w:rPr>
        <w:t>Vitesse de balayage MOS de puissance programmable</w:t>
      </w:r>
    </w:p>
    <w:p w14:paraId="6C994B2F" w14:textId="7BB5F58B" w:rsidR="00CC1E95" w:rsidRPr="00CC1E95" w:rsidRDefault="1884F599" w:rsidP="00D52A39">
      <w:pPr>
        <w:pStyle w:val="Style1"/>
        <w:numPr>
          <w:ilvl w:val="0"/>
          <w:numId w:val="15"/>
        </w:numPr>
        <w:spacing w:line="240" w:lineRule="auto"/>
        <w:rPr>
          <w:rFonts w:eastAsia="Microsoft JhengHei"/>
        </w:rPr>
      </w:pPr>
      <w:r w:rsidRPr="1884F599">
        <w:rPr>
          <w:rFonts w:eastAsia="Microsoft JhengHei"/>
        </w:rPr>
        <w:t>Jusqu'à 1/16 de micro-pas</w:t>
      </w:r>
    </w:p>
    <w:p w14:paraId="4FE63B37" w14:textId="14FC9AD5" w:rsidR="00CC1E95" w:rsidRPr="00CC1E95" w:rsidRDefault="00CC1E95" w:rsidP="00D52A39">
      <w:pPr>
        <w:pStyle w:val="Style1"/>
        <w:numPr>
          <w:ilvl w:val="0"/>
          <w:numId w:val="15"/>
        </w:numPr>
        <w:spacing w:line="240" w:lineRule="auto"/>
        <w:rPr>
          <w:rFonts w:eastAsia="Microsoft JhengHei"/>
        </w:rPr>
      </w:pPr>
      <w:r w:rsidRPr="00CC1E95">
        <w:rPr>
          <w:rFonts w:eastAsia="Microsoft JhengHei"/>
        </w:rPr>
        <w:t>Contrôle du courant avec décroissance adaptative</w:t>
      </w:r>
    </w:p>
    <w:p w14:paraId="4E7A919C" w14:textId="4ABD6CEC" w:rsidR="00CC1E95" w:rsidRPr="00CC1E95" w:rsidRDefault="00CC1E95" w:rsidP="00D52A39">
      <w:pPr>
        <w:pStyle w:val="Style1"/>
        <w:numPr>
          <w:ilvl w:val="0"/>
          <w:numId w:val="15"/>
        </w:numPr>
        <w:spacing w:line="240" w:lineRule="auto"/>
        <w:rPr>
          <w:rFonts w:eastAsia="Microsoft JhengHei"/>
        </w:rPr>
      </w:pPr>
      <w:r w:rsidRPr="00CC1E95">
        <w:rPr>
          <w:rFonts w:eastAsia="Microsoft JhengHei"/>
        </w:rPr>
        <w:t>Détection de courant non dissipative</w:t>
      </w:r>
    </w:p>
    <w:p w14:paraId="4F30E556" w14:textId="0BE3A60E" w:rsidR="00CC1E95" w:rsidRPr="00CC1E95" w:rsidRDefault="00CC1E95" w:rsidP="00D52A39">
      <w:pPr>
        <w:pStyle w:val="Style1"/>
        <w:numPr>
          <w:ilvl w:val="0"/>
          <w:numId w:val="15"/>
        </w:numPr>
        <w:spacing w:line="240" w:lineRule="auto"/>
        <w:rPr>
          <w:rFonts w:eastAsia="Microsoft JhengHei"/>
        </w:rPr>
      </w:pPr>
      <w:r w:rsidRPr="00CC1E95">
        <w:rPr>
          <w:rFonts w:eastAsia="Microsoft JhengHei"/>
        </w:rPr>
        <w:t>Interface SPI</w:t>
      </w:r>
    </w:p>
    <w:p w14:paraId="21DB0204" w14:textId="11489895" w:rsidR="00CC1E95" w:rsidRPr="00CC1E95" w:rsidRDefault="00CC1E95" w:rsidP="00D52A39">
      <w:pPr>
        <w:pStyle w:val="Style1"/>
        <w:numPr>
          <w:ilvl w:val="0"/>
          <w:numId w:val="15"/>
        </w:numPr>
        <w:spacing w:line="240" w:lineRule="auto"/>
        <w:rPr>
          <w:rFonts w:eastAsia="Microsoft JhengHei"/>
        </w:rPr>
      </w:pPr>
      <w:r w:rsidRPr="00CC1E95">
        <w:rPr>
          <w:rFonts w:eastAsia="Microsoft JhengHei"/>
        </w:rPr>
        <w:t>Faibles courants de repos et de veille</w:t>
      </w:r>
    </w:p>
    <w:p w14:paraId="69E90AE6" w14:textId="46138DE4" w:rsidR="00CC1E95" w:rsidRPr="00CC1E95" w:rsidRDefault="00CC1E95" w:rsidP="00D52A39">
      <w:pPr>
        <w:pStyle w:val="Style1"/>
        <w:numPr>
          <w:ilvl w:val="0"/>
          <w:numId w:val="15"/>
        </w:numPr>
        <w:spacing w:line="240" w:lineRule="auto"/>
        <w:rPr>
          <w:rFonts w:eastAsia="Microsoft JhengHei"/>
        </w:rPr>
      </w:pPr>
      <w:r w:rsidRPr="00CC1E95">
        <w:rPr>
          <w:rFonts w:eastAsia="Microsoft JhengHei"/>
        </w:rPr>
        <w:t>Surintensité programmable non dissipative</w:t>
      </w:r>
    </w:p>
    <w:p w14:paraId="2C540348" w14:textId="7ACB700E" w:rsidR="00CC1E95" w:rsidRPr="00CC1E95" w:rsidRDefault="00BD726B" w:rsidP="00D52A39">
      <w:pPr>
        <w:pStyle w:val="Style1"/>
        <w:numPr>
          <w:ilvl w:val="0"/>
          <w:numId w:val="15"/>
        </w:numPr>
        <w:spacing w:line="240" w:lineRule="auto"/>
        <w:rPr>
          <w:rFonts w:eastAsia="Microsoft JhengHei"/>
        </w:rPr>
      </w:pPr>
      <w:r w:rsidRPr="00CC1E95">
        <w:rPr>
          <w:rFonts w:eastAsia="Microsoft JhengHei"/>
        </w:rPr>
        <w:t>Protection</w:t>
      </w:r>
      <w:r w:rsidR="00CC1E95" w:rsidRPr="00CC1E95">
        <w:rPr>
          <w:rFonts w:eastAsia="Microsoft JhengHei"/>
        </w:rPr>
        <w:t xml:space="preserve"> sur tous les MOS de puissance</w:t>
      </w:r>
    </w:p>
    <w:p w14:paraId="5A454CE8" w14:textId="3868961B" w:rsidR="00CC1E95" w:rsidRPr="00DF194D" w:rsidRDefault="00CC1E95" w:rsidP="00D52A39">
      <w:pPr>
        <w:pStyle w:val="Style1"/>
        <w:numPr>
          <w:ilvl w:val="0"/>
          <w:numId w:val="15"/>
        </w:numPr>
        <w:spacing w:line="240" w:lineRule="auto"/>
        <w:rPr>
          <w:rFonts w:eastAsia="Microsoft JhengHei"/>
        </w:rPr>
      </w:pPr>
      <w:r w:rsidRPr="00CC1E95">
        <w:rPr>
          <w:rFonts w:eastAsia="Microsoft JhengHei"/>
        </w:rPr>
        <w:t>Protection contre la surchauffe à deux niveaux</w:t>
      </w:r>
    </w:p>
    <w:p w14:paraId="5A6F307E" w14:textId="16BF23F2" w:rsidR="00C52E40" w:rsidRPr="00C52E40" w:rsidRDefault="00C52E40" w:rsidP="00D52A39">
      <w:pPr>
        <w:pStyle w:val="Paragraphedeliste"/>
        <w:numPr>
          <w:ilvl w:val="0"/>
          <w:numId w:val="63"/>
        </w:numPr>
        <w:rPr>
          <w:rFonts w:asciiTheme="majorBidi" w:eastAsia="Microsoft JhengHei" w:hAnsiTheme="majorBidi" w:cstheme="majorBidi"/>
          <w:b/>
          <w:bCs/>
          <w:sz w:val="28"/>
          <w:szCs w:val="28"/>
        </w:rPr>
      </w:pPr>
      <w:r w:rsidRPr="1884F599">
        <w:rPr>
          <w:rFonts w:asciiTheme="majorBidi" w:eastAsia="Microsoft JhengHei" w:hAnsiTheme="majorBidi" w:cstheme="majorBidi"/>
          <w:b/>
          <w:bCs/>
          <w:sz w:val="24"/>
          <w:szCs w:val="24"/>
        </w:rPr>
        <w:t>LCD TFT 4.3 :</w:t>
      </w:r>
    </w:p>
    <w:p w14:paraId="16CD4DCF" w14:textId="77880BC9" w:rsidR="00C52E40" w:rsidRDefault="00C52E40" w:rsidP="1884F599">
      <w:pPr>
        <w:pStyle w:val="Paragraphedeliste"/>
        <w:ind w:left="0"/>
        <w:rPr>
          <w:rFonts w:ascii="Microsoft JhengHei" w:eastAsia="Microsoft JhengHei" w:hAnsi="Microsoft JhengHei"/>
          <w:b/>
          <w:bCs/>
          <w:sz w:val="24"/>
          <w:szCs w:val="24"/>
        </w:rPr>
      </w:pPr>
    </w:p>
    <w:p w14:paraId="3F33CE57" w14:textId="57A09E29" w:rsidR="00127082" w:rsidRDefault="00127082" w:rsidP="00C52E40">
      <w:pPr>
        <w:pStyle w:val="Paragraphedeliste"/>
        <w:rPr>
          <w:rFonts w:ascii="Microsoft JhengHei" w:eastAsia="Microsoft JhengHei" w:hAnsi="Microsoft JhengHei"/>
          <w:b/>
          <w:bCs/>
          <w:sz w:val="24"/>
          <w:szCs w:val="24"/>
        </w:rPr>
      </w:pPr>
    </w:p>
    <w:p w14:paraId="76BF46D4" w14:textId="5861A965" w:rsidR="00DF7B0F" w:rsidRPr="001C14C3" w:rsidRDefault="000B21E8" w:rsidP="001C14C3">
      <w:pPr>
        <w:rPr>
          <w:rFonts w:ascii="Microsoft JhengHei" w:eastAsia="Microsoft JhengHei" w:hAnsi="Microsoft JhengHei"/>
          <w:b/>
          <w:bCs/>
          <w:sz w:val="24"/>
          <w:szCs w:val="24"/>
        </w:rPr>
      </w:pPr>
      <w:r>
        <w:rPr>
          <w:noProof/>
        </w:rPr>
        <w:lastRenderedPageBreak/>
        <w:pict w14:anchorId="2CD75410">
          <v:shape id="Zone de texte 10" o:spid="_x0000_s1066" type="#_x0000_t202" style="position:absolute;margin-left:181.05pt;margin-top:139.65pt;width:156.75pt;height:20.35pt;z-index:251654656;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" stroked="f">
            <v:textbox style="mso-fit-shape-to-text:t" inset="0,0,0,0">
              <w:txbxContent>
                <w:p w14:paraId="63DEA737" w14:textId="21CEAF4C" w:rsidR="00F22575" w:rsidRPr="00EA2B26" w:rsidRDefault="00F22575" w:rsidP="00771906">
                  <w:pPr>
                    <w:pStyle w:val="Lgende"/>
                    <w:rPr>
                      <w:rFonts w:ascii="Times New Roman" w:eastAsia="Microsoft JhengHei" w:hAnsi="Times New Roman" w:cs="Times New Roman"/>
                      <w:b/>
                      <w:bCs/>
                      <w:noProof/>
                      <w:color w:val="auto"/>
                      <w:sz w:val="24"/>
                      <w:szCs w:val="24"/>
                    </w:rPr>
                  </w:pPr>
                  <w:bookmarkStart w:id="43" w:name="_Toc105167249"/>
                  <w:r w:rsidRPr="00EA2B26">
                    <w:rPr>
                      <w:rFonts w:ascii="Times New Roman" w:hAnsi="Times New Roman" w:cs="Times New Roman"/>
                      <w:color w:val="auto"/>
                    </w:rPr>
                    <w:t xml:space="preserve">Figure </w:t>
                  </w:r>
                  <w:r w:rsidRPr="00EA2B26">
                    <w:rPr>
                      <w:rFonts w:ascii="Times New Roman" w:hAnsi="Times New Roman" w:cs="Times New Roman"/>
                      <w:color w:val="auto"/>
                    </w:rPr>
                    <w:fldChar w:fldCharType="begin"/>
                  </w:r>
                  <w:r w:rsidRPr="00EA2B26">
                    <w:rPr>
                      <w:rFonts w:ascii="Times New Roman" w:hAnsi="Times New Roman" w:cs="Times New Roman"/>
                      <w:color w:val="auto"/>
                    </w:rPr>
                    <w:instrText>SEQ Figure \* ARABIC</w:instrText>
                  </w:r>
                  <w:r w:rsidRPr="00EA2B26">
                    <w:rPr>
                      <w:rFonts w:ascii="Times New Roman" w:hAnsi="Times New Roman" w:cs="Times New Roman"/>
                      <w:color w:val="auto"/>
                    </w:rPr>
                    <w:fldChar w:fldCharType="separate"/>
                  </w:r>
                  <w:r w:rsidR="00111B93">
                    <w:rPr>
                      <w:rFonts w:ascii="Times New Roman" w:hAnsi="Times New Roman" w:cs="Times New Roman"/>
                      <w:noProof/>
                      <w:color w:val="auto"/>
                    </w:rPr>
                    <w:t>7</w:t>
                  </w:r>
                  <w:r w:rsidRPr="00EA2B26">
                    <w:rPr>
                      <w:rFonts w:ascii="Times New Roman" w:hAnsi="Times New Roman" w:cs="Times New Roman"/>
                      <w:color w:val="auto"/>
                    </w:rPr>
                    <w:fldChar w:fldCharType="end"/>
                  </w:r>
                  <w:r w:rsidRPr="00EA2B26">
                    <w:rPr>
                      <w:rFonts w:ascii="Times New Roman" w:hAnsi="Times New Roman" w:cs="Times New Roman"/>
                      <w:color w:val="auto"/>
                    </w:rPr>
                    <w:t xml:space="preserve"> : LCD TFT 4.3</w:t>
                  </w:r>
                  <w:bookmarkEnd w:id="43"/>
                </w:p>
              </w:txbxContent>
            </v:textbox>
            <w10:wrap anchorx="margin"/>
          </v:shape>
        </w:pict>
      </w:r>
      <w:r w:rsidR="001C14C3">
        <w:rPr>
          <w:noProof/>
          <w:lang w:eastAsia="fr-FR"/>
        </w:rPr>
        <w:drawing>
          <wp:anchor distT="0" distB="0" distL="114300" distR="114300" simplePos="0" relativeHeight="251642880" behindDoc="0" locked="0" layoutInCell="1" allowOverlap="1" wp14:anchorId="4523B9D9" wp14:editId="03D35D40">
            <wp:simplePos x="0" y="0"/>
            <wp:positionH relativeFrom="margin">
              <wp:posOffset>2024380</wp:posOffset>
            </wp:positionH>
            <wp:positionV relativeFrom="paragraph">
              <wp:posOffset>303530</wp:posOffset>
            </wp:positionV>
            <wp:extent cx="1704975" cy="1621155"/>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04975" cy="1621155"/>
                    </a:xfrm>
                    <a:prstGeom prst="rect">
                      <a:avLst/>
                    </a:prstGeom>
                  </pic:spPr>
                </pic:pic>
              </a:graphicData>
            </a:graphic>
            <wp14:sizeRelH relativeFrom="margin">
              <wp14:pctWidth>0</wp14:pctWidth>
            </wp14:sizeRelH>
            <wp14:sizeRelV relativeFrom="margin">
              <wp14:pctHeight>0</wp14:pctHeight>
            </wp14:sizeRelV>
          </wp:anchor>
        </w:drawing>
      </w:r>
    </w:p>
    <w:p w14:paraId="44257C36" w14:textId="04EF9C8C" w:rsidR="00C52E40" w:rsidRPr="00127082" w:rsidRDefault="00127082" w:rsidP="00D52A39">
      <w:pPr>
        <w:pStyle w:val="Style1"/>
        <w:numPr>
          <w:ilvl w:val="0"/>
          <w:numId w:val="18"/>
        </w:numPr>
        <w:rPr>
          <w:rFonts w:eastAsia="Microsoft JhengHei"/>
        </w:rPr>
      </w:pPr>
      <w:r w:rsidRPr="00127082">
        <w:rPr>
          <w:rFonts w:eastAsia="Microsoft JhengHei"/>
        </w:rPr>
        <w:t>Caractéristiques :</w:t>
      </w:r>
    </w:p>
    <w:p w14:paraId="192EC512" w14:textId="77777777" w:rsidR="00127082" w:rsidRPr="00127082" w:rsidRDefault="00127082" w:rsidP="00D52A39">
      <w:pPr>
        <w:pStyle w:val="Style1"/>
        <w:numPr>
          <w:ilvl w:val="0"/>
          <w:numId w:val="17"/>
        </w:numPr>
        <w:spacing w:line="240" w:lineRule="auto"/>
        <w:rPr>
          <w:rFonts w:eastAsia="Microsoft JhengHei"/>
        </w:rPr>
      </w:pPr>
      <w:r w:rsidRPr="00127082">
        <w:rPr>
          <w:rFonts w:eastAsia="Microsoft JhengHei"/>
        </w:rPr>
        <w:t>Dimensions du contour : 105,14 x 66,2 mm.</w:t>
      </w:r>
    </w:p>
    <w:p w14:paraId="324AF990" w14:textId="77777777" w:rsidR="00127082" w:rsidRPr="00127082" w:rsidRDefault="00127082" w:rsidP="00D52A39">
      <w:pPr>
        <w:pStyle w:val="Style1"/>
        <w:numPr>
          <w:ilvl w:val="0"/>
          <w:numId w:val="17"/>
        </w:numPr>
        <w:spacing w:line="240" w:lineRule="auto"/>
        <w:rPr>
          <w:rFonts w:eastAsia="Microsoft JhengHei"/>
        </w:rPr>
      </w:pPr>
      <w:r w:rsidRPr="00127082">
        <w:rPr>
          <w:rFonts w:eastAsia="Microsoft JhengHei"/>
        </w:rPr>
        <w:t>Résolution : 480 x 272.</w:t>
      </w:r>
    </w:p>
    <w:p w14:paraId="0154E1BB" w14:textId="77777777" w:rsidR="00127082" w:rsidRPr="00127082" w:rsidRDefault="00127082" w:rsidP="00D52A39">
      <w:pPr>
        <w:pStyle w:val="Style1"/>
        <w:numPr>
          <w:ilvl w:val="0"/>
          <w:numId w:val="17"/>
        </w:numPr>
        <w:spacing w:line="240" w:lineRule="auto"/>
        <w:rPr>
          <w:rFonts w:eastAsia="Microsoft JhengHei"/>
        </w:rPr>
      </w:pPr>
      <w:r w:rsidRPr="00127082">
        <w:rPr>
          <w:rFonts w:eastAsia="Microsoft JhengHei"/>
        </w:rPr>
        <w:t>Zone active : 95,04 x 53,856 mm.</w:t>
      </w:r>
    </w:p>
    <w:p w14:paraId="3064834C" w14:textId="77777777" w:rsidR="00127082" w:rsidRPr="00127082" w:rsidRDefault="00127082" w:rsidP="00D52A39">
      <w:pPr>
        <w:pStyle w:val="Style1"/>
        <w:numPr>
          <w:ilvl w:val="0"/>
          <w:numId w:val="17"/>
        </w:numPr>
        <w:spacing w:line="240" w:lineRule="auto"/>
        <w:rPr>
          <w:rFonts w:eastAsia="Microsoft JhengHei"/>
        </w:rPr>
      </w:pPr>
      <w:r w:rsidRPr="00127082">
        <w:rPr>
          <w:rFonts w:eastAsia="Microsoft JhengHei"/>
        </w:rPr>
        <w:t>Interface : RVB.</w:t>
      </w:r>
    </w:p>
    <w:p w14:paraId="6D1AEF71" w14:textId="1A37BB50" w:rsidR="00C52E40" w:rsidRDefault="1884F599" w:rsidP="00D52A39">
      <w:pPr>
        <w:pStyle w:val="Style1"/>
        <w:numPr>
          <w:ilvl w:val="0"/>
          <w:numId w:val="17"/>
        </w:numPr>
        <w:spacing w:line="240" w:lineRule="auto"/>
        <w:rPr>
          <w:rFonts w:eastAsia="Microsoft JhengHei"/>
        </w:rPr>
      </w:pPr>
      <w:r w:rsidRPr="1884F599">
        <w:rPr>
          <w:rFonts w:eastAsia="Microsoft JhengHei"/>
        </w:rPr>
        <w:t>Driver  IC : HX8527A.</w:t>
      </w:r>
    </w:p>
    <w:p w14:paraId="01522C67" w14:textId="45E17787" w:rsidR="00127082" w:rsidRPr="00DF194D" w:rsidRDefault="1884F599" w:rsidP="00D52A39">
      <w:pPr>
        <w:pStyle w:val="Style1"/>
        <w:numPr>
          <w:ilvl w:val="0"/>
          <w:numId w:val="17"/>
        </w:numPr>
        <w:spacing w:line="240" w:lineRule="auto"/>
      </w:pPr>
      <w:r w:rsidRPr="1884F599">
        <w:rPr>
          <w:rFonts w:eastAsia="Microsoft JhengHei"/>
        </w:rPr>
        <w:t>Tactile : résistive</w:t>
      </w:r>
    </w:p>
    <w:p w14:paraId="3D60BB5C" w14:textId="35488A42" w:rsidR="00C52E40" w:rsidRPr="00C52E40" w:rsidRDefault="00C52E40" w:rsidP="00D52A39">
      <w:pPr>
        <w:pStyle w:val="Paragraphedeliste"/>
        <w:numPr>
          <w:ilvl w:val="0"/>
          <w:numId w:val="19"/>
        </w:numPr>
        <w:rPr>
          <w:rFonts w:asciiTheme="majorBidi" w:eastAsia="Microsoft JhengHei" w:hAnsiTheme="majorBidi" w:cstheme="majorBidi"/>
          <w:b/>
          <w:bCs/>
          <w:sz w:val="24"/>
          <w:szCs w:val="24"/>
        </w:rPr>
      </w:pPr>
      <w:r w:rsidRPr="00C52E40">
        <w:rPr>
          <w:rFonts w:asciiTheme="majorBidi" w:eastAsia="Microsoft JhengHei" w:hAnsiTheme="majorBidi" w:cstheme="majorBidi"/>
          <w:b/>
          <w:bCs/>
          <w:sz w:val="24"/>
          <w:szCs w:val="24"/>
        </w:rPr>
        <w:t>ESP8266 :</w:t>
      </w:r>
    </w:p>
    <w:p w14:paraId="43009542" w14:textId="3AECD148" w:rsidR="00C52E40" w:rsidRDefault="00EA2B26" w:rsidP="00C52E40">
      <w:pPr>
        <w:pStyle w:val="Paragraphedeliste"/>
        <w:rPr>
          <w:rFonts w:ascii="Microsoft JhengHei" w:eastAsia="Microsoft JhengHei" w:hAnsi="Microsoft JhengHei"/>
          <w:b/>
          <w:bCs/>
          <w:sz w:val="24"/>
          <w:szCs w:val="24"/>
        </w:rPr>
      </w:pPr>
      <w:r>
        <w:rPr>
          <w:rFonts w:ascii="Microsoft JhengHei" w:eastAsia="Microsoft JhengHei" w:hAnsi="Microsoft JhengHei"/>
          <w:b/>
          <w:bCs/>
          <w:noProof/>
          <w:sz w:val="24"/>
          <w:szCs w:val="24"/>
          <w:lang w:eastAsia="fr-FR"/>
        </w:rPr>
        <w:drawing>
          <wp:anchor distT="0" distB="0" distL="114300" distR="114300" simplePos="0" relativeHeight="251635712" behindDoc="0" locked="0" layoutInCell="1" allowOverlap="1" wp14:anchorId="50F060CA" wp14:editId="5EAD13A6">
            <wp:simplePos x="0" y="0"/>
            <wp:positionH relativeFrom="margin">
              <wp:posOffset>2157730</wp:posOffset>
            </wp:positionH>
            <wp:positionV relativeFrom="paragraph">
              <wp:posOffset>58420</wp:posOffset>
            </wp:positionV>
            <wp:extent cx="1399300" cy="1138415"/>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99300" cy="1138415"/>
                    </a:xfrm>
                    <a:prstGeom prst="rect">
                      <a:avLst/>
                    </a:prstGeom>
                  </pic:spPr>
                </pic:pic>
              </a:graphicData>
            </a:graphic>
            <wp14:sizeRelH relativeFrom="margin">
              <wp14:pctWidth>0</wp14:pctWidth>
            </wp14:sizeRelH>
            <wp14:sizeRelV relativeFrom="margin">
              <wp14:pctHeight>0</wp14:pctHeight>
            </wp14:sizeRelV>
          </wp:anchor>
        </w:drawing>
      </w:r>
    </w:p>
    <w:p w14:paraId="1A02E93A" w14:textId="7CBA1202" w:rsidR="00EA2B26" w:rsidRDefault="00EA2B26" w:rsidP="00C52E40">
      <w:pPr>
        <w:pStyle w:val="Paragraphedeliste"/>
        <w:rPr>
          <w:rFonts w:ascii="Microsoft JhengHei" w:eastAsia="Microsoft JhengHei" w:hAnsi="Microsoft JhengHei"/>
          <w:b/>
          <w:bCs/>
          <w:sz w:val="24"/>
          <w:szCs w:val="24"/>
        </w:rPr>
      </w:pPr>
    </w:p>
    <w:p w14:paraId="0951E2EC" w14:textId="77777777" w:rsidR="00EA2B26" w:rsidRDefault="00EA2B26" w:rsidP="00C52E40">
      <w:pPr>
        <w:pStyle w:val="Paragraphedeliste"/>
        <w:rPr>
          <w:rFonts w:ascii="Microsoft JhengHei" w:eastAsia="Microsoft JhengHei" w:hAnsi="Microsoft JhengHei"/>
          <w:b/>
          <w:bCs/>
          <w:sz w:val="24"/>
          <w:szCs w:val="24"/>
        </w:rPr>
      </w:pPr>
    </w:p>
    <w:p w14:paraId="086AE0D8" w14:textId="77777777" w:rsidR="00C52E40" w:rsidRDefault="00C52E40" w:rsidP="00C52E40">
      <w:pPr>
        <w:pStyle w:val="Paragraphedeliste"/>
        <w:rPr>
          <w:rFonts w:ascii="Microsoft JhengHei" w:eastAsia="Microsoft JhengHei" w:hAnsi="Microsoft JhengHei"/>
          <w:b/>
          <w:bCs/>
          <w:sz w:val="24"/>
          <w:szCs w:val="24"/>
        </w:rPr>
      </w:pPr>
    </w:p>
    <w:p w14:paraId="548CC7E6" w14:textId="2A0E75F1" w:rsidR="00DF194D" w:rsidRPr="00EA2B26" w:rsidRDefault="000B21E8" w:rsidP="00EA2B26">
      <w:pPr>
        <w:pStyle w:val="Paragraphedeliste"/>
        <w:rPr>
          <w:rFonts w:ascii="Microsoft JhengHei" w:eastAsia="Microsoft JhengHei" w:hAnsi="Microsoft JhengHei"/>
          <w:b/>
          <w:bCs/>
          <w:sz w:val="24"/>
          <w:szCs w:val="24"/>
        </w:rPr>
      </w:pPr>
      <w:r>
        <w:rPr>
          <w:noProof/>
        </w:rPr>
        <w:pict w14:anchorId="62C7E7A4">
          <v:shape id="Zone de texte 11" o:spid="_x0000_s1065" type="#_x0000_t202" style="position:absolute;left:0;text-align:left;margin-left:171.3pt;margin-top:4.1pt;width:136.5pt;height:.05pt;z-index:251655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" stroked="f">
            <v:textbox style="mso-fit-shape-to-text:t" inset="0,0,0,0">
              <w:txbxContent>
                <w:p w14:paraId="7B6F3503" w14:textId="6196F5F0" w:rsidR="00F22575" w:rsidRPr="00EA2B26" w:rsidRDefault="00F22575" w:rsidP="00771906">
                  <w:pPr>
                    <w:pStyle w:val="Lgende"/>
                    <w:rPr>
                      <w:rFonts w:ascii="Times New Roman" w:eastAsia="Microsoft JhengHei" w:hAnsi="Times New Roman" w:cs="Times New Roman"/>
                      <w:b/>
                      <w:bCs/>
                      <w:noProof/>
                      <w:color w:val="auto"/>
                      <w:sz w:val="24"/>
                      <w:szCs w:val="24"/>
                    </w:rPr>
                  </w:pPr>
                  <w:bookmarkStart w:id="44" w:name="_Toc105167250"/>
                  <w:r w:rsidRPr="00EA2B26">
                    <w:rPr>
                      <w:rFonts w:ascii="Times New Roman" w:hAnsi="Times New Roman" w:cs="Times New Roman"/>
                      <w:color w:val="auto"/>
                    </w:rPr>
                    <w:t xml:space="preserve">Figure </w:t>
                  </w:r>
                  <w:r w:rsidRPr="00EA2B26">
                    <w:rPr>
                      <w:rFonts w:ascii="Times New Roman" w:hAnsi="Times New Roman" w:cs="Times New Roman"/>
                      <w:color w:val="auto"/>
                    </w:rPr>
                    <w:fldChar w:fldCharType="begin"/>
                  </w:r>
                  <w:r w:rsidRPr="00EA2B26">
                    <w:rPr>
                      <w:rFonts w:ascii="Times New Roman" w:hAnsi="Times New Roman" w:cs="Times New Roman"/>
                      <w:color w:val="auto"/>
                    </w:rPr>
                    <w:instrText>SEQ Figure \* ARABIC</w:instrText>
                  </w:r>
                  <w:r w:rsidRPr="00EA2B26">
                    <w:rPr>
                      <w:rFonts w:ascii="Times New Roman" w:hAnsi="Times New Roman" w:cs="Times New Roman"/>
                      <w:color w:val="auto"/>
                    </w:rPr>
                    <w:fldChar w:fldCharType="separate"/>
                  </w:r>
                  <w:r w:rsidR="00111B93">
                    <w:rPr>
                      <w:rFonts w:ascii="Times New Roman" w:hAnsi="Times New Roman" w:cs="Times New Roman"/>
                      <w:noProof/>
                      <w:color w:val="auto"/>
                    </w:rPr>
                    <w:t>8</w:t>
                  </w:r>
                  <w:r w:rsidRPr="00EA2B26">
                    <w:rPr>
                      <w:rFonts w:ascii="Times New Roman" w:hAnsi="Times New Roman" w:cs="Times New Roman"/>
                      <w:color w:val="auto"/>
                    </w:rPr>
                    <w:fldChar w:fldCharType="end"/>
                  </w:r>
                  <w:r w:rsidRPr="00EA2B26">
                    <w:rPr>
                      <w:rFonts w:ascii="Times New Roman" w:hAnsi="Times New Roman" w:cs="Times New Roman"/>
                      <w:color w:val="auto"/>
                    </w:rPr>
                    <w:t xml:space="preserve"> : Node MCU ESP8266</w:t>
                  </w:r>
                  <w:bookmarkEnd w:id="44"/>
                </w:p>
              </w:txbxContent>
            </v:textbox>
            <w10:wrap anchorx="margin"/>
          </v:shape>
        </w:pict>
      </w:r>
    </w:p>
    <w:p w14:paraId="7D6D1F9A" w14:textId="172DD68E" w:rsidR="00A104D4" w:rsidRPr="00DF194D" w:rsidRDefault="00A104D4" w:rsidP="00EA2B26">
      <w:pPr>
        <w:pStyle w:val="Style1"/>
        <w:ind w:firstLine="708"/>
        <w:jc w:val="both"/>
        <w:rPr>
          <w:rFonts w:ascii="Microsoft JhengHei" w:eastAsia="Microsoft JhengHei" w:hAnsi="Microsoft JhengHei" w:cstheme="minorBidi"/>
          <w:b/>
          <w:bCs/>
        </w:rPr>
      </w:pPr>
      <w:r>
        <w:t>L’ESP8266 est décliné en </w:t>
      </w:r>
      <w:r w:rsidR="00741DAD">
        <w:t>plusieurs variantes.</w:t>
      </w:r>
      <w:r>
        <w:rPr>
          <w:sz w:val="15"/>
          <w:szCs w:val="15"/>
        </w:rPr>
        <w:t xml:space="preserve"> </w:t>
      </w:r>
      <w:r>
        <w:t>Un exemple de caractéristiques est indiqué ci-dessous.</w:t>
      </w:r>
    </w:p>
    <w:p w14:paraId="5D4950EC" w14:textId="3958F764" w:rsidR="00A104D4" w:rsidRPr="00A104D4" w:rsidRDefault="00A104D4" w:rsidP="00D52A39">
      <w:pPr>
        <w:pStyle w:val="Style1"/>
        <w:numPr>
          <w:ilvl w:val="0"/>
          <w:numId w:val="20"/>
        </w:numPr>
        <w:rPr>
          <w:color w:val="202122"/>
        </w:rPr>
      </w:pPr>
      <w:r w:rsidRPr="00A104D4">
        <w:t xml:space="preserve">Caractéristique : </w:t>
      </w:r>
    </w:p>
    <w:p w14:paraId="5E624D08" w14:textId="6FD54D25" w:rsidR="00A104D4" w:rsidRPr="00AD708B" w:rsidRDefault="00A104D4" w:rsidP="00D52A39">
      <w:pPr>
        <w:pStyle w:val="Style1"/>
        <w:numPr>
          <w:ilvl w:val="0"/>
          <w:numId w:val="21"/>
        </w:numPr>
        <w:spacing w:line="240" w:lineRule="auto"/>
        <w:jc w:val="both"/>
        <w:rPr>
          <w:rFonts w:eastAsia="Microsoft JhengHei"/>
        </w:rPr>
      </w:pPr>
      <w:r w:rsidRPr="00AD708B">
        <w:rPr>
          <w:rFonts w:eastAsia="Microsoft JhengHei"/>
        </w:rPr>
        <w:t>32-bit </w:t>
      </w:r>
      <w:r w:rsidR="00004C52">
        <w:rPr>
          <w:rFonts w:eastAsia="Microsoft JhengHei"/>
        </w:rPr>
        <w:t>RISC</w:t>
      </w:r>
      <w:r w:rsidRPr="00AD708B">
        <w:rPr>
          <w:rFonts w:eastAsia="Microsoft JhengHei"/>
        </w:rPr>
        <w:t> CPU: Tensilica Xtensa LX106, 80 MHz ;</w:t>
      </w:r>
    </w:p>
    <w:p w14:paraId="7C320FEF" w14:textId="77777777" w:rsidR="00A104D4" w:rsidRPr="00AD708B" w:rsidRDefault="00A104D4" w:rsidP="00D52A39">
      <w:pPr>
        <w:pStyle w:val="Style1"/>
        <w:numPr>
          <w:ilvl w:val="0"/>
          <w:numId w:val="21"/>
        </w:numPr>
        <w:spacing w:line="240" w:lineRule="auto"/>
        <w:jc w:val="both"/>
        <w:rPr>
          <w:rFonts w:eastAsia="Microsoft JhengHei"/>
        </w:rPr>
      </w:pPr>
      <w:r w:rsidRPr="00AD708B">
        <w:rPr>
          <w:rFonts w:eastAsia="Microsoft JhengHei"/>
        </w:rPr>
        <w:t>64 Kio de RAM instruction, 96 Kio de RAM data ;</w:t>
      </w:r>
    </w:p>
    <w:p w14:paraId="279A3079" w14:textId="77777777" w:rsidR="00A104D4" w:rsidRPr="00AD708B" w:rsidRDefault="00A104D4" w:rsidP="00D52A39">
      <w:pPr>
        <w:pStyle w:val="Style1"/>
        <w:numPr>
          <w:ilvl w:val="0"/>
          <w:numId w:val="21"/>
        </w:numPr>
        <w:spacing w:line="240" w:lineRule="auto"/>
        <w:jc w:val="both"/>
        <w:rPr>
          <w:rFonts w:eastAsia="Microsoft JhengHei"/>
        </w:rPr>
      </w:pPr>
      <w:r w:rsidRPr="00AD708B">
        <w:rPr>
          <w:rFonts w:eastAsia="Microsoft JhengHei"/>
        </w:rPr>
        <w:t>QSPI flash externe - 512 Kio à 4 Mio (supporte jusqu'à 16 Mio) ;</w:t>
      </w:r>
    </w:p>
    <w:p w14:paraId="6142541E" w14:textId="55215E7B" w:rsidR="00A104D4" w:rsidRPr="00AD708B" w:rsidRDefault="009C1051" w:rsidP="00D52A39">
      <w:pPr>
        <w:pStyle w:val="Style1"/>
        <w:numPr>
          <w:ilvl w:val="0"/>
          <w:numId w:val="21"/>
        </w:numPr>
        <w:spacing w:line="240" w:lineRule="auto"/>
        <w:jc w:val="both"/>
        <w:rPr>
          <w:rFonts w:eastAsia="Microsoft JhengHei"/>
        </w:rPr>
      </w:pPr>
      <w:r w:rsidRPr="00004C52">
        <w:rPr>
          <w:rFonts w:eastAsia="Microsoft JhengHei"/>
        </w:rPr>
        <w:t>I</w:t>
      </w:r>
      <w:r w:rsidR="00004C52">
        <w:rPr>
          <w:rFonts w:eastAsia="Microsoft JhengHei"/>
        </w:rPr>
        <w:t>EEE802.11</w:t>
      </w:r>
      <w:r w:rsidR="00A104D4" w:rsidRPr="00AD708B">
        <w:rPr>
          <w:rFonts w:eastAsia="Microsoft JhengHei"/>
        </w:rPr>
        <w:t> b/g/n </w:t>
      </w:r>
      <w:r w:rsidR="00004C52">
        <w:rPr>
          <w:rFonts w:eastAsia="Microsoft JhengHei"/>
        </w:rPr>
        <w:t>WIFI</w:t>
      </w:r>
      <w:r w:rsidRPr="00AD708B">
        <w:rPr>
          <w:rFonts w:eastAsia="Microsoft JhengHei"/>
        </w:rPr>
        <w:t> :</w:t>
      </w:r>
    </w:p>
    <w:p w14:paraId="48A1EBA6" w14:textId="59C5AE75" w:rsidR="00A104D4" w:rsidRPr="00AD708B" w:rsidRDefault="00A104D4" w:rsidP="00D52A39">
      <w:pPr>
        <w:pStyle w:val="Style1"/>
        <w:numPr>
          <w:ilvl w:val="0"/>
          <w:numId w:val="21"/>
        </w:numPr>
        <w:spacing w:line="240" w:lineRule="auto"/>
        <w:jc w:val="both"/>
        <w:rPr>
          <w:rFonts w:eastAsia="Microsoft JhengHei"/>
        </w:rPr>
      </w:pPr>
      <w:r w:rsidRPr="00AD708B">
        <w:rPr>
          <w:rFonts w:eastAsia="Microsoft JhengHei"/>
        </w:rPr>
        <w:t>TR switch intégré, </w:t>
      </w:r>
      <w:hyperlink r:id="rId36" w:tooltip="Balun" w:history="1">
        <w:r w:rsidRPr="00AD708B">
          <w:rPr>
            <w:rStyle w:val="Lienhypertexte"/>
            <w:rFonts w:ascii="Microsoft JhengHei" w:eastAsia="Microsoft JhengHei" w:hAnsi="Microsoft JhengHei" w:cs="Arial"/>
            <w:color w:val="auto"/>
            <w:sz w:val="21"/>
            <w:szCs w:val="21"/>
          </w:rPr>
          <w:t>balun</w:t>
        </w:r>
      </w:hyperlink>
      <w:r w:rsidRPr="00AD708B">
        <w:rPr>
          <w:rFonts w:eastAsia="Microsoft JhengHei"/>
        </w:rPr>
        <w:t xml:space="preserve">, LNA , amplificateur de puissance </w:t>
      </w:r>
    </w:p>
    <w:p w14:paraId="06DA169A" w14:textId="559257E4" w:rsidR="00A104D4" w:rsidRPr="00AD708B" w:rsidRDefault="00A104D4" w:rsidP="00D52A39">
      <w:pPr>
        <w:pStyle w:val="Style1"/>
        <w:numPr>
          <w:ilvl w:val="0"/>
          <w:numId w:val="21"/>
        </w:numPr>
        <w:spacing w:line="240" w:lineRule="auto"/>
        <w:jc w:val="both"/>
        <w:rPr>
          <w:rFonts w:eastAsia="Microsoft JhengHei"/>
        </w:rPr>
      </w:pPr>
      <w:r w:rsidRPr="00AD708B">
        <w:rPr>
          <w:rFonts w:eastAsia="Microsoft JhengHei"/>
        </w:rPr>
        <w:t>Authentification par WEP ou WPA/WPA2 ou bien réseau ouvert</w:t>
      </w:r>
    </w:p>
    <w:p w14:paraId="77A1B682" w14:textId="77777777" w:rsidR="00A104D4" w:rsidRPr="00AD708B" w:rsidRDefault="00A104D4" w:rsidP="00D52A39">
      <w:pPr>
        <w:pStyle w:val="Style1"/>
        <w:numPr>
          <w:ilvl w:val="0"/>
          <w:numId w:val="21"/>
        </w:numPr>
        <w:spacing w:line="240" w:lineRule="auto"/>
        <w:jc w:val="both"/>
        <w:rPr>
          <w:rFonts w:eastAsia="Microsoft JhengHei"/>
        </w:rPr>
      </w:pPr>
      <w:r w:rsidRPr="00AD708B">
        <w:rPr>
          <w:rFonts w:eastAsia="Microsoft JhengHei"/>
        </w:rPr>
        <w:lastRenderedPageBreak/>
        <w:t>Certaines variantes supportent une antenne externe</w:t>
      </w:r>
    </w:p>
    <w:p w14:paraId="11E38BA5" w14:textId="3D531482" w:rsidR="00A104D4" w:rsidRPr="00AD708B" w:rsidRDefault="00A104D4" w:rsidP="00D52A39">
      <w:pPr>
        <w:pStyle w:val="Style1"/>
        <w:numPr>
          <w:ilvl w:val="0"/>
          <w:numId w:val="21"/>
        </w:numPr>
        <w:spacing w:line="240" w:lineRule="auto"/>
        <w:jc w:val="both"/>
        <w:rPr>
          <w:rFonts w:eastAsia="Microsoft JhengHei"/>
        </w:rPr>
      </w:pPr>
      <w:r w:rsidRPr="00AD708B">
        <w:rPr>
          <w:rFonts w:eastAsia="Microsoft JhengHei"/>
        </w:rPr>
        <w:t xml:space="preserve">16 broches GPIO  </w:t>
      </w:r>
    </w:p>
    <w:p w14:paraId="6170FA80" w14:textId="2BA67570" w:rsidR="00A104D4" w:rsidRPr="00AD708B" w:rsidRDefault="00A104D4" w:rsidP="00D52A39">
      <w:pPr>
        <w:pStyle w:val="Style1"/>
        <w:numPr>
          <w:ilvl w:val="0"/>
          <w:numId w:val="21"/>
        </w:numPr>
        <w:spacing w:line="240" w:lineRule="auto"/>
        <w:rPr>
          <w:rFonts w:eastAsia="Microsoft JhengHei"/>
        </w:rPr>
      </w:pPr>
      <w:r w:rsidRPr="00AD708B">
        <w:rPr>
          <w:rFonts w:eastAsia="Microsoft JhengHei"/>
        </w:rPr>
        <w:t xml:space="preserve">Interfaces SPI </w:t>
      </w:r>
    </w:p>
    <w:p w14:paraId="4646FE3B" w14:textId="63EAB7BE" w:rsidR="00A104D4" w:rsidRPr="00AD708B" w:rsidRDefault="00741DAD" w:rsidP="00D52A39">
      <w:pPr>
        <w:pStyle w:val="Style1"/>
        <w:numPr>
          <w:ilvl w:val="0"/>
          <w:numId w:val="21"/>
        </w:numPr>
        <w:spacing w:line="240" w:lineRule="auto"/>
        <w:rPr>
          <w:rFonts w:eastAsia="Microsoft JhengHei"/>
        </w:rPr>
      </w:pPr>
      <w:r w:rsidRPr="00AD708B">
        <w:rPr>
          <w:rFonts w:eastAsia="Microsoft JhengHei"/>
        </w:rPr>
        <w:t>Interface avec</w:t>
      </w:r>
      <w:r w:rsidR="00A104D4" w:rsidRPr="00AD708B">
        <w:rPr>
          <w:rFonts w:eastAsia="Microsoft JhengHei"/>
        </w:rPr>
        <w:t> DMA (partageant les broches avec les GPIO) ;</w:t>
      </w:r>
    </w:p>
    <w:p w14:paraId="2C93EF55" w14:textId="50E94E3F" w:rsidR="00A104D4" w:rsidRPr="00AD708B" w:rsidRDefault="00A104D4" w:rsidP="00D52A39">
      <w:pPr>
        <w:pStyle w:val="Style1"/>
        <w:numPr>
          <w:ilvl w:val="0"/>
          <w:numId w:val="21"/>
        </w:numPr>
        <w:spacing w:line="240" w:lineRule="auto"/>
        <w:rPr>
          <w:rFonts w:eastAsia="Microsoft JhengHei"/>
        </w:rPr>
      </w:pPr>
      <w:r w:rsidRPr="00AD708B">
        <w:rPr>
          <w:rFonts w:eastAsia="Microsoft JhengHei"/>
        </w:rPr>
        <w:t>UART sur des broches dédiées, plus un UART dédié aux transmissions pouvant être géré par GPIO2 ;</w:t>
      </w:r>
    </w:p>
    <w:p w14:paraId="425157CF" w14:textId="690EF644" w:rsidR="00A104D4" w:rsidRPr="00AD708B" w:rsidRDefault="00A104D4" w:rsidP="00D52A39">
      <w:pPr>
        <w:pStyle w:val="Style1"/>
        <w:numPr>
          <w:ilvl w:val="0"/>
          <w:numId w:val="21"/>
        </w:numPr>
        <w:spacing w:line="240" w:lineRule="auto"/>
        <w:rPr>
          <w:rFonts w:eastAsia="Microsoft JhengHei"/>
        </w:rPr>
      </w:pPr>
      <w:r w:rsidRPr="00AD708B">
        <w:rPr>
          <w:rFonts w:eastAsia="Microsoft JhengHei"/>
        </w:rPr>
        <w:t xml:space="preserve">1 10-bit ADC  </w:t>
      </w:r>
    </w:p>
    <w:p w14:paraId="2AF3DBD2" w14:textId="77777777" w:rsidR="00A104D4" w:rsidRDefault="00A104D4" w:rsidP="00C52E40">
      <w:pPr>
        <w:pStyle w:val="Paragraphedeliste"/>
        <w:rPr>
          <w:rFonts w:ascii="Microsoft JhengHei" w:eastAsia="Microsoft JhengHei" w:hAnsi="Microsoft JhengHei"/>
          <w:b/>
          <w:bCs/>
          <w:sz w:val="24"/>
          <w:szCs w:val="24"/>
        </w:rPr>
      </w:pPr>
    </w:p>
    <w:p w14:paraId="49C4C6F7" w14:textId="77777777" w:rsidR="00C52E40" w:rsidRPr="00C52E40" w:rsidRDefault="00C52E40" w:rsidP="00D52A39">
      <w:pPr>
        <w:pStyle w:val="Paragraphedeliste"/>
        <w:numPr>
          <w:ilvl w:val="0"/>
          <w:numId w:val="64"/>
        </w:numPr>
        <w:rPr>
          <w:rFonts w:asciiTheme="majorBidi" w:eastAsia="Microsoft JhengHei" w:hAnsiTheme="majorBidi" w:cstheme="majorBidi"/>
          <w:b/>
          <w:bCs/>
          <w:sz w:val="24"/>
          <w:szCs w:val="24"/>
        </w:rPr>
      </w:pPr>
      <w:r w:rsidRPr="00C52E40">
        <w:rPr>
          <w:rFonts w:asciiTheme="majorBidi" w:eastAsia="Microsoft JhengHei" w:hAnsiTheme="majorBidi" w:cstheme="majorBidi"/>
          <w:b/>
          <w:bCs/>
          <w:sz w:val="24"/>
          <w:szCs w:val="24"/>
        </w:rPr>
        <w:t>Capteur de position (3590S-2-103L) :</w:t>
      </w:r>
    </w:p>
    <w:p w14:paraId="1D11DED4" w14:textId="215D0C5B" w:rsidR="00C52E40" w:rsidRDefault="00EA2B26" w:rsidP="00C52E40">
      <w:pPr>
        <w:pStyle w:val="Paragraphedeliste"/>
        <w:rPr>
          <w:rFonts w:ascii="Microsoft JhengHei" w:eastAsia="Microsoft JhengHei" w:hAnsi="Microsoft JhengHei"/>
          <w:b/>
          <w:bCs/>
          <w:sz w:val="24"/>
          <w:szCs w:val="24"/>
        </w:rPr>
      </w:pPr>
      <w:r>
        <w:rPr>
          <w:rFonts w:ascii="Microsoft JhengHei" w:eastAsia="Microsoft JhengHei" w:hAnsi="Microsoft JhengHei"/>
          <w:b/>
          <w:bCs/>
          <w:noProof/>
          <w:sz w:val="24"/>
          <w:szCs w:val="24"/>
          <w:lang w:eastAsia="fr-FR"/>
        </w:rPr>
        <w:drawing>
          <wp:anchor distT="0" distB="0" distL="114300" distR="114300" simplePos="0" relativeHeight="251631616" behindDoc="0" locked="0" layoutInCell="1" allowOverlap="1" wp14:anchorId="04A177A0" wp14:editId="30D7B85F">
            <wp:simplePos x="0" y="0"/>
            <wp:positionH relativeFrom="margin">
              <wp:posOffset>2281555</wp:posOffset>
            </wp:positionH>
            <wp:positionV relativeFrom="paragraph">
              <wp:posOffset>132080</wp:posOffset>
            </wp:positionV>
            <wp:extent cx="1390623" cy="1513515"/>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7">
                      <a:extLst>
                        <a:ext uri="{28A0092B-C50C-407E-A947-70E740481C1C}">
                          <a14:useLocalDpi xmlns:a14="http://schemas.microsoft.com/office/drawing/2010/main" val="0"/>
                        </a:ext>
                      </a:extLst>
                    </a:blip>
                    <a:stretch>
                      <a:fillRect/>
                    </a:stretch>
                  </pic:blipFill>
                  <pic:spPr>
                    <a:xfrm>
                      <a:off x="0" y="0"/>
                      <a:ext cx="1390623" cy="1513515"/>
                    </a:xfrm>
                    <a:prstGeom prst="rect">
                      <a:avLst/>
                    </a:prstGeom>
                  </pic:spPr>
                </pic:pic>
              </a:graphicData>
            </a:graphic>
            <wp14:sizeRelH relativeFrom="margin">
              <wp14:pctWidth>0</wp14:pctWidth>
            </wp14:sizeRelH>
            <wp14:sizeRelV relativeFrom="margin">
              <wp14:pctHeight>0</wp14:pctHeight>
            </wp14:sizeRelV>
          </wp:anchor>
        </w:drawing>
      </w:r>
    </w:p>
    <w:p w14:paraId="519E3079" w14:textId="0691C5C7" w:rsidR="00C52E40" w:rsidRDefault="00C52E40" w:rsidP="00C52E40">
      <w:pPr>
        <w:pStyle w:val="Paragraphedeliste"/>
        <w:rPr>
          <w:rFonts w:ascii="Microsoft JhengHei" w:eastAsia="Microsoft JhengHei" w:hAnsi="Microsoft JhengHei"/>
          <w:b/>
          <w:bCs/>
          <w:sz w:val="24"/>
          <w:szCs w:val="24"/>
        </w:rPr>
      </w:pPr>
    </w:p>
    <w:p w14:paraId="3CB67A68" w14:textId="77777777" w:rsidR="00C52E40" w:rsidRDefault="00C52E40" w:rsidP="00C52E40">
      <w:pPr>
        <w:pStyle w:val="Paragraphedeliste"/>
        <w:rPr>
          <w:rFonts w:ascii="Microsoft JhengHei" w:eastAsia="Microsoft JhengHei" w:hAnsi="Microsoft JhengHei"/>
          <w:b/>
          <w:bCs/>
          <w:sz w:val="24"/>
          <w:szCs w:val="24"/>
        </w:rPr>
      </w:pPr>
    </w:p>
    <w:p w14:paraId="3F82C990" w14:textId="77777777" w:rsidR="00C52E40" w:rsidRDefault="00C52E40" w:rsidP="00C52E40">
      <w:pPr>
        <w:pStyle w:val="Paragraphedeliste"/>
        <w:rPr>
          <w:rFonts w:ascii="Microsoft JhengHei" w:eastAsia="Microsoft JhengHei" w:hAnsi="Microsoft JhengHei"/>
          <w:b/>
          <w:bCs/>
          <w:sz w:val="24"/>
          <w:szCs w:val="24"/>
        </w:rPr>
      </w:pPr>
    </w:p>
    <w:p w14:paraId="177B74BA" w14:textId="77777777" w:rsidR="00C52E40" w:rsidRDefault="00C52E40" w:rsidP="00C52E40">
      <w:pPr>
        <w:pStyle w:val="Paragraphedeliste"/>
        <w:rPr>
          <w:rFonts w:ascii="Microsoft JhengHei" w:eastAsia="Microsoft JhengHei" w:hAnsi="Microsoft JhengHei"/>
          <w:b/>
          <w:bCs/>
          <w:sz w:val="24"/>
          <w:szCs w:val="24"/>
        </w:rPr>
      </w:pPr>
    </w:p>
    <w:p w14:paraId="7639CE1F" w14:textId="77777777" w:rsidR="00C52E40" w:rsidRDefault="00C52E40" w:rsidP="00C52E40">
      <w:pPr>
        <w:pStyle w:val="Paragraphedeliste"/>
        <w:rPr>
          <w:rFonts w:ascii="Microsoft JhengHei" w:eastAsia="Microsoft JhengHei" w:hAnsi="Microsoft JhengHei"/>
          <w:b/>
          <w:bCs/>
          <w:sz w:val="24"/>
          <w:szCs w:val="24"/>
        </w:rPr>
      </w:pPr>
    </w:p>
    <w:p w14:paraId="443237EA" w14:textId="66508CB3" w:rsidR="00C52E40" w:rsidRPr="00EA2B26" w:rsidRDefault="000B21E8" w:rsidP="00EA2B26">
      <w:pPr>
        <w:pStyle w:val="Paragraphedeliste"/>
        <w:rPr>
          <w:rFonts w:ascii="Microsoft JhengHei" w:eastAsia="Microsoft JhengHei" w:hAnsi="Microsoft JhengHei"/>
          <w:b/>
          <w:bCs/>
          <w:sz w:val="24"/>
          <w:szCs w:val="24"/>
        </w:rPr>
      </w:pPr>
      <w:r>
        <w:rPr>
          <w:noProof/>
        </w:rPr>
        <w:pict w14:anchorId="32FE7162">
          <v:shape id="Zone de texte 18" o:spid="_x0000_s1064" type="#_x0000_t202" style="position:absolute;left:0;text-align:left;margin-left:157.9pt;margin-top:6.4pt;width:192pt;height:21.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" stroked="f">
            <v:textbox inset="0,0,0,0">
              <w:txbxContent>
                <w:p w14:paraId="7D78B340" w14:textId="00142316" w:rsidR="00F22575" w:rsidRPr="00EA2B26" w:rsidRDefault="00F22575" w:rsidP="00771906">
                  <w:pPr>
                    <w:pStyle w:val="Lgende"/>
                    <w:rPr>
                      <w:rFonts w:ascii="Times New Roman" w:eastAsia="Microsoft JhengHei" w:hAnsi="Times New Roman" w:cs="Times New Roman"/>
                      <w:b/>
                      <w:bCs/>
                      <w:noProof/>
                      <w:color w:val="auto"/>
                      <w:sz w:val="24"/>
                      <w:szCs w:val="24"/>
                    </w:rPr>
                  </w:pPr>
                  <w:bookmarkStart w:id="45" w:name="_Toc105167251"/>
                  <w:r w:rsidRPr="00EA2B26">
                    <w:rPr>
                      <w:rFonts w:ascii="Times New Roman" w:hAnsi="Times New Roman" w:cs="Times New Roman"/>
                      <w:color w:val="auto"/>
                    </w:rPr>
                    <w:t xml:space="preserve">Figure </w:t>
                  </w:r>
                  <w:r w:rsidRPr="00EA2B26">
                    <w:rPr>
                      <w:rFonts w:ascii="Times New Roman" w:hAnsi="Times New Roman" w:cs="Times New Roman"/>
                      <w:color w:val="auto"/>
                    </w:rPr>
                    <w:fldChar w:fldCharType="begin"/>
                  </w:r>
                  <w:r w:rsidRPr="00EA2B26">
                    <w:rPr>
                      <w:rFonts w:ascii="Times New Roman" w:hAnsi="Times New Roman" w:cs="Times New Roman"/>
                      <w:color w:val="auto"/>
                    </w:rPr>
                    <w:instrText>SEQ Figure \* ARABIC</w:instrText>
                  </w:r>
                  <w:r w:rsidRPr="00EA2B26">
                    <w:rPr>
                      <w:rFonts w:ascii="Times New Roman" w:hAnsi="Times New Roman" w:cs="Times New Roman"/>
                      <w:color w:val="auto"/>
                    </w:rPr>
                    <w:fldChar w:fldCharType="separate"/>
                  </w:r>
                  <w:r w:rsidR="00111B93">
                    <w:rPr>
                      <w:rFonts w:ascii="Times New Roman" w:hAnsi="Times New Roman" w:cs="Times New Roman"/>
                      <w:noProof/>
                      <w:color w:val="auto"/>
                    </w:rPr>
                    <w:t>9</w:t>
                  </w:r>
                  <w:r w:rsidRPr="00EA2B26">
                    <w:rPr>
                      <w:rFonts w:ascii="Times New Roman" w:hAnsi="Times New Roman" w:cs="Times New Roman"/>
                      <w:color w:val="auto"/>
                    </w:rPr>
                    <w:fldChar w:fldCharType="end"/>
                  </w:r>
                  <w:r w:rsidRPr="00EA2B26">
                    <w:rPr>
                      <w:rFonts w:ascii="Times New Roman" w:hAnsi="Times New Roman" w:cs="Times New Roman"/>
                      <w:color w:val="auto"/>
                    </w:rPr>
                    <w:t xml:space="preserve"> : Capteur de position (3590S-2-103L)</w:t>
                  </w:r>
                  <w:bookmarkEnd w:id="45"/>
                </w:p>
              </w:txbxContent>
            </v:textbox>
          </v:shape>
        </w:pict>
      </w:r>
    </w:p>
    <w:p w14:paraId="303B9B65" w14:textId="700A9E93" w:rsidR="009C1051" w:rsidRPr="00DF194D" w:rsidRDefault="009C1051" w:rsidP="00D52A39">
      <w:pPr>
        <w:pStyle w:val="Style1"/>
        <w:numPr>
          <w:ilvl w:val="3"/>
          <w:numId w:val="22"/>
        </w:numPr>
        <w:rPr>
          <w:rFonts w:eastAsia="Microsoft JhengHei"/>
        </w:rPr>
      </w:pPr>
      <w:r w:rsidRPr="00DF194D">
        <w:rPr>
          <w:rFonts w:eastAsia="Microsoft JhengHei"/>
        </w:rPr>
        <w:t xml:space="preserve">Caractéristiques : </w:t>
      </w:r>
    </w:p>
    <w:p w14:paraId="1AC6DFA8" w14:textId="37D228D0" w:rsidR="009C1051" w:rsidRPr="009C1051" w:rsidRDefault="009C1051" w:rsidP="00D52A39">
      <w:pPr>
        <w:pStyle w:val="Style1"/>
        <w:numPr>
          <w:ilvl w:val="0"/>
          <w:numId w:val="23"/>
        </w:numPr>
        <w:spacing w:line="240" w:lineRule="auto"/>
        <w:rPr>
          <w:rFonts w:eastAsia="Microsoft JhengHei"/>
        </w:rPr>
      </w:pPr>
      <w:r w:rsidRPr="009C1051">
        <w:rPr>
          <w:rFonts w:eastAsia="Microsoft JhengHei"/>
        </w:rPr>
        <w:t>Support de douille</w:t>
      </w:r>
    </w:p>
    <w:p w14:paraId="5A7EEFA5" w14:textId="03B84DB6" w:rsidR="009C1051" w:rsidRPr="009C1051" w:rsidRDefault="009C1051" w:rsidP="00D52A39">
      <w:pPr>
        <w:pStyle w:val="Style1"/>
        <w:numPr>
          <w:ilvl w:val="0"/>
          <w:numId w:val="23"/>
        </w:numPr>
        <w:spacing w:line="240" w:lineRule="auto"/>
        <w:rPr>
          <w:rFonts w:eastAsia="Microsoft JhengHei"/>
        </w:rPr>
      </w:pPr>
      <w:r w:rsidRPr="009C1051">
        <w:rPr>
          <w:rFonts w:eastAsia="Microsoft JhengHei"/>
        </w:rPr>
        <w:t>Fonction de broche AR en option</w:t>
      </w:r>
    </w:p>
    <w:p w14:paraId="52BC6EF2" w14:textId="51356BF4" w:rsidR="009C1051" w:rsidRPr="009C1051" w:rsidRDefault="009C1051" w:rsidP="00D52A39">
      <w:pPr>
        <w:pStyle w:val="Style1"/>
        <w:numPr>
          <w:ilvl w:val="0"/>
          <w:numId w:val="23"/>
        </w:numPr>
        <w:spacing w:line="240" w:lineRule="auto"/>
        <w:rPr>
          <w:rFonts w:eastAsia="Microsoft JhengHei"/>
        </w:rPr>
      </w:pPr>
      <w:r w:rsidRPr="009C1051">
        <w:rPr>
          <w:rFonts w:eastAsia="Microsoft JhengHei"/>
        </w:rPr>
        <w:t>Arbre et douilles en plastique ou en métal</w:t>
      </w:r>
    </w:p>
    <w:p w14:paraId="21F92A3C" w14:textId="01A589A2" w:rsidR="009C1051" w:rsidRPr="009C1051" w:rsidRDefault="009C1051" w:rsidP="00D52A39">
      <w:pPr>
        <w:pStyle w:val="Style1"/>
        <w:numPr>
          <w:ilvl w:val="0"/>
          <w:numId w:val="23"/>
        </w:numPr>
        <w:spacing w:line="240" w:lineRule="auto"/>
        <w:rPr>
          <w:rFonts w:eastAsia="Microsoft JhengHei"/>
        </w:rPr>
      </w:pPr>
      <w:r w:rsidRPr="009C1051">
        <w:rPr>
          <w:rFonts w:eastAsia="Microsoft JhengHei"/>
        </w:rPr>
        <w:t>Bobiné</w:t>
      </w:r>
    </w:p>
    <w:p w14:paraId="6ED5FDFC" w14:textId="449F85B4" w:rsidR="009C1051" w:rsidRPr="009C1051" w:rsidRDefault="009C1051" w:rsidP="00D52A39">
      <w:pPr>
        <w:pStyle w:val="Style1"/>
        <w:numPr>
          <w:ilvl w:val="0"/>
          <w:numId w:val="23"/>
        </w:numPr>
        <w:spacing w:line="240" w:lineRule="auto"/>
        <w:rPr>
          <w:rFonts w:eastAsia="Microsoft JhengHei"/>
        </w:rPr>
      </w:pPr>
      <w:r w:rsidRPr="009C1051">
        <w:rPr>
          <w:rFonts w:eastAsia="Microsoft JhengHei"/>
        </w:rPr>
        <w:t>Cosses à souder ou broches PC</w:t>
      </w:r>
    </w:p>
    <w:p w14:paraId="227DA39C" w14:textId="2787C172" w:rsidR="009C1051" w:rsidRPr="009C1051" w:rsidRDefault="009C1051" w:rsidP="00D52A39">
      <w:pPr>
        <w:pStyle w:val="Style1"/>
        <w:numPr>
          <w:ilvl w:val="0"/>
          <w:numId w:val="23"/>
        </w:numPr>
        <w:spacing w:line="240" w:lineRule="auto"/>
        <w:rPr>
          <w:rFonts w:eastAsia="Microsoft JhengHei"/>
        </w:rPr>
      </w:pPr>
      <w:r w:rsidRPr="009C1051">
        <w:rPr>
          <w:rFonts w:eastAsia="Microsoft JhengHei"/>
        </w:rPr>
        <w:t>Scellable (joint complet du corps)</w:t>
      </w:r>
    </w:p>
    <w:p w14:paraId="641162CE" w14:textId="6D82715E" w:rsidR="00741DAD" w:rsidRDefault="009C1051" w:rsidP="00D52A39">
      <w:pPr>
        <w:pStyle w:val="Style1"/>
        <w:numPr>
          <w:ilvl w:val="0"/>
          <w:numId w:val="23"/>
        </w:numPr>
        <w:spacing w:line="240" w:lineRule="auto"/>
        <w:rPr>
          <w:rFonts w:eastAsia="Microsoft JhengHei"/>
        </w:rPr>
      </w:pPr>
      <w:r w:rsidRPr="009C1051">
        <w:rPr>
          <w:rFonts w:eastAsia="Microsoft JhengHei"/>
        </w:rPr>
        <w:t>Conçu pour une utilisation dans les applications IHM</w:t>
      </w:r>
    </w:p>
    <w:p w14:paraId="40440980" w14:textId="77777777" w:rsidR="00EA2B26" w:rsidRPr="00DF194D" w:rsidRDefault="00EA2B26" w:rsidP="00EA2B26">
      <w:pPr>
        <w:pStyle w:val="Style1"/>
        <w:spacing w:line="240" w:lineRule="auto"/>
        <w:ind w:left="1919"/>
        <w:rPr>
          <w:rFonts w:eastAsia="Microsoft JhengHei"/>
        </w:rPr>
      </w:pPr>
    </w:p>
    <w:p w14:paraId="23096D08" w14:textId="52F1ACEB" w:rsidR="00C52E40" w:rsidRPr="00771906" w:rsidRDefault="00C52E40" w:rsidP="00D52A39">
      <w:pPr>
        <w:pStyle w:val="Paragraphedeliste"/>
        <w:numPr>
          <w:ilvl w:val="0"/>
          <w:numId w:val="1"/>
        </w:numPr>
        <w:rPr>
          <w:rFonts w:asciiTheme="majorBidi" w:eastAsia="Microsoft JhengHei" w:hAnsiTheme="majorBidi" w:cstheme="majorBidi"/>
          <w:b/>
          <w:bCs/>
          <w:sz w:val="24"/>
          <w:szCs w:val="24"/>
        </w:rPr>
      </w:pPr>
      <w:r w:rsidRPr="00771906">
        <w:rPr>
          <w:rFonts w:asciiTheme="majorBidi" w:eastAsia="Microsoft JhengHei" w:hAnsiTheme="majorBidi" w:cstheme="majorBidi"/>
          <w:b/>
          <w:bCs/>
          <w:sz w:val="24"/>
          <w:szCs w:val="24"/>
        </w:rPr>
        <w:t>Capteur de diamètre (</w:t>
      </w:r>
      <w:r w:rsidRPr="00771906">
        <w:rPr>
          <w:rFonts w:asciiTheme="majorBidi" w:eastAsia="Microsoft JhengHei" w:hAnsiTheme="majorBidi" w:cstheme="majorBidi"/>
          <w:b/>
          <w:bCs/>
        </w:rPr>
        <w:t xml:space="preserve">PTL01-15W0-103B1) : </w:t>
      </w:r>
    </w:p>
    <w:p w14:paraId="3BA884ED" w14:textId="1C839F45" w:rsidR="00C52E40" w:rsidRPr="00462448" w:rsidRDefault="00EA2B26" w:rsidP="00C52E40">
      <w:pPr>
        <w:pStyle w:val="Paragraphedeliste"/>
        <w:rPr>
          <w:rFonts w:ascii="Microsoft JhengHei" w:eastAsia="Microsoft JhengHei" w:hAnsi="Microsoft JhengHei"/>
          <w:b/>
          <w:bCs/>
          <w:sz w:val="24"/>
          <w:szCs w:val="24"/>
        </w:rPr>
      </w:pPr>
      <w:r>
        <w:rPr>
          <w:rFonts w:ascii="Microsoft JhengHei" w:eastAsia="Microsoft JhengHei" w:hAnsi="Microsoft JhengHei"/>
          <w:b/>
          <w:bCs/>
          <w:noProof/>
          <w:sz w:val="24"/>
          <w:szCs w:val="24"/>
          <w:lang w:eastAsia="fr-FR"/>
        </w:rPr>
        <w:drawing>
          <wp:anchor distT="0" distB="0" distL="114300" distR="114300" simplePos="0" relativeHeight="251632640" behindDoc="0" locked="0" layoutInCell="1" allowOverlap="1" wp14:anchorId="6E64C728" wp14:editId="5EC8F205">
            <wp:simplePos x="0" y="0"/>
            <wp:positionH relativeFrom="margin">
              <wp:posOffset>2376805</wp:posOffset>
            </wp:positionH>
            <wp:positionV relativeFrom="paragraph">
              <wp:posOffset>30480</wp:posOffset>
            </wp:positionV>
            <wp:extent cx="1381045" cy="1578338"/>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8">
                      <a:extLst>
                        <a:ext uri="{28A0092B-C50C-407E-A947-70E740481C1C}">
                          <a14:useLocalDpi xmlns:a14="http://schemas.microsoft.com/office/drawing/2010/main" val="0"/>
                        </a:ext>
                      </a:extLst>
                    </a:blip>
                    <a:stretch>
                      <a:fillRect/>
                    </a:stretch>
                  </pic:blipFill>
                  <pic:spPr>
                    <a:xfrm>
                      <a:off x="0" y="0"/>
                      <a:ext cx="1381045" cy="1578338"/>
                    </a:xfrm>
                    <a:prstGeom prst="rect">
                      <a:avLst/>
                    </a:prstGeom>
                  </pic:spPr>
                </pic:pic>
              </a:graphicData>
            </a:graphic>
            <wp14:sizeRelH relativeFrom="margin">
              <wp14:pctWidth>0</wp14:pctWidth>
            </wp14:sizeRelH>
            <wp14:sizeRelV relativeFrom="margin">
              <wp14:pctHeight>0</wp14:pctHeight>
            </wp14:sizeRelV>
          </wp:anchor>
        </w:drawing>
      </w:r>
    </w:p>
    <w:p w14:paraId="4B005AB4" w14:textId="77777777" w:rsidR="00C52E40" w:rsidRDefault="00C52E40" w:rsidP="00C52E40">
      <w:pPr>
        <w:pStyle w:val="Paragraphedeliste"/>
        <w:rPr>
          <w:rFonts w:ascii="Microsoft JhengHei" w:eastAsia="Microsoft JhengHei" w:hAnsi="Microsoft JhengHei"/>
          <w:b/>
          <w:bCs/>
          <w:sz w:val="24"/>
          <w:szCs w:val="24"/>
        </w:rPr>
      </w:pPr>
    </w:p>
    <w:p w14:paraId="67A486BA" w14:textId="527BECA5" w:rsidR="00C52E40" w:rsidRDefault="00C52E40" w:rsidP="00C52E40">
      <w:pPr>
        <w:pStyle w:val="Paragraphedeliste"/>
        <w:rPr>
          <w:rFonts w:ascii="Microsoft JhengHei" w:eastAsia="Microsoft JhengHei" w:hAnsi="Microsoft JhengHei"/>
          <w:b/>
          <w:bCs/>
          <w:sz w:val="24"/>
          <w:szCs w:val="24"/>
        </w:rPr>
      </w:pPr>
    </w:p>
    <w:p w14:paraId="2DD17785" w14:textId="20B885BF" w:rsidR="00C52E40" w:rsidRDefault="00C52E40" w:rsidP="00C52E40">
      <w:pPr>
        <w:pStyle w:val="Paragraphedeliste"/>
        <w:rPr>
          <w:rFonts w:ascii="Microsoft JhengHei" w:eastAsia="Microsoft JhengHei" w:hAnsi="Microsoft JhengHei"/>
          <w:b/>
          <w:bCs/>
          <w:sz w:val="24"/>
          <w:szCs w:val="24"/>
        </w:rPr>
      </w:pPr>
    </w:p>
    <w:p w14:paraId="57E2FD03" w14:textId="12ABE5A1" w:rsidR="00C52E40" w:rsidRDefault="00C52E40" w:rsidP="00C52E40">
      <w:pPr>
        <w:pStyle w:val="Paragraphedeliste"/>
        <w:rPr>
          <w:rFonts w:ascii="Microsoft JhengHei" w:eastAsia="Microsoft JhengHei" w:hAnsi="Microsoft JhengHei"/>
          <w:b/>
          <w:bCs/>
          <w:sz w:val="24"/>
          <w:szCs w:val="24"/>
        </w:rPr>
      </w:pPr>
    </w:p>
    <w:p w14:paraId="38F4312D" w14:textId="4062780C" w:rsidR="002A7A5A" w:rsidRPr="00DF194D" w:rsidRDefault="000B21E8" w:rsidP="00DF194D">
      <w:pPr>
        <w:pStyle w:val="Paragraphedeliste"/>
        <w:rPr>
          <w:rFonts w:ascii="Microsoft JhengHei" w:eastAsia="Microsoft JhengHei" w:hAnsi="Microsoft JhengHei"/>
          <w:b/>
          <w:bCs/>
          <w:sz w:val="24"/>
          <w:szCs w:val="24"/>
        </w:rPr>
      </w:pPr>
      <w:r>
        <w:rPr>
          <w:noProof/>
        </w:rPr>
        <w:lastRenderedPageBreak/>
        <w:pict w14:anchorId="5799BFDD">
          <v:shape id="Zone de texte 19" o:spid="_x0000_s1063" type="#_x0000_t202" style="position:absolute;left:0;text-align:left;margin-left:141.4pt;margin-top:2.6pt;width:3in;height:.0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" stroked="f">
            <v:textbox style="mso-fit-shape-to-text:t" inset="0,0,0,0">
              <w:txbxContent>
                <w:p w14:paraId="7622027E" w14:textId="68B33945" w:rsidR="00F22575" w:rsidRPr="00EA2B26" w:rsidRDefault="00F22575" w:rsidP="00771906">
                  <w:pPr>
                    <w:pStyle w:val="Lgende"/>
                    <w:rPr>
                      <w:rFonts w:ascii="Times New Roman" w:eastAsia="Microsoft JhengHei" w:hAnsi="Times New Roman" w:cs="Times New Roman"/>
                      <w:b/>
                      <w:bCs/>
                      <w:noProof/>
                      <w:color w:val="auto"/>
                      <w:sz w:val="24"/>
                      <w:szCs w:val="24"/>
                    </w:rPr>
                  </w:pPr>
                  <w:bookmarkStart w:id="46" w:name="_Toc105167252"/>
                  <w:r w:rsidRPr="00EA2B26">
                    <w:rPr>
                      <w:rFonts w:ascii="Times New Roman" w:hAnsi="Times New Roman" w:cs="Times New Roman"/>
                      <w:color w:val="auto"/>
                    </w:rPr>
                    <w:t xml:space="preserve">Figure </w:t>
                  </w:r>
                  <w:r w:rsidRPr="00EA2B26">
                    <w:rPr>
                      <w:rFonts w:ascii="Times New Roman" w:hAnsi="Times New Roman" w:cs="Times New Roman"/>
                      <w:color w:val="auto"/>
                    </w:rPr>
                    <w:fldChar w:fldCharType="begin"/>
                  </w:r>
                  <w:r w:rsidRPr="00EA2B26">
                    <w:rPr>
                      <w:rFonts w:ascii="Times New Roman" w:hAnsi="Times New Roman" w:cs="Times New Roman"/>
                      <w:color w:val="auto"/>
                    </w:rPr>
                    <w:instrText>SEQ Figure \* ARABIC</w:instrText>
                  </w:r>
                  <w:r w:rsidRPr="00EA2B26">
                    <w:rPr>
                      <w:rFonts w:ascii="Times New Roman" w:hAnsi="Times New Roman" w:cs="Times New Roman"/>
                      <w:color w:val="auto"/>
                    </w:rPr>
                    <w:fldChar w:fldCharType="separate"/>
                  </w:r>
                  <w:r w:rsidR="00111B93">
                    <w:rPr>
                      <w:rFonts w:ascii="Times New Roman" w:hAnsi="Times New Roman" w:cs="Times New Roman"/>
                      <w:noProof/>
                      <w:color w:val="auto"/>
                    </w:rPr>
                    <w:t>10</w:t>
                  </w:r>
                  <w:r w:rsidRPr="00EA2B26">
                    <w:rPr>
                      <w:rFonts w:ascii="Times New Roman" w:hAnsi="Times New Roman" w:cs="Times New Roman"/>
                      <w:color w:val="auto"/>
                    </w:rPr>
                    <w:fldChar w:fldCharType="end"/>
                  </w:r>
                  <w:r w:rsidRPr="00EA2B26">
                    <w:rPr>
                      <w:rFonts w:ascii="Times New Roman" w:hAnsi="Times New Roman" w:cs="Times New Roman"/>
                      <w:color w:val="auto"/>
                    </w:rPr>
                    <w:t xml:space="preserve"> : Capteur de diamètre (PTL01-15W0-103B1)</w:t>
                  </w:r>
                  <w:bookmarkEnd w:id="46"/>
                </w:p>
              </w:txbxContent>
            </v:textbox>
          </v:shape>
        </w:pict>
      </w:r>
    </w:p>
    <w:p w14:paraId="5399DAC1" w14:textId="16EFAD88" w:rsidR="00C52E40" w:rsidRDefault="00A93FCE" w:rsidP="00D52A39">
      <w:pPr>
        <w:pStyle w:val="Style1"/>
        <w:numPr>
          <w:ilvl w:val="0"/>
          <w:numId w:val="25"/>
        </w:numPr>
        <w:rPr>
          <w:rFonts w:eastAsia="Microsoft JhengHei"/>
        </w:rPr>
      </w:pPr>
      <w:r>
        <w:rPr>
          <w:rFonts w:eastAsia="Microsoft JhengHei"/>
        </w:rPr>
        <w:t>Caractéristiques :</w:t>
      </w:r>
    </w:p>
    <w:p w14:paraId="3F4FF904" w14:textId="14D22C29" w:rsidR="00A93FCE" w:rsidRPr="00827509" w:rsidRDefault="00A93FCE" w:rsidP="00D52A39">
      <w:pPr>
        <w:pStyle w:val="Style1"/>
        <w:numPr>
          <w:ilvl w:val="0"/>
          <w:numId w:val="26"/>
        </w:numPr>
        <w:spacing w:line="240" w:lineRule="auto"/>
        <w:rPr>
          <w:rFonts w:eastAsia="Microsoft JhengHei"/>
        </w:rPr>
      </w:pPr>
      <w:r w:rsidRPr="00827509">
        <w:rPr>
          <w:rFonts w:eastAsia="Microsoft JhengHei"/>
        </w:rPr>
        <w:t xml:space="preserve">Type : </w:t>
      </w:r>
      <w:r w:rsidRPr="00544639">
        <w:rPr>
          <w:rFonts w:eastAsia="Microsoft JhengHei" w:cs="Times New Roman"/>
          <w:shd w:val="clear" w:color="auto" w:fill="FFFFFF"/>
        </w:rPr>
        <w:t>Slide Potentiometer with LED</w:t>
      </w:r>
      <w:r w:rsidR="00544639">
        <w:rPr>
          <w:rFonts w:eastAsia="Microsoft JhengHei" w:cs="Times New Roman"/>
          <w:shd w:val="clear" w:color="auto" w:fill="FFFFFF"/>
        </w:rPr>
        <w:t xml:space="preserve"> </w:t>
      </w:r>
    </w:p>
    <w:p w14:paraId="72907A9D" w14:textId="10B5AF9A" w:rsidR="00A93FCE" w:rsidRPr="00827509" w:rsidRDefault="00A93FCE" w:rsidP="00D52A39">
      <w:pPr>
        <w:pStyle w:val="Style1"/>
        <w:numPr>
          <w:ilvl w:val="0"/>
          <w:numId w:val="26"/>
        </w:numPr>
        <w:spacing w:line="240" w:lineRule="auto"/>
        <w:rPr>
          <w:rFonts w:eastAsia="Microsoft JhengHei"/>
        </w:rPr>
      </w:pPr>
      <w:r w:rsidRPr="00827509">
        <w:rPr>
          <w:rFonts w:eastAsia="Microsoft JhengHei"/>
        </w:rPr>
        <w:t xml:space="preserve">Course : 100mm </w:t>
      </w:r>
    </w:p>
    <w:p w14:paraId="3A82B6CF" w14:textId="4B54F713" w:rsidR="00A93FCE" w:rsidRPr="00827509" w:rsidRDefault="00A93FCE" w:rsidP="00D52A39">
      <w:pPr>
        <w:pStyle w:val="Style1"/>
        <w:numPr>
          <w:ilvl w:val="0"/>
          <w:numId w:val="26"/>
        </w:numPr>
        <w:spacing w:line="240" w:lineRule="auto"/>
        <w:rPr>
          <w:rFonts w:eastAsia="Microsoft JhengHei"/>
        </w:rPr>
      </w:pPr>
      <w:r w:rsidRPr="00827509">
        <w:rPr>
          <w:rFonts w:eastAsia="Microsoft JhengHei"/>
        </w:rPr>
        <w:t xml:space="preserve">Resistance : 10khoms </w:t>
      </w:r>
    </w:p>
    <w:p w14:paraId="09DB4239" w14:textId="46F43C34" w:rsidR="00A93FCE" w:rsidRPr="00827509" w:rsidRDefault="00A93FCE" w:rsidP="00D52A39">
      <w:pPr>
        <w:pStyle w:val="Style1"/>
        <w:numPr>
          <w:ilvl w:val="0"/>
          <w:numId w:val="26"/>
        </w:numPr>
        <w:spacing w:line="240" w:lineRule="auto"/>
        <w:rPr>
          <w:rFonts w:eastAsia="Microsoft JhengHei"/>
        </w:rPr>
      </w:pPr>
      <w:r w:rsidRPr="00827509">
        <w:rPr>
          <w:rFonts w:eastAsia="Microsoft JhengHei"/>
        </w:rPr>
        <w:t>Données de puissance : 200M/W</w:t>
      </w:r>
    </w:p>
    <w:p w14:paraId="5CA41FB7" w14:textId="522B7B03" w:rsidR="00A93FCE" w:rsidRPr="00827509" w:rsidRDefault="00A93FCE" w:rsidP="00D52A39">
      <w:pPr>
        <w:pStyle w:val="Style1"/>
        <w:numPr>
          <w:ilvl w:val="0"/>
          <w:numId w:val="26"/>
        </w:numPr>
        <w:spacing w:line="240" w:lineRule="auto"/>
        <w:rPr>
          <w:rFonts w:eastAsia="Microsoft JhengHei"/>
        </w:rPr>
      </w:pPr>
      <w:r w:rsidRPr="00827509">
        <w:rPr>
          <w:rFonts w:eastAsia="Microsoft JhengHei"/>
        </w:rPr>
        <w:t>Tolérance : 20</w:t>
      </w:r>
      <w:r w:rsidR="00827509" w:rsidRPr="00827509">
        <w:rPr>
          <w:rFonts w:eastAsia="Microsoft JhengHei"/>
        </w:rPr>
        <w:t>%</w:t>
      </w:r>
    </w:p>
    <w:p w14:paraId="2432375A" w14:textId="4721DF96" w:rsidR="00A93FCE" w:rsidRPr="00827509" w:rsidRDefault="00A93FCE" w:rsidP="00D52A39">
      <w:pPr>
        <w:pStyle w:val="Style1"/>
        <w:numPr>
          <w:ilvl w:val="0"/>
          <w:numId w:val="26"/>
        </w:numPr>
        <w:spacing w:line="240" w:lineRule="auto"/>
        <w:rPr>
          <w:rFonts w:eastAsia="Microsoft JhengHei"/>
        </w:rPr>
      </w:pPr>
      <w:r w:rsidRPr="00827509">
        <w:rPr>
          <w:rFonts w:eastAsia="Microsoft JhengHei"/>
        </w:rPr>
        <w:t>Type de bande résistive :</w:t>
      </w:r>
      <w:r w:rsidR="00827509" w:rsidRPr="00827509">
        <w:rPr>
          <w:rFonts w:eastAsia="Microsoft JhengHei"/>
        </w:rPr>
        <w:t xml:space="preserve"> </w:t>
      </w:r>
      <w:r w:rsidR="00545C24" w:rsidRPr="00827509">
        <w:rPr>
          <w:rFonts w:eastAsia="Microsoft JhengHei"/>
        </w:rPr>
        <w:t>Lin</w:t>
      </w:r>
      <w:r w:rsidR="002A7A5A">
        <w:rPr>
          <w:rFonts w:eastAsia="Microsoft JhengHei"/>
        </w:rPr>
        <w:t>é</w:t>
      </w:r>
      <w:r w:rsidR="00545C24" w:rsidRPr="00827509">
        <w:rPr>
          <w:rFonts w:eastAsia="Microsoft JhengHei"/>
        </w:rPr>
        <w:t>a</w:t>
      </w:r>
      <w:r w:rsidR="002A7A5A">
        <w:rPr>
          <w:rFonts w:eastAsia="Microsoft JhengHei"/>
        </w:rPr>
        <w:t>i</w:t>
      </w:r>
      <w:r w:rsidR="00545C24">
        <w:rPr>
          <w:rFonts w:eastAsia="Microsoft JhengHei"/>
        </w:rPr>
        <w:t>r</w:t>
      </w:r>
      <w:r w:rsidR="00545C24" w:rsidRPr="00827509">
        <w:rPr>
          <w:rFonts w:eastAsia="Microsoft JhengHei"/>
        </w:rPr>
        <w:t>e</w:t>
      </w:r>
    </w:p>
    <w:p w14:paraId="5057129C" w14:textId="77198BF5" w:rsidR="00A93FCE" w:rsidRPr="00827509" w:rsidRDefault="00A93FCE" w:rsidP="00D52A39">
      <w:pPr>
        <w:pStyle w:val="Style1"/>
        <w:numPr>
          <w:ilvl w:val="0"/>
          <w:numId w:val="26"/>
        </w:numPr>
        <w:spacing w:line="240" w:lineRule="auto"/>
        <w:rPr>
          <w:rFonts w:eastAsia="Microsoft JhengHei"/>
        </w:rPr>
      </w:pPr>
      <w:r w:rsidRPr="00827509">
        <w:rPr>
          <w:rFonts w:eastAsia="Microsoft JhengHei"/>
        </w:rPr>
        <w:t>Longueur :</w:t>
      </w:r>
      <w:r w:rsidR="00827509" w:rsidRPr="00827509">
        <w:rPr>
          <w:rFonts w:eastAsia="Microsoft JhengHei"/>
        </w:rPr>
        <w:t xml:space="preserve"> 35mm</w:t>
      </w:r>
    </w:p>
    <w:p w14:paraId="5A468801" w14:textId="07874D08" w:rsidR="00A93FCE" w:rsidRPr="00827509" w:rsidRDefault="00A93FCE" w:rsidP="00D52A39">
      <w:pPr>
        <w:pStyle w:val="Style1"/>
        <w:numPr>
          <w:ilvl w:val="0"/>
          <w:numId w:val="26"/>
        </w:numPr>
        <w:spacing w:line="240" w:lineRule="auto"/>
        <w:rPr>
          <w:rFonts w:eastAsia="Microsoft JhengHei"/>
        </w:rPr>
      </w:pPr>
      <w:r w:rsidRPr="00827509">
        <w:rPr>
          <w:rFonts w:eastAsia="Microsoft JhengHei"/>
        </w:rPr>
        <w:t>Largeur :</w:t>
      </w:r>
      <w:r w:rsidR="00827509" w:rsidRPr="00827509">
        <w:rPr>
          <w:rFonts w:eastAsia="Microsoft JhengHei"/>
        </w:rPr>
        <w:t xml:space="preserve"> 9mm</w:t>
      </w:r>
    </w:p>
    <w:p w14:paraId="4EA6D316" w14:textId="58A1C734" w:rsidR="00A93FCE" w:rsidRDefault="00A93FCE" w:rsidP="00D52A39">
      <w:pPr>
        <w:pStyle w:val="Style1"/>
        <w:numPr>
          <w:ilvl w:val="0"/>
          <w:numId w:val="26"/>
        </w:numPr>
        <w:spacing w:line="240" w:lineRule="auto"/>
        <w:rPr>
          <w:rFonts w:eastAsia="Microsoft JhengHei"/>
        </w:rPr>
      </w:pPr>
      <w:r w:rsidRPr="00827509">
        <w:rPr>
          <w:rFonts w:eastAsia="Microsoft JhengHei"/>
        </w:rPr>
        <w:t xml:space="preserve">Hauteur : </w:t>
      </w:r>
      <w:r w:rsidR="00827509" w:rsidRPr="00827509">
        <w:rPr>
          <w:rFonts w:eastAsia="Microsoft JhengHei"/>
        </w:rPr>
        <w:t>7mm</w:t>
      </w:r>
    </w:p>
    <w:p w14:paraId="14BCE16A" w14:textId="3DBF83BD" w:rsidR="00827509" w:rsidRPr="00827509" w:rsidRDefault="00827509" w:rsidP="00827509">
      <w:pPr>
        <w:pStyle w:val="Paragraphedeliste"/>
        <w:rPr>
          <w:rFonts w:ascii="Microsoft JhengHei" w:eastAsia="Microsoft JhengHei" w:hAnsi="Microsoft JhengHei"/>
          <w:sz w:val="24"/>
          <w:szCs w:val="24"/>
        </w:rPr>
      </w:pPr>
    </w:p>
    <w:p w14:paraId="5069FE19" w14:textId="77777777" w:rsidR="00C52E40" w:rsidRPr="00771906" w:rsidRDefault="00C52E40" w:rsidP="00D52A39">
      <w:pPr>
        <w:pStyle w:val="Paragraphedeliste"/>
        <w:numPr>
          <w:ilvl w:val="0"/>
          <w:numId w:val="2"/>
        </w:numPr>
        <w:rPr>
          <w:rFonts w:asciiTheme="majorBidi" w:eastAsia="Microsoft JhengHei" w:hAnsiTheme="majorBidi" w:cstheme="majorBidi"/>
          <w:b/>
          <w:bCs/>
          <w:sz w:val="24"/>
          <w:szCs w:val="24"/>
        </w:rPr>
      </w:pPr>
      <w:r w:rsidRPr="00771906">
        <w:rPr>
          <w:rFonts w:asciiTheme="majorBidi" w:eastAsia="Microsoft JhengHei" w:hAnsiTheme="majorBidi" w:cstheme="majorBidi"/>
          <w:b/>
          <w:bCs/>
          <w:sz w:val="24"/>
          <w:szCs w:val="24"/>
        </w:rPr>
        <w:t>Capteur de proximité (</w:t>
      </w:r>
      <w:r w:rsidR="00771906" w:rsidRPr="00771906">
        <w:rPr>
          <w:rFonts w:asciiTheme="majorBidi" w:eastAsia="Microsoft JhengHei" w:hAnsiTheme="majorBidi" w:cstheme="majorBidi"/>
          <w:b/>
          <w:bCs/>
          <w:sz w:val="24"/>
          <w:szCs w:val="24"/>
        </w:rPr>
        <w:t>OPB745WZ)</w:t>
      </w:r>
      <w:r w:rsidRPr="00771906">
        <w:rPr>
          <w:rFonts w:asciiTheme="majorBidi" w:eastAsia="Microsoft JhengHei" w:hAnsiTheme="majorBidi" w:cstheme="majorBidi"/>
          <w:b/>
          <w:bCs/>
          <w:sz w:val="24"/>
          <w:szCs w:val="24"/>
        </w:rPr>
        <w:t xml:space="preserve"> : </w:t>
      </w:r>
    </w:p>
    <w:p w14:paraId="0D45D2B6" w14:textId="5B2F9C57" w:rsidR="00C52E40" w:rsidRDefault="00EA2B26" w:rsidP="00C52E40">
      <w:pPr>
        <w:pStyle w:val="Paragraphedeliste"/>
        <w:rPr>
          <w:rFonts w:ascii="Microsoft JhengHei" w:eastAsia="Microsoft JhengHei" w:hAnsi="Microsoft JhengHei" w:cs="Times New Roman"/>
          <w:b/>
          <w:bCs/>
        </w:rPr>
      </w:pPr>
      <w:r>
        <w:rPr>
          <w:rFonts w:ascii="Microsoft JhengHei" w:eastAsia="Microsoft JhengHei" w:hAnsi="Microsoft JhengHei" w:cs="Times New Roman"/>
          <w:b/>
          <w:bCs/>
          <w:noProof/>
          <w:lang w:eastAsia="fr-FR"/>
        </w:rPr>
        <w:drawing>
          <wp:anchor distT="0" distB="0" distL="114300" distR="114300" simplePos="0" relativeHeight="251633664" behindDoc="0" locked="0" layoutInCell="1" allowOverlap="1" wp14:anchorId="336B21ED" wp14:editId="5DF99E07">
            <wp:simplePos x="0" y="0"/>
            <wp:positionH relativeFrom="margin">
              <wp:posOffset>2233295</wp:posOffset>
            </wp:positionH>
            <wp:positionV relativeFrom="paragraph">
              <wp:posOffset>182245</wp:posOffset>
            </wp:positionV>
            <wp:extent cx="1095375" cy="109537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95375" cy="1095375"/>
                    </a:xfrm>
                    <a:prstGeom prst="rect">
                      <a:avLst/>
                    </a:prstGeom>
                  </pic:spPr>
                </pic:pic>
              </a:graphicData>
            </a:graphic>
            <wp14:sizeRelH relativeFrom="margin">
              <wp14:pctWidth>0</wp14:pctWidth>
            </wp14:sizeRelH>
            <wp14:sizeRelV relativeFrom="margin">
              <wp14:pctHeight>0</wp14:pctHeight>
            </wp14:sizeRelV>
          </wp:anchor>
        </w:drawing>
      </w:r>
    </w:p>
    <w:p w14:paraId="4AB14A7C" w14:textId="5C44EC71" w:rsidR="00C52E40" w:rsidRPr="00413564" w:rsidRDefault="00C52E40" w:rsidP="00C52E40">
      <w:pPr>
        <w:pStyle w:val="Paragraphedeliste"/>
        <w:rPr>
          <w:rFonts w:ascii="Microsoft JhengHei" w:eastAsia="Microsoft JhengHei" w:hAnsi="Microsoft JhengHei" w:cs="Times New Roman"/>
          <w:b/>
          <w:bCs/>
        </w:rPr>
      </w:pPr>
    </w:p>
    <w:p w14:paraId="0E8363FF" w14:textId="258900D3" w:rsidR="00C52E40" w:rsidRDefault="00C52E40" w:rsidP="00C52E40">
      <w:pPr>
        <w:pStyle w:val="Paragraphedeliste"/>
        <w:rPr>
          <w:rFonts w:ascii="Microsoft JhengHei" w:eastAsia="Microsoft JhengHei" w:hAnsi="Microsoft JhengHei"/>
          <w:b/>
          <w:bCs/>
          <w:sz w:val="24"/>
          <w:szCs w:val="24"/>
        </w:rPr>
      </w:pPr>
    </w:p>
    <w:p w14:paraId="619FE528" w14:textId="70326D17" w:rsidR="00C52E40" w:rsidRDefault="00C52E40" w:rsidP="00C52E40">
      <w:pPr>
        <w:pStyle w:val="Paragraphedeliste"/>
        <w:rPr>
          <w:rFonts w:ascii="Microsoft JhengHei" w:eastAsia="Microsoft JhengHei" w:hAnsi="Microsoft JhengHei"/>
          <w:b/>
          <w:bCs/>
          <w:sz w:val="24"/>
          <w:szCs w:val="24"/>
        </w:rPr>
      </w:pPr>
    </w:p>
    <w:p w14:paraId="4E272039" w14:textId="21F7BAF5" w:rsidR="00C52E40" w:rsidRPr="00771906" w:rsidRDefault="00C52E40" w:rsidP="00771906">
      <w:pPr>
        <w:rPr>
          <w:rFonts w:ascii="Microsoft JhengHei" w:eastAsia="Microsoft JhengHei" w:hAnsi="Microsoft JhengHei"/>
          <w:b/>
          <w:bCs/>
          <w:sz w:val="24"/>
          <w:szCs w:val="24"/>
        </w:rPr>
      </w:pPr>
    </w:p>
    <w:p w14:paraId="1F346DF1" w14:textId="1B751563" w:rsidR="002A7A5A" w:rsidRPr="00DF194D" w:rsidRDefault="000B21E8" w:rsidP="00DF194D">
      <w:pPr>
        <w:rPr>
          <w:rFonts w:asciiTheme="majorBidi" w:eastAsia="Microsoft JhengHei" w:hAnsiTheme="majorBidi" w:cstheme="majorBidi"/>
          <w:b/>
          <w:bCs/>
          <w:sz w:val="24"/>
          <w:szCs w:val="24"/>
        </w:rPr>
      </w:pPr>
      <w:r>
        <w:rPr>
          <w:noProof/>
        </w:rPr>
        <w:pict w14:anchorId="1C8E558F">
          <v:shape id="Zone de texte 20" o:spid="_x0000_s1062" type="#_x0000_t202" style="position:absolute;margin-left:142.15pt;margin-top:1.15pt;width:183pt;height:19.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" stroked="f">
            <v:textbox inset="0,0,0,0">
              <w:txbxContent>
                <w:p w14:paraId="0AC7FE17" w14:textId="2D73F474" w:rsidR="00F22575" w:rsidRPr="00EA2B26" w:rsidRDefault="00F22575" w:rsidP="00771906">
                  <w:pPr>
                    <w:pStyle w:val="Lgende"/>
                    <w:rPr>
                      <w:rFonts w:ascii="Times New Roman" w:eastAsia="Microsoft JhengHei" w:hAnsi="Times New Roman" w:cs="Times New Roman"/>
                      <w:b/>
                      <w:bCs/>
                      <w:noProof/>
                      <w:color w:val="auto"/>
                    </w:rPr>
                  </w:pPr>
                  <w:bookmarkStart w:id="47" w:name="_Toc105167253"/>
                  <w:r w:rsidRPr="00EA2B26">
                    <w:rPr>
                      <w:rFonts w:ascii="Times New Roman" w:hAnsi="Times New Roman" w:cs="Times New Roman"/>
                      <w:color w:val="auto"/>
                    </w:rPr>
                    <w:t xml:space="preserve">Figure </w:t>
                  </w:r>
                  <w:r w:rsidRPr="00EA2B26">
                    <w:rPr>
                      <w:rFonts w:ascii="Times New Roman" w:hAnsi="Times New Roman" w:cs="Times New Roman"/>
                      <w:color w:val="auto"/>
                    </w:rPr>
                    <w:fldChar w:fldCharType="begin"/>
                  </w:r>
                  <w:r w:rsidRPr="00EA2B26">
                    <w:rPr>
                      <w:rFonts w:ascii="Times New Roman" w:hAnsi="Times New Roman" w:cs="Times New Roman"/>
                      <w:color w:val="auto"/>
                    </w:rPr>
                    <w:instrText>SEQ Figure \* ARABIC</w:instrText>
                  </w:r>
                  <w:r w:rsidRPr="00EA2B26">
                    <w:rPr>
                      <w:rFonts w:ascii="Times New Roman" w:hAnsi="Times New Roman" w:cs="Times New Roman"/>
                      <w:color w:val="auto"/>
                    </w:rPr>
                    <w:fldChar w:fldCharType="separate"/>
                  </w:r>
                  <w:r w:rsidR="00111B93">
                    <w:rPr>
                      <w:rFonts w:ascii="Times New Roman" w:hAnsi="Times New Roman" w:cs="Times New Roman"/>
                      <w:noProof/>
                      <w:color w:val="auto"/>
                    </w:rPr>
                    <w:t>11</w:t>
                  </w:r>
                  <w:r w:rsidRPr="00EA2B26">
                    <w:rPr>
                      <w:rFonts w:ascii="Times New Roman" w:hAnsi="Times New Roman" w:cs="Times New Roman"/>
                      <w:color w:val="auto"/>
                    </w:rPr>
                    <w:fldChar w:fldCharType="end"/>
                  </w:r>
                  <w:r w:rsidRPr="00EA2B26">
                    <w:rPr>
                      <w:rFonts w:ascii="Times New Roman" w:hAnsi="Times New Roman" w:cs="Times New Roman"/>
                      <w:color w:val="auto"/>
                    </w:rPr>
                    <w:t xml:space="preserve"> : Capteur de proximité (OPB745WZ)</w:t>
                  </w:r>
                  <w:bookmarkEnd w:id="47"/>
                </w:p>
              </w:txbxContent>
            </v:textbox>
            <w10:wrap anchorx="margin"/>
          </v:shape>
        </w:pict>
      </w:r>
    </w:p>
    <w:p w14:paraId="0173F23A" w14:textId="3BE535E1" w:rsidR="00827509" w:rsidRDefault="00DF194D" w:rsidP="00D52A39">
      <w:pPr>
        <w:pStyle w:val="Style1"/>
        <w:numPr>
          <w:ilvl w:val="0"/>
          <w:numId w:val="27"/>
        </w:numPr>
        <w:rPr>
          <w:rFonts w:eastAsia="Microsoft JhengHei"/>
        </w:rPr>
      </w:pPr>
      <w:r>
        <w:rPr>
          <w:rFonts w:eastAsia="Microsoft JhengHei"/>
        </w:rPr>
        <w:t xml:space="preserve">Caractéristiques </w:t>
      </w:r>
      <w:r w:rsidR="00827509" w:rsidRPr="00827509">
        <w:rPr>
          <w:rFonts w:eastAsia="Microsoft JhengHei"/>
        </w:rPr>
        <w:t>:</w:t>
      </w:r>
    </w:p>
    <w:p w14:paraId="0F9AD8A2" w14:textId="10EC6AA1" w:rsidR="00A91BEF" w:rsidRDefault="00A91BEF" w:rsidP="00D52A39">
      <w:pPr>
        <w:pStyle w:val="Style1"/>
        <w:numPr>
          <w:ilvl w:val="0"/>
          <w:numId w:val="28"/>
        </w:numPr>
        <w:spacing w:line="240" w:lineRule="auto"/>
        <w:rPr>
          <w:rFonts w:eastAsia="Microsoft JhengHei"/>
        </w:rPr>
      </w:pPr>
      <w:r>
        <w:rPr>
          <w:rFonts w:eastAsia="Microsoft JhengHei"/>
        </w:rPr>
        <w:t>Distance de détection : 3.81mm</w:t>
      </w:r>
    </w:p>
    <w:p w14:paraId="0C69DC36" w14:textId="682DE76B" w:rsidR="00A91BEF" w:rsidRDefault="00A91BEF" w:rsidP="00D52A39">
      <w:pPr>
        <w:pStyle w:val="Style1"/>
        <w:numPr>
          <w:ilvl w:val="0"/>
          <w:numId w:val="28"/>
        </w:numPr>
        <w:spacing w:line="240" w:lineRule="auto"/>
        <w:rPr>
          <w:rFonts w:eastAsia="Microsoft JhengHei"/>
        </w:rPr>
      </w:pPr>
      <w:r>
        <w:rPr>
          <w:rFonts w:eastAsia="Microsoft JhengHei"/>
        </w:rPr>
        <w:t xml:space="preserve">Collecteur de tension : 15v </w:t>
      </w:r>
    </w:p>
    <w:p w14:paraId="30DBCC7C" w14:textId="1502CA5E" w:rsidR="00A91BEF" w:rsidRDefault="00A91BEF" w:rsidP="00D52A39">
      <w:pPr>
        <w:pStyle w:val="Style1"/>
        <w:numPr>
          <w:ilvl w:val="0"/>
          <w:numId w:val="28"/>
        </w:numPr>
        <w:spacing w:line="240" w:lineRule="auto"/>
        <w:rPr>
          <w:rFonts w:eastAsia="Microsoft JhengHei"/>
        </w:rPr>
      </w:pPr>
      <w:r>
        <w:rPr>
          <w:rFonts w:eastAsia="Microsoft JhengHei"/>
        </w:rPr>
        <w:t xml:space="preserve">VF-tension directe : 1.8v </w:t>
      </w:r>
    </w:p>
    <w:p w14:paraId="31AFC6BF" w14:textId="742DF6FF" w:rsidR="00A91BEF" w:rsidRDefault="00A91BEF" w:rsidP="00D52A39">
      <w:pPr>
        <w:pStyle w:val="Style1"/>
        <w:numPr>
          <w:ilvl w:val="0"/>
          <w:numId w:val="28"/>
        </w:numPr>
        <w:spacing w:line="240" w:lineRule="auto"/>
        <w:rPr>
          <w:rFonts w:eastAsia="Microsoft JhengHei"/>
        </w:rPr>
      </w:pPr>
      <w:r>
        <w:rPr>
          <w:rFonts w:eastAsia="Microsoft JhengHei"/>
        </w:rPr>
        <w:t>VF-tension inverse : 2v</w:t>
      </w:r>
    </w:p>
    <w:p w14:paraId="007A6312" w14:textId="4BA710A5" w:rsidR="00A91BEF" w:rsidRDefault="00A91BEF" w:rsidP="00D52A39">
      <w:pPr>
        <w:pStyle w:val="Style1"/>
        <w:numPr>
          <w:ilvl w:val="0"/>
          <w:numId w:val="28"/>
        </w:numPr>
        <w:spacing w:line="240" w:lineRule="auto"/>
        <w:rPr>
          <w:rFonts w:eastAsia="Microsoft JhengHei"/>
        </w:rPr>
      </w:pPr>
      <w:r>
        <w:rPr>
          <w:rFonts w:eastAsia="Microsoft JhengHei"/>
        </w:rPr>
        <w:t xml:space="preserve">Température de fonctionnement min : -40°C </w:t>
      </w:r>
    </w:p>
    <w:p w14:paraId="50E00669" w14:textId="05046809" w:rsidR="00827509" w:rsidRPr="00DF194D" w:rsidRDefault="00A91BEF" w:rsidP="00D52A39">
      <w:pPr>
        <w:pStyle w:val="Style1"/>
        <w:numPr>
          <w:ilvl w:val="0"/>
          <w:numId w:val="28"/>
        </w:numPr>
        <w:spacing w:line="240" w:lineRule="auto"/>
        <w:rPr>
          <w:rFonts w:eastAsia="Microsoft JhengHei"/>
        </w:rPr>
      </w:pPr>
      <w:r>
        <w:rPr>
          <w:rFonts w:eastAsia="Microsoft JhengHei"/>
        </w:rPr>
        <w:t xml:space="preserve">Température de fonctionnement max : +80°C </w:t>
      </w:r>
    </w:p>
    <w:p w14:paraId="3F2B341E" w14:textId="263F5648" w:rsidR="00C52E40" w:rsidRPr="00771906" w:rsidRDefault="00C52E40" w:rsidP="00D52A39">
      <w:pPr>
        <w:pStyle w:val="Paragraphedeliste"/>
        <w:numPr>
          <w:ilvl w:val="0"/>
          <w:numId w:val="65"/>
        </w:numPr>
        <w:rPr>
          <w:rFonts w:asciiTheme="majorBidi" w:eastAsia="Microsoft JhengHei" w:hAnsiTheme="majorBidi" w:cstheme="majorBidi"/>
          <w:b/>
          <w:bCs/>
          <w:sz w:val="24"/>
          <w:szCs w:val="24"/>
        </w:rPr>
      </w:pPr>
      <w:r w:rsidRPr="00771906">
        <w:rPr>
          <w:rFonts w:asciiTheme="majorBidi" w:eastAsia="Microsoft JhengHei" w:hAnsiTheme="majorBidi" w:cstheme="majorBidi"/>
          <w:b/>
          <w:bCs/>
          <w:sz w:val="24"/>
          <w:szCs w:val="24"/>
        </w:rPr>
        <w:t xml:space="preserve">Capteur jauge de contrainte </w:t>
      </w:r>
      <w:r w:rsidR="00771906" w:rsidRPr="00771906">
        <w:rPr>
          <w:rFonts w:asciiTheme="majorBidi" w:eastAsia="Microsoft JhengHei" w:hAnsiTheme="majorBidi" w:cstheme="majorBidi"/>
          <w:b/>
          <w:bCs/>
          <w:sz w:val="24"/>
          <w:szCs w:val="24"/>
        </w:rPr>
        <w:t>(FSS020WNST)</w:t>
      </w:r>
      <w:r w:rsidRPr="00771906">
        <w:rPr>
          <w:rFonts w:asciiTheme="majorBidi" w:eastAsia="Microsoft JhengHei" w:hAnsiTheme="majorBidi" w:cstheme="majorBidi"/>
          <w:b/>
          <w:bCs/>
          <w:sz w:val="24"/>
          <w:szCs w:val="24"/>
        </w:rPr>
        <w:t> :</w:t>
      </w:r>
    </w:p>
    <w:p w14:paraId="777B304C" w14:textId="6F43DDE6" w:rsidR="00C52E40" w:rsidRDefault="00DF194D" w:rsidP="00C52E40">
      <w:pPr>
        <w:pStyle w:val="Paragraphedeliste"/>
        <w:rPr>
          <w:rFonts w:ascii="Microsoft JhengHei" w:eastAsia="Microsoft JhengHei" w:hAnsi="Microsoft JhengHei"/>
          <w:b/>
          <w:bCs/>
          <w:sz w:val="24"/>
          <w:szCs w:val="24"/>
        </w:rPr>
      </w:pPr>
      <w:r>
        <w:rPr>
          <w:rFonts w:ascii="Microsoft JhengHei" w:eastAsia="Microsoft JhengHei" w:hAnsi="Microsoft JhengHei"/>
          <w:b/>
          <w:bCs/>
          <w:noProof/>
          <w:sz w:val="24"/>
          <w:szCs w:val="24"/>
          <w:lang w:eastAsia="fr-FR"/>
        </w:rPr>
        <w:drawing>
          <wp:anchor distT="0" distB="0" distL="114300" distR="114300" simplePos="0" relativeHeight="251652096" behindDoc="0" locked="0" layoutInCell="1" allowOverlap="1" wp14:anchorId="0D66565E" wp14:editId="4C30682E">
            <wp:simplePos x="0" y="0"/>
            <wp:positionH relativeFrom="margin">
              <wp:posOffset>2094230</wp:posOffset>
            </wp:positionH>
            <wp:positionV relativeFrom="paragraph">
              <wp:posOffset>139700</wp:posOffset>
            </wp:positionV>
            <wp:extent cx="1800225" cy="871886"/>
            <wp:effectExtent l="0" t="0" r="0" b="444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0">
                      <a:extLst>
                        <a:ext uri="{28A0092B-C50C-407E-A947-70E740481C1C}">
                          <a14:useLocalDpi xmlns:a14="http://schemas.microsoft.com/office/drawing/2010/main" val="0"/>
                        </a:ext>
                      </a:extLst>
                    </a:blip>
                    <a:stretch>
                      <a:fillRect/>
                    </a:stretch>
                  </pic:blipFill>
                  <pic:spPr>
                    <a:xfrm>
                      <a:off x="0" y="0"/>
                      <a:ext cx="1800225" cy="871886"/>
                    </a:xfrm>
                    <a:prstGeom prst="rect">
                      <a:avLst/>
                    </a:prstGeom>
                  </pic:spPr>
                </pic:pic>
              </a:graphicData>
            </a:graphic>
            <wp14:sizeRelH relativeFrom="margin">
              <wp14:pctWidth>0</wp14:pctWidth>
            </wp14:sizeRelH>
            <wp14:sizeRelV relativeFrom="margin">
              <wp14:pctHeight>0</wp14:pctHeight>
            </wp14:sizeRelV>
          </wp:anchor>
        </w:drawing>
      </w:r>
    </w:p>
    <w:p w14:paraId="4BF8C5CD" w14:textId="0D902E10" w:rsidR="00C52E40" w:rsidRDefault="00C52E40" w:rsidP="00C52E40">
      <w:pPr>
        <w:pStyle w:val="Paragraphedeliste"/>
        <w:rPr>
          <w:rFonts w:ascii="Microsoft JhengHei" w:eastAsia="Microsoft JhengHei" w:hAnsi="Microsoft JhengHei"/>
          <w:b/>
          <w:bCs/>
          <w:sz w:val="24"/>
          <w:szCs w:val="24"/>
        </w:rPr>
      </w:pPr>
    </w:p>
    <w:p w14:paraId="21C91C6C" w14:textId="67A6ACA1" w:rsidR="00C52E40" w:rsidRDefault="00C52E40" w:rsidP="00C52E40">
      <w:pPr>
        <w:pStyle w:val="Paragraphedeliste"/>
        <w:rPr>
          <w:rFonts w:ascii="Microsoft JhengHei" w:eastAsia="Microsoft JhengHei" w:hAnsi="Microsoft JhengHei"/>
          <w:b/>
          <w:bCs/>
          <w:sz w:val="24"/>
          <w:szCs w:val="24"/>
        </w:rPr>
      </w:pPr>
    </w:p>
    <w:p w14:paraId="2AFA57ED" w14:textId="6729DD6E" w:rsidR="00EF662E" w:rsidRDefault="00EF662E" w:rsidP="00C52E40">
      <w:pPr>
        <w:pStyle w:val="Paragraphedeliste"/>
        <w:rPr>
          <w:rFonts w:ascii="Microsoft JhengHei" w:eastAsia="Microsoft JhengHei" w:hAnsi="Microsoft JhengHei"/>
          <w:b/>
          <w:bCs/>
          <w:sz w:val="24"/>
          <w:szCs w:val="24"/>
        </w:rPr>
      </w:pPr>
    </w:p>
    <w:p w14:paraId="58BA119F" w14:textId="51944380" w:rsidR="00DF194D" w:rsidRDefault="000B21E8" w:rsidP="00DF194D">
      <w:pPr>
        <w:pStyle w:val="Paragraphedeliste"/>
        <w:rPr>
          <w:rFonts w:ascii="Microsoft JhengHei" w:eastAsia="Microsoft JhengHei" w:hAnsi="Microsoft JhengHei" w:cstheme="majorBidi"/>
          <w:b/>
          <w:bCs/>
          <w:sz w:val="24"/>
          <w:szCs w:val="24"/>
        </w:rPr>
      </w:pPr>
      <w:r>
        <w:rPr>
          <w:noProof/>
        </w:rPr>
        <w:pict w14:anchorId="047D2F82">
          <v:shape id="Zone de texte 21" o:spid="_x0000_s1061" type="#_x0000_t202" style="position:absolute;left:0;text-align:left;margin-left:135.3pt;margin-top:4.9pt;width:241.35pt;height:14.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" stroked="f">
            <v:textbox inset="0,0,0,0">
              <w:txbxContent>
                <w:p w14:paraId="77C39D24" w14:textId="30EC7034" w:rsidR="00F22575" w:rsidRPr="00EA2B26" w:rsidRDefault="00F22575" w:rsidP="00771906">
                  <w:pPr>
                    <w:pStyle w:val="Lgende"/>
                    <w:rPr>
                      <w:rFonts w:ascii="Times New Roman" w:eastAsia="Microsoft JhengHei" w:hAnsi="Times New Roman" w:cs="Times New Roman"/>
                      <w:b/>
                      <w:bCs/>
                      <w:noProof/>
                      <w:color w:val="auto"/>
                      <w:sz w:val="24"/>
                      <w:szCs w:val="24"/>
                    </w:rPr>
                  </w:pPr>
                  <w:bookmarkStart w:id="48" w:name="_Toc105167254"/>
                  <w:r w:rsidRPr="00EA2B26">
                    <w:rPr>
                      <w:rFonts w:ascii="Times New Roman" w:hAnsi="Times New Roman" w:cs="Times New Roman"/>
                      <w:color w:val="auto"/>
                    </w:rPr>
                    <w:t xml:space="preserve">Figure </w:t>
                  </w:r>
                  <w:r w:rsidRPr="00EA2B26">
                    <w:rPr>
                      <w:rFonts w:ascii="Times New Roman" w:hAnsi="Times New Roman" w:cs="Times New Roman"/>
                      <w:color w:val="auto"/>
                    </w:rPr>
                    <w:fldChar w:fldCharType="begin"/>
                  </w:r>
                  <w:r w:rsidRPr="00EA2B26">
                    <w:rPr>
                      <w:rFonts w:ascii="Times New Roman" w:hAnsi="Times New Roman" w:cs="Times New Roman"/>
                      <w:color w:val="auto"/>
                    </w:rPr>
                    <w:instrText>SEQ Figure \* ARABIC</w:instrText>
                  </w:r>
                  <w:r w:rsidRPr="00EA2B26">
                    <w:rPr>
                      <w:rFonts w:ascii="Times New Roman" w:hAnsi="Times New Roman" w:cs="Times New Roman"/>
                      <w:color w:val="auto"/>
                    </w:rPr>
                    <w:fldChar w:fldCharType="separate"/>
                  </w:r>
                  <w:r w:rsidR="00111B93">
                    <w:rPr>
                      <w:rFonts w:ascii="Times New Roman" w:hAnsi="Times New Roman" w:cs="Times New Roman"/>
                      <w:noProof/>
                      <w:color w:val="auto"/>
                    </w:rPr>
                    <w:t>12</w:t>
                  </w:r>
                  <w:r w:rsidRPr="00EA2B26">
                    <w:rPr>
                      <w:rFonts w:ascii="Times New Roman" w:hAnsi="Times New Roman" w:cs="Times New Roman"/>
                      <w:color w:val="auto"/>
                    </w:rPr>
                    <w:fldChar w:fldCharType="end"/>
                  </w:r>
                  <w:r w:rsidRPr="00EA2B26">
                    <w:rPr>
                      <w:rFonts w:ascii="Times New Roman" w:hAnsi="Times New Roman" w:cs="Times New Roman"/>
                      <w:color w:val="auto"/>
                    </w:rPr>
                    <w:t xml:space="preserve"> : Capteur jauge de contrainte (FSS020WNST)</w:t>
                  </w:r>
                  <w:bookmarkEnd w:id="48"/>
                </w:p>
              </w:txbxContent>
            </v:textbox>
            <w10:wrap anchorx="margin"/>
          </v:shape>
        </w:pict>
      </w:r>
    </w:p>
    <w:p w14:paraId="26205AAD" w14:textId="62A9C9DD" w:rsidR="00C52E40" w:rsidRPr="00DF194D" w:rsidRDefault="00710555" w:rsidP="00D52A39">
      <w:pPr>
        <w:pStyle w:val="Style1"/>
        <w:numPr>
          <w:ilvl w:val="0"/>
          <w:numId w:val="27"/>
        </w:numPr>
        <w:rPr>
          <w:rFonts w:eastAsia="Microsoft JhengHei" w:cstheme="minorBidi"/>
        </w:rPr>
      </w:pPr>
      <w:r w:rsidRPr="00710555">
        <w:rPr>
          <w:rFonts w:eastAsia="Microsoft JhengHei"/>
        </w:rPr>
        <w:t xml:space="preserve">Caractéristique : </w:t>
      </w:r>
    </w:p>
    <w:p w14:paraId="177FEA12" w14:textId="54C75AEA" w:rsidR="00710555" w:rsidRPr="006E500A" w:rsidRDefault="00710555" w:rsidP="00D52A39">
      <w:pPr>
        <w:pStyle w:val="Style1"/>
        <w:numPr>
          <w:ilvl w:val="0"/>
          <w:numId w:val="29"/>
        </w:numPr>
        <w:spacing w:line="240" w:lineRule="auto"/>
        <w:rPr>
          <w:rFonts w:eastAsia="Microsoft JhengHei"/>
        </w:rPr>
      </w:pPr>
      <w:r w:rsidRPr="006E500A">
        <w:rPr>
          <w:rFonts w:eastAsia="Microsoft JhengHei"/>
        </w:rPr>
        <w:t>Force de commande : 20N</w:t>
      </w:r>
    </w:p>
    <w:p w14:paraId="6EB527EE" w14:textId="554267AB" w:rsidR="00710555" w:rsidRPr="006E500A" w:rsidRDefault="00710555" w:rsidP="00D52A39">
      <w:pPr>
        <w:pStyle w:val="Style1"/>
        <w:numPr>
          <w:ilvl w:val="0"/>
          <w:numId w:val="29"/>
        </w:numPr>
        <w:spacing w:line="240" w:lineRule="auto"/>
        <w:rPr>
          <w:rFonts w:eastAsia="Microsoft JhengHei"/>
        </w:rPr>
      </w:pPr>
      <w:r w:rsidRPr="006E500A">
        <w:rPr>
          <w:rFonts w:eastAsia="Microsoft JhengHei"/>
        </w:rPr>
        <w:t>Précision : 0.5%</w:t>
      </w:r>
    </w:p>
    <w:p w14:paraId="0A0F19B6" w14:textId="07165614" w:rsidR="00710555" w:rsidRPr="006E500A" w:rsidRDefault="00710555" w:rsidP="00D52A39">
      <w:pPr>
        <w:pStyle w:val="Style1"/>
        <w:numPr>
          <w:ilvl w:val="0"/>
          <w:numId w:val="29"/>
        </w:numPr>
        <w:spacing w:line="240" w:lineRule="auto"/>
        <w:rPr>
          <w:rFonts w:eastAsia="Microsoft JhengHei"/>
        </w:rPr>
      </w:pPr>
      <w:r w:rsidRPr="006E500A">
        <w:rPr>
          <w:rFonts w:eastAsia="Microsoft JhengHei"/>
        </w:rPr>
        <w:t xml:space="preserve">Type de sortie : Analogique </w:t>
      </w:r>
    </w:p>
    <w:p w14:paraId="773E49E2" w14:textId="4186D5EE" w:rsidR="00710555" w:rsidRPr="006E500A" w:rsidRDefault="00710555" w:rsidP="00D52A39">
      <w:pPr>
        <w:pStyle w:val="Style1"/>
        <w:numPr>
          <w:ilvl w:val="0"/>
          <w:numId w:val="29"/>
        </w:numPr>
        <w:spacing w:line="240" w:lineRule="auto"/>
        <w:rPr>
          <w:rFonts w:eastAsia="Microsoft JhengHei"/>
        </w:rPr>
      </w:pPr>
      <w:r w:rsidRPr="006E500A">
        <w:rPr>
          <w:rFonts w:eastAsia="Microsoft JhengHei"/>
        </w:rPr>
        <w:t>Style de montage : SMD/SMT</w:t>
      </w:r>
    </w:p>
    <w:p w14:paraId="32428A74" w14:textId="583F889C" w:rsidR="006E500A" w:rsidRPr="00DF194D" w:rsidRDefault="00710555" w:rsidP="00D52A39">
      <w:pPr>
        <w:pStyle w:val="Style1"/>
        <w:numPr>
          <w:ilvl w:val="0"/>
          <w:numId w:val="29"/>
        </w:numPr>
        <w:spacing w:line="240" w:lineRule="auto"/>
        <w:rPr>
          <w:rFonts w:eastAsia="Microsoft JhengHei"/>
        </w:rPr>
      </w:pPr>
      <w:r w:rsidRPr="006E500A">
        <w:rPr>
          <w:rFonts w:eastAsia="Microsoft JhengHei"/>
        </w:rPr>
        <w:t xml:space="preserve">Tension d’alimentation : 12V </w:t>
      </w:r>
    </w:p>
    <w:p w14:paraId="42436CD9" w14:textId="2200B5C9" w:rsidR="00C52E40" w:rsidRPr="00771906" w:rsidRDefault="00DF194D" w:rsidP="00D52A39">
      <w:pPr>
        <w:pStyle w:val="Paragraphedeliste"/>
        <w:numPr>
          <w:ilvl w:val="0"/>
          <w:numId w:val="66"/>
        </w:numPr>
        <w:tabs>
          <w:tab w:val="left" w:pos="1395"/>
        </w:tabs>
        <w:rPr>
          <w:rFonts w:asciiTheme="majorBidi" w:hAnsiTheme="majorBidi" w:cstheme="majorBidi"/>
          <w:sz w:val="24"/>
          <w:szCs w:val="24"/>
        </w:rPr>
      </w:pPr>
      <w:r>
        <w:rPr>
          <w:noProof/>
          <w:lang w:eastAsia="fr-FR"/>
        </w:rPr>
        <w:drawing>
          <wp:anchor distT="0" distB="0" distL="114300" distR="114300" simplePos="0" relativeHeight="251644928" behindDoc="0" locked="0" layoutInCell="1" allowOverlap="1" wp14:anchorId="48BDF4EE" wp14:editId="78198D4A">
            <wp:simplePos x="0" y="0"/>
            <wp:positionH relativeFrom="margin">
              <wp:posOffset>1527810</wp:posOffset>
            </wp:positionH>
            <wp:positionV relativeFrom="paragraph">
              <wp:posOffset>161925</wp:posOffset>
            </wp:positionV>
            <wp:extent cx="2800985" cy="1666875"/>
            <wp:effectExtent l="0" t="0" r="0" b="9525"/>
            <wp:wrapNone/>
            <wp:docPr id="1916" name="Picture 1916"/>
            <wp:cNvGraphicFramePr/>
            <a:graphic xmlns:a="http://schemas.openxmlformats.org/drawingml/2006/main">
              <a:graphicData uri="http://schemas.openxmlformats.org/drawingml/2006/picture">
                <pic:pic xmlns:pic="http://schemas.openxmlformats.org/drawingml/2006/picture">
                  <pic:nvPicPr>
                    <pic:cNvPr id="1916" name="Picture 191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00985" cy="1666875"/>
                    </a:xfrm>
                    <a:prstGeom prst="rect">
                      <a:avLst/>
                    </a:prstGeom>
                  </pic:spPr>
                </pic:pic>
              </a:graphicData>
            </a:graphic>
            <wp14:sizeRelH relativeFrom="margin">
              <wp14:pctWidth>0</wp14:pctWidth>
            </wp14:sizeRelH>
            <wp14:sizeRelV relativeFrom="margin">
              <wp14:pctHeight>0</wp14:pctHeight>
            </wp14:sizeRelV>
          </wp:anchor>
        </w:drawing>
      </w:r>
      <w:r w:rsidR="00C52E40" w:rsidRPr="00771906">
        <w:rPr>
          <w:rFonts w:asciiTheme="majorBidi" w:eastAsia="Microsoft JhengHei" w:hAnsiTheme="majorBidi" w:cstheme="majorBidi"/>
          <w:b/>
          <w:bCs/>
          <w:sz w:val="24"/>
          <w:szCs w:val="24"/>
        </w:rPr>
        <w:t>Batterie (RRC2054</w:t>
      </w:r>
      <w:r w:rsidR="00771906">
        <w:rPr>
          <w:rFonts w:asciiTheme="majorBidi" w:eastAsia="Microsoft JhengHei" w:hAnsiTheme="majorBidi" w:cstheme="majorBidi"/>
          <w:b/>
          <w:bCs/>
          <w:sz w:val="24"/>
          <w:szCs w:val="24"/>
        </w:rPr>
        <w:t>)</w:t>
      </w:r>
      <w:r w:rsidR="00710555">
        <w:rPr>
          <w:rFonts w:asciiTheme="majorBidi" w:eastAsia="Microsoft JhengHei" w:hAnsiTheme="majorBidi" w:cstheme="majorBidi"/>
          <w:b/>
          <w:bCs/>
          <w:sz w:val="24"/>
          <w:szCs w:val="24"/>
        </w:rPr>
        <w:t> :</w:t>
      </w:r>
    </w:p>
    <w:p w14:paraId="2FB39E0B" w14:textId="3BE48DE3" w:rsidR="00D53E1D" w:rsidRDefault="00D53E1D" w:rsidP="00771906"/>
    <w:p w14:paraId="18C2E457" w14:textId="154C0FA4" w:rsidR="00D53E1D" w:rsidRDefault="00D53E1D" w:rsidP="00771906"/>
    <w:p w14:paraId="07BE9701" w14:textId="52799E54" w:rsidR="00D53E1D" w:rsidRDefault="00D53E1D" w:rsidP="00771906"/>
    <w:p w14:paraId="35B3BA16" w14:textId="680C71A6" w:rsidR="00D53E1D" w:rsidRDefault="00D53E1D" w:rsidP="00771906"/>
    <w:p w14:paraId="4AF6A4B9" w14:textId="663025E9" w:rsidR="00F06CD9" w:rsidRDefault="00F06CD9" w:rsidP="00771906"/>
    <w:p w14:paraId="7ABD18BC" w14:textId="641CBA7D" w:rsidR="002A7A5A" w:rsidRPr="00DF194D" w:rsidRDefault="000B21E8" w:rsidP="00DF194D">
      <w:r>
        <w:rPr>
          <w:noProof/>
        </w:rPr>
        <w:pict w14:anchorId="5AFE2D4D">
          <v:shape id="Zone de texte 33" o:spid="_x0000_s1060" type="#_x0000_t202" style="position:absolute;margin-left:0;margin-top:1.2pt;width:304.55pt;height:26.25pt;z-index:251668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" stroked="f">
            <v:textbox inset="0,0,0,0">
              <w:txbxContent>
                <w:p w14:paraId="3E529F39" w14:textId="29BEFC53" w:rsidR="00F22575" w:rsidRPr="00EA2B26" w:rsidRDefault="00F22575" w:rsidP="00F06CD9">
                  <w:pPr>
                    <w:pStyle w:val="Lgende"/>
                    <w:jc w:val="center"/>
                    <w:rPr>
                      <w:rFonts w:ascii="Times New Roman" w:hAnsi="Times New Roman" w:cs="Times New Roman"/>
                      <w:noProof/>
                      <w:color w:val="auto"/>
                    </w:rPr>
                  </w:pPr>
                  <w:bookmarkStart w:id="49" w:name="_Toc105167255"/>
                  <w:r w:rsidRPr="00EA2B26">
                    <w:rPr>
                      <w:rFonts w:ascii="Times New Roman" w:hAnsi="Times New Roman" w:cs="Times New Roman"/>
                      <w:color w:val="auto"/>
                    </w:rPr>
                    <w:t xml:space="preserve">Figure </w:t>
                  </w:r>
                  <w:r w:rsidRPr="00EA2B26">
                    <w:rPr>
                      <w:rFonts w:ascii="Times New Roman" w:hAnsi="Times New Roman" w:cs="Times New Roman"/>
                      <w:color w:val="auto"/>
                    </w:rPr>
                    <w:fldChar w:fldCharType="begin"/>
                  </w:r>
                  <w:r w:rsidRPr="00EA2B26">
                    <w:rPr>
                      <w:rFonts w:ascii="Times New Roman" w:hAnsi="Times New Roman" w:cs="Times New Roman"/>
                      <w:color w:val="auto"/>
                    </w:rPr>
                    <w:instrText xml:space="preserve"> SEQ Figure \* ARABIC </w:instrText>
                  </w:r>
                  <w:r w:rsidRPr="00EA2B26">
                    <w:rPr>
                      <w:rFonts w:ascii="Times New Roman" w:hAnsi="Times New Roman" w:cs="Times New Roman"/>
                      <w:color w:val="auto"/>
                    </w:rPr>
                    <w:fldChar w:fldCharType="separate"/>
                  </w:r>
                  <w:r w:rsidR="00111B93">
                    <w:rPr>
                      <w:rFonts w:ascii="Times New Roman" w:hAnsi="Times New Roman" w:cs="Times New Roman"/>
                      <w:noProof/>
                      <w:color w:val="auto"/>
                    </w:rPr>
                    <w:t>13</w:t>
                  </w:r>
                  <w:r w:rsidRPr="00EA2B26">
                    <w:rPr>
                      <w:rFonts w:ascii="Times New Roman" w:hAnsi="Times New Roman" w:cs="Times New Roman"/>
                      <w:color w:val="auto"/>
                    </w:rPr>
                    <w:fldChar w:fldCharType="end"/>
                  </w:r>
                  <w:r w:rsidRPr="00EA2B26">
                    <w:rPr>
                      <w:rFonts w:ascii="Times New Roman" w:hAnsi="Times New Roman" w:cs="Times New Roman"/>
                      <w:noProof/>
                      <w:color w:val="auto"/>
                    </w:rPr>
                    <w:t xml:space="preserve"> : Batterie (RRC2054)</w:t>
                  </w:r>
                  <w:bookmarkEnd w:id="49"/>
                </w:p>
              </w:txbxContent>
            </v:textbox>
            <w10:wrap anchorx="margin"/>
          </v:shape>
        </w:pict>
      </w:r>
      <w:r w:rsidR="006E500A" w:rsidRPr="006E500A">
        <w:rPr>
          <w:rFonts w:ascii="Microsoft JhengHei" w:eastAsia="Microsoft JhengHei" w:hAnsi="Microsoft JhengHei"/>
          <w:b/>
          <w:bCs/>
        </w:rPr>
        <w:t xml:space="preserve">      </w:t>
      </w:r>
    </w:p>
    <w:p w14:paraId="6CB808DF" w14:textId="434A16A7" w:rsidR="00827509" w:rsidRPr="006E500A" w:rsidRDefault="002F4015" w:rsidP="00D52A39">
      <w:pPr>
        <w:pStyle w:val="Style1"/>
        <w:numPr>
          <w:ilvl w:val="0"/>
          <w:numId w:val="27"/>
        </w:numPr>
        <w:rPr>
          <w:rFonts w:eastAsia="Microsoft JhengHei"/>
        </w:rPr>
      </w:pPr>
      <w:r w:rsidRPr="006E500A">
        <w:rPr>
          <w:rFonts w:eastAsia="Microsoft JhengHei"/>
        </w:rPr>
        <w:t xml:space="preserve">Caractéristique : </w:t>
      </w:r>
    </w:p>
    <w:p w14:paraId="7B03C9E3" w14:textId="7D2CE1FD" w:rsidR="006E500A" w:rsidRDefault="006E500A" w:rsidP="00D52A39">
      <w:pPr>
        <w:pStyle w:val="Style1"/>
        <w:numPr>
          <w:ilvl w:val="0"/>
          <w:numId w:val="30"/>
        </w:numPr>
        <w:spacing w:line="240" w:lineRule="auto"/>
        <w:rPr>
          <w:rFonts w:eastAsia="Microsoft JhengHei"/>
        </w:rPr>
      </w:pPr>
      <w:r>
        <w:rPr>
          <w:rFonts w:eastAsia="Microsoft JhengHei"/>
        </w:rPr>
        <w:t xml:space="preserve">Nombre de batteries : 4 Battery </w:t>
      </w:r>
    </w:p>
    <w:p w14:paraId="3DE6AEAE" w14:textId="72769FC5" w:rsidR="006E500A" w:rsidRDefault="006E500A" w:rsidP="00D52A39">
      <w:pPr>
        <w:pStyle w:val="Style1"/>
        <w:numPr>
          <w:ilvl w:val="0"/>
          <w:numId w:val="30"/>
        </w:numPr>
        <w:spacing w:line="240" w:lineRule="auto"/>
        <w:rPr>
          <w:rFonts w:eastAsia="Microsoft JhengHei"/>
        </w:rPr>
      </w:pPr>
      <w:r>
        <w:rPr>
          <w:rFonts w:eastAsia="Microsoft JhengHei"/>
        </w:rPr>
        <w:t xml:space="preserve">Tension de sortie : 15v </w:t>
      </w:r>
    </w:p>
    <w:p w14:paraId="4BDC3057" w14:textId="7C94F125" w:rsidR="006E500A" w:rsidRDefault="006E500A" w:rsidP="00D52A39">
      <w:pPr>
        <w:pStyle w:val="Style1"/>
        <w:numPr>
          <w:ilvl w:val="0"/>
          <w:numId w:val="30"/>
        </w:numPr>
        <w:spacing w:line="240" w:lineRule="auto"/>
        <w:rPr>
          <w:rFonts w:eastAsia="Microsoft JhengHei"/>
        </w:rPr>
      </w:pPr>
      <w:r>
        <w:rPr>
          <w:rFonts w:eastAsia="Microsoft JhengHei"/>
        </w:rPr>
        <w:t xml:space="preserve">Capacité : 3200 mAh </w:t>
      </w:r>
    </w:p>
    <w:p w14:paraId="78F42348" w14:textId="58F6ADCF" w:rsidR="006E500A" w:rsidRDefault="006E500A" w:rsidP="00D52A39">
      <w:pPr>
        <w:pStyle w:val="Style1"/>
        <w:numPr>
          <w:ilvl w:val="0"/>
          <w:numId w:val="30"/>
        </w:numPr>
        <w:spacing w:line="240" w:lineRule="auto"/>
        <w:rPr>
          <w:rFonts w:eastAsia="Microsoft JhengHei"/>
        </w:rPr>
      </w:pPr>
      <w:r>
        <w:rPr>
          <w:rFonts w:eastAsia="Microsoft JhengHei"/>
        </w:rPr>
        <w:t xml:space="preserve">Longueur : 77.4 mm </w:t>
      </w:r>
    </w:p>
    <w:p w14:paraId="2B962DB0" w14:textId="622C0861" w:rsidR="009C7FA8" w:rsidRPr="002B4851" w:rsidRDefault="000B21E8" w:rsidP="00D52A39">
      <w:pPr>
        <w:pStyle w:val="Style1"/>
        <w:numPr>
          <w:ilvl w:val="0"/>
          <w:numId w:val="30"/>
        </w:numPr>
        <w:spacing w:line="240" w:lineRule="auto"/>
        <w:rPr>
          <w:rFonts w:eastAsia="Microsoft JhengHei"/>
        </w:rPr>
      </w:pPr>
      <w:r>
        <w:rPr>
          <w:noProof/>
        </w:rPr>
        <w:pict w14:anchorId="681AFB18">
          <v:shape id="_x0000_s1029" type="#_x0000_t202" style="position:absolute;left:0;text-align:left;margin-left:178.05pt;margin-top:148.15pt;width:108.75pt;height:.05pt;z-index:251675136;mso-position-horizontal-relative:text;mso-position-vertical-relative:text" stroked="f">
            <v:textbox style="mso-fit-shape-to-text:t" inset="0,0,0,0">
              <w:txbxContent>
                <w:p w14:paraId="6E1FBAE2" w14:textId="5617C957" w:rsidR="00F22575" w:rsidRPr="00EA2B26" w:rsidRDefault="00F22575" w:rsidP="00EA2B26">
                  <w:pPr>
                    <w:pStyle w:val="Lgende"/>
                    <w:rPr>
                      <w:rFonts w:ascii="Times New Roman" w:hAnsi="Times New Roman" w:cs="Times New Roman"/>
                      <w:noProof/>
                      <w:color w:val="auto"/>
                      <w:sz w:val="24"/>
                      <w:szCs w:val="24"/>
                    </w:rPr>
                  </w:pPr>
                  <w:bookmarkStart w:id="50" w:name="_Toc105167256"/>
                  <w:r w:rsidRPr="00EA2B26">
                    <w:rPr>
                      <w:rFonts w:ascii="Times New Roman" w:hAnsi="Times New Roman" w:cs="Times New Roman"/>
                      <w:color w:val="auto"/>
                    </w:rPr>
                    <w:t xml:space="preserve">Figure </w:t>
                  </w:r>
                  <w:r w:rsidRPr="00EA2B26">
                    <w:rPr>
                      <w:rFonts w:ascii="Times New Roman" w:hAnsi="Times New Roman" w:cs="Times New Roman"/>
                      <w:color w:val="auto"/>
                    </w:rPr>
                    <w:fldChar w:fldCharType="begin"/>
                  </w:r>
                  <w:r w:rsidRPr="00EA2B26">
                    <w:rPr>
                      <w:rFonts w:ascii="Times New Roman" w:hAnsi="Times New Roman" w:cs="Times New Roman"/>
                      <w:color w:val="auto"/>
                    </w:rPr>
                    <w:instrText xml:space="preserve"> SEQ Figure \* ARABIC </w:instrText>
                  </w:r>
                  <w:r w:rsidRPr="00EA2B26">
                    <w:rPr>
                      <w:rFonts w:ascii="Times New Roman" w:hAnsi="Times New Roman" w:cs="Times New Roman"/>
                      <w:color w:val="auto"/>
                    </w:rPr>
                    <w:fldChar w:fldCharType="separate"/>
                  </w:r>
                  <w:r w:rsidR="00111B93">
                    <w:rPr>
                      <w:rFonts w:ascii="Times New Roman" w:hAnsi="Times New Roman" w:cs="Times New Roman"/>
                      <w:noProof/>
                      <w:color w:val="auto"/>
                    </w:rPr>
                    <w:t>14</w:t>
                  </w:r>
                  <w:r w:rsidRPr="00EA2B26">
                    <w:rPr>
                      <w:rFonts w:ascii="Times New Roman" w:hAnsi="Times New Roman" w:cs="Times New Roman"/>
                      <w:color w:val="auto"/>
                    </w:rPr>
                    <w:fldChar w:fldCharType="end"/>
                  </w:r>
                  <w:r w:rsidRPr="00EA2B26">
                    <w:rPr>
                      <w:rFonts w:ascii="Times New Roman" w:hAnsi="Times New Roman" w:cs="Times New Roman"/>
                      <w:color w:val="auto"/>
                    </w:rPr>
                    <w:t xml:space="preserve"> : RRC-PMM240</w:t>
                  </w:r>
                  <w:bookmarkEnd w:id="50"/>
                </w:p>
              </w:txbxContent>
            </v:textbox>
            <w10:wrap type="square"/>
          </v:shape>
        </w:pict>
      </w:r>
      <w:r w:rsidR="006E500A">
        <w:rPr>
          <w:rFonts w:eastAsia="Microsoft JhengHei"/>
        </w:rPr>
        <w:t xml:space="preserve">Hauteur : 22.4 mm </w:t>
      </w:r>
    </w:p>
    <w:p w14:paraId="3B25EAB2" w14:textId="0D7E1593" w:rsidR="002D427F" w:rsidRPr="002B4851" w:rsidRDefault="002D427F" w:rsidP="00D52A39">
      <w:pPr>
        <w:pStyle w:val="Style1"/>
        <w:numPr>
          <w:ilvl w:val="0"/>
          <w:numId w:val="67"/>
        </w:numPr>
        <w:rPr>
          <w:rFonts w:eastAsia="Microsoft JhengHei"/>
          <w:b/>
          <w:bCs/>
        </w:rPr>
      </w:pPr>
      <w:r w:rsidRPr="002B4851">
        <w:rPr>
          <w:rFonts w:eastAsia="Microsoft JhengHei"/>
          <w:b/>
          <w:bCs/>
        </w:rPr>
        <w:t>RRC-PMM240 :</w:t>
      </w:r>
    </w:p>
    <w:p w14:paraId="6EECF35E" w14:textId="390E66E5" w:rsidR="002B4851" w:rsidRDefault="00EA2B26" w:rsidP="00F06CD9">
      <w:r>
        <w:rPr>
          <w:noProof/>
          <w:lang w:eastAsia="fr-FR"/>
        </w:rPr>
        <w:drawing>
          <wp:anchor distT="0" distB="0" distL="114300" distR="114300" simplePos="0" relativeHeight="251651072" behindDoc="0" locked="0" layoutInCell="1" allowOverlap="1" wp14:anchorId="3D7B1D5A" wp14:editId="074E5542">
            <wp:simplePos x="0" y="0"/>
            <wp:positionH relativeFrom="margin">
              <wp:posOffset>2272030</wp:posOffset>
            </wp:positionH>
            <wp:positionV relativeFrom="paragraph">
              <wp:posOffset>104140</wp:posOffset>
            </wp:positionV>
            <wp:extent cx="1381125" cy="102870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rotWithShape="1">
                    <a:blip r:embed="rId42">
                      <a:extLst>
                        <a:ext uri="{28A0092B-C50C-407E-A947-70E740481C1C}">
                          <a14:useLocalDpi xmlns:a14="http://schemas.microsoft.com/office/drawing/2010/main" val="0"/>
                        </a:ext>
                      </a:extLst>
                    </a:blip>
                    <a:srcRect t="19753" b="13580"/>
                    <a:stretch/>
                  </pic:blipFill>
                  <pic:spPr bwMode="auto">
                    <a:xfrm>
                      <a:off x="0" y="0"/>
                      <a:ext cx="1381125" cy="1028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3414CCB" w14:textId="77777777" w:rsidR="002B4851" w:rsidRDefault="002B4851" w:rsidP="00F06CD9"/>
    <w:p w14:paraId="57855576" w14:textId="52E7670F" w:rsidR="002D427F" w:rsidRDefault="002D427F" w:rsidP="00F06CD9"/>
    <w:p w14:paraId="5CBA3D30" w14:textId="6B1BE336" w:rsidR="009C7FA8" w:rsidRDefault="009C7FA8" w:rsidP="1884F599"/>
    <w:p w14:paraId="75D14497" w14:textId="77777777" w:rsidR="002B4851" w:rsidRPr="002B4851" w:rsidRDefault="002B4851" w:rsidP="002B4851">
      <w:pPr>
        <w:pStyle w:val="Style1"/>
      </w:pPr>
    </w:p>
    <w:p w14:paraId="400442C3" w14:textId="374E5188" w:rsidR="009C7FA8" w:rsidRPr="002B4851" w:rsidRDefault="009C7FA8" w:rsidP="002B4851">
      <w:pPr>
        <w:pStyle w:val="Style1"/>
      </w:pPr>
      <w:r w:rsidRPr="002B4851">
        <w:t xml:space="preserve"> C’est un Module de gestion de l'alimentation pour les applications mobiles</w:t>
      </w:r>
    </w:p>
    <w:p w14:paraId="529A95BD" w14:textId="3C86C5B3" w:rsidR="009C7FA8" w:rsidRPr="002B4851" w:rsidRDefault="009C7FA8" w:rsidP="00D52A39">
      <w:pPr>
        <w:pStyle w:val="Style1"/>
        <w:numPr>
          <w:ilvl w:val="0"/>
          <w:numId w:val="27"/>
        </w:numPr>
      </w:pPr>
      <w:r w:rsidRPr="002B4851">
        <w:t>Caractéristique :</w:t>
      </w:r>
    </w:p>
    <w:p w14:paraId="0393C7A2" w14:textId="7DA88CE7" w:rsidR="006C64A6" w:rsidRPr="002B4851" w:rsidRDefault="006C64A6" w:rsidP="00D52A39">
      <w:pPr>
        <w:pStyle w:val="Style1"/>
        <w:numPr>
          <w:ilvl w:val="0"/>
          <w:numId w:val="31"/>
        </w:numPr>
        <w:spacing w:line="240" w:lineRule="auto"/>
      </w:pPr>
      <w:r w:rsidRPr="002B4851">
        <w:lastRenderedPageBreak/>
        <w:t>240,00 W max. puissance de sortie à l'application</w:t>
      </w:r>
    </w:p>
    <w:p w14:paraId="575E495F" w14:textId="2CC47E85" w:rsidR="006C64A6" w:rsidRPr="002B4851" w:rsidRDefault="006C64A6" w:rsidP="00D52A39">
      <w:pPr>
        <w:pStyle w:val="Style1"/>
        <w:numPr>
          <w:ilvl w:val="0"/>
          <w:numId w:val="31"/>
        </w:numPr>
        <w:spacing w:line="240" w:lineRule="auto"/>
      </w:pPr>
      <w:r w:rsidRPr="002B4851">
        <w:t>82,00 W max. puissance de sortie vers la batterie</w:t>
      </w:r>
    </w:p>
    <w:p w14:paraId="5731B234" w14:textId="05840F98" w:rsidR="006C64A6" w:rsidRDefault="006C64A6" w:rsidP="00D52A39">
      <w:pPr>
        <w:pStyle w:val="Style1"/>
        <w:numPr>
          <w:ilvl w:val="0"/>
          <w:numId w:val="31"/>
        </w:numPr>
        <w:spacing w:line="240" w:lineRule="auto"/>
      </w:pPr>
      <w:r>
        <w:t>Sélection automatique de la source d'alimentation</w:t>
      </w:r>
    </w:p>
    <w:p w14:paraId="288E55ED" w14:textId="57616B47" w:rsidR="006C64A6" w:rsidRPr="002B4851" w:rsidRDefault="006C64A6" w:rsidP="00D52A39">
      <w:pPr>
        <w:pStyle w:val="Style1"/>
        <w:numPr>
          <w:ilvl w:val="0"/>
          <w:numId w:val="32"/>
        </w:numPr>
        <w:spacing w:line="240" w:lineRule="auto"/>
      </w:pPr>
      <w:r w:rsidRPr="002B4851">
        <w:t>Large plage de tension d'entrée CC</w:t>
      </w:r>
    </w:p>
    <w:p w14:paraId="77832130" w14:textId="5631F9A9" w:rsidR="006C64A6" w:rsidRPr="002B4851" w:rsidRDefault="006C64A6" w:rsidP="00D52A39">
      <w:pPr>
        <w:pStyle w:val="Style1"/>
        <w:numPr>
          <w:ilvl w:val="0"/>
          <w:numId w:val="32"/>
        </w:numPr>
        <w:spacing w:line="240" w:lineRule="auto"/>
      </w:pPr>
      <w:r w:rsidRPr="002B4851">
        <w:t xml:space="preserve">Données 3D disponibles du module de gestion de l'alimentation et des batteries pour une intégration facile dans l'utilisateur vers l’apllication </w:t>
      </w:r>
    </w:p>
    <w:p w14:paraId="77D543A0" w14:textId="71938573" w:rsidR="00827509" w:rsidRDefault="006C64A6" w:rsidP="00D52A39">
      <w:pPr>
        <w:pStyle w:val="Style1"/>
        <w:numPr>
          <w:ilvl w:val="0"/>
          <w:numId w:val="32"/>
        </w:numPr>
        <w:spacing w:line="240" w:lineRule="auto"/>
      </w:pPr>
      <w:r w:rsidRPr="002B4851">
        <w:t xml:space="preserve">Convient </w:t>
      </w:r>
      <w:r w:rsidR="002B4851" w:rsidRPr="002B4851">
        <w:t>à la batterie intelligente</w:t>
      </w:r>
      <w:r w:rsidRPr="002B4851">
        <w:t xml:space="preserve"> standard de RRC au format RRC20xx</w:t>
      </w:r>
    </w:p>
    <w:p w14:paraId="500AA9FE" w14:textId="3C49AC19" w:rsidR="00F06CD9" w:rsidRPr="00F06CD9" w:rsidRDefault="00F06CD9" w:rsidP="00D52A39">
      <w:pPr>
        <w:numPr>
          <w:ilvl w:val="0"/>
          <w:numId w:val="68"/>
        </w:numPr>
        <w:spacing w:after="5" w:line="265" w:lineRule="auto"/>
        <w:ind w:hanging="360"/>
        <w:rPr>
          <w:rFonts w:asciiTheme="majorBidi" w:hAnsiTheme="majorBidi" w:cstheme="majorBidi"/>
        </w:rPr>
      </w:pPr>
      <w:r w:rsidRPr="00F06CD9">
        <w:rPr>
          <w:rFonts w:asciiTheme="majorBidi" w:eastAsia="Microsoft JhengHei UI" w:hAnsiTheme="majorBidi" w:cstheme="majorBidi"/>
          <w:b/>
          <w:sz w:val="24"/>
        </w:rPr>
        <w:t xml:space="preserve">Buzzer (458-1402-ND) : </w:t>
      </w:r>
    </w:p>
    <w:p w14:paraId="44285734" w14:textId="5C790E02" w:rsidR="00F06CD9" w:rsidRDefault="00EA2B26" w:rsidP="00F06CD9">
      <w:pPr>
        <w:spacing w:after="5" w:line="265" w:lineRule="auto"/>
        <w:ind w:left="425"/>
        <w:rPr>
          <w:rFonts w:asciiTheme="majorBidi" w:eastAsia="Microsoft JhengHei UI" w:hAnsiTheme="majorBidi" w:cstheme="majorBidi"/>
          <w:b/>
          <w:sz w:val="24"/>
        </w:rPr>
      </w:pPr>
      <w:r>
        <w:rPr>
          <w:noProof/>
          <w:lang w:eastAsia="fr-FR"/>
        </w:rPr>
        <w:drawing>
          <wp:anchor distT="0" distB="0" distL="114300" distR="114300" simplePos="0" relativeHeight="251645952" behindDoc="0" locked="0" layoutInCell="1" allowOverlap="1" wp14:anchorId="0E8A4A26" wp14:editId="632984BD">
            <wp:simplePos x="0" y="0"/>
            <wp:positionH relativeFrom="margin">
              <wp:posOffset>2148205</wp:posOffset>
            </wp:positionH>
            <wp:positionV relativeFrom="paragraph">
              <wp:posOffset>79375</wp:posOffset>
            </wp:positionV>
            <wp:extent cx="1456690" cy="1114425"/>
            <wp:effectExtent l="0" t="0" r="0" b="0"/>
            <wp:wrapSquare wrapText="bothSides"/>
            <wp:docPr id="1918" name="Picture 1918"/>
            <wp:cNvGraphicFramePr/>
            <a:graphic xmlns:a="http://schemas.openxmlformats.org/drawingml/2006/main">
              <a:graphicData uri="http://schemas.openxmlformats.org/drawingml/2006/picture">
                <pic:pic xmlns:pic="http://schemas.openxmlformats.org/drawingml/2006/picture">
                  <pic:nvPicPr>
                    <pic:cNvPr id="1918" name="Picture 1918"/>
                    <pic:cNvPicPr/>
                  </pic:nvPicPr>
                  <pic:blipFill rotWithShape="1">
                    <a:blip r:embed="rId43" cstate="print">
                      <a:extLst>
                        <a:ext uri="{28A0092B-C50C-407E-A947-70E740481C1C}">
                          <a14:useLocalDpi xmlns:a14="http://schemas.microsoft.com/office/drawing/2010/main" val="0"/>
                        </a:ext>
                      </a:extLst>
                    </a:blip>
                    <a:srcRect t="15317" b="18305"/>
                    <a:stretch/>
                  </pic:blipFill>
                  <pic:spPr bwMode="auto">
                    <a:xfrm>
                      <a:off x="0" y="0"/>
                      <a:ext cx="1456690" cy="111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A64F3D" w14:textId="1BF3365B" w:rsidR="00F06CD9" w:rsidRPr="00F06CD9" w:rsidRDefault="00F06CD9" w:rsidP="00F06CD9">
      <w:pPr>
        <w:spacing w:after="5" w:line="265" w:lineRule="auto"/>
        <w:ind w:left="425"/>
        <w:rPr>
          <w:rFonts w:asciiTheme="majorBidi" w:hAnsiTheme="majorBidi" w:cstheme="majorBidi"/>
        </w:rPr>
      </w:pPr>
    </w:p>
    <w:p w14:paraId="393ABFD6" w14:textId="742518EC" w:rsidR="00F06CD9" w:rsidRDefault="00F06CD9" w:rsidP="00F06CD9"/>
    <w:p w14:paraId="1DDE4511" w14:textId="2335FB24" w:rsidR="00F06CD9" w:rsidRDefault="00F06CD9" w:rsidP="00F06CD9"/>
    <w:p w14:paraId="5AF18E4B" w14:textId="77777777" w:rsidR="002B4851" w:rsidRDefault="002B4851" w:rsidP="00F06CD9"/>
    <w:p w14:paraId="00C0A766" w14:textId="440CF290" w:rsidR="002D427F" w:rsidRDefault="000B21E8" w:rsidP="1884F599">
      <w:r>
        <w:rPr>
          <w:noProof/>
        </w:rPr>
        <w:pict w14:anchorId="1FB6D4C3">
          <v:shape id="Zone de texte 34" o:spid="_x0000_s1059" type="#_x0000_t202" style="position:absolute;margin-left:107.55pt;margin-top:9.75pt;width:247.5pt;height:24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" stroked="f">
            <v:textbox inset="0,0,0,0">
              <w:txbxContent>
                <w:p w14:paraId="2C3DABD6" w14:textId="79F67735" w:rsidR="00F22575" w:rsidRPr="00EA2B26" w:rsidRDefault="00F22575" w:rsidP="00F06CD9">
                  <w:pPr>
                    <w:pStyle w:val="Lgende"/>
                    <w:jc w:val="center"/>
                    <w:rPr>
                      <w:noProof/>
                      <w:color w:val="auto"/>
                    </w:rPr>
                  </w:pPr>
                  <w:bookmarkStart w:id="51" w:name="_Toc105167257"/>
                  <w:r w:rsidRPr="00EA2B26">
                    <w:rPr>
                      <w:color w:val="auto"/>
                    </w:rPr>
                    <w:t xml:space="preserve">Figure </w:t>
                  </w:r>
                  <w:r w:rsidRPr="00EA2B26">
                    <w:rPr>
                      <w:color w:val="auto"/>
                    </w:rPr>
                    <w:fldChar w:fldCharType="begin"/>
                  </w:r>
                  <w:r w:rsidRPr="00EA2B26">
                    <w:rPr>
                      <w:color w:val="auto"/>
                    </w:rPr>
                    <w:instrText xml:space="preserve"> SEQ Figure \* ARABIC </w:instrText>
                  </w:r>
                  <w:r w:rsidRPr="00EA2B26">
                    <w:rPr>
                      <w:color w:val="auto"/>
                    </w:rPr>
                    <w:fldChar w:fldCharType="separate"/>
                  </w:r>
                  <w:r w:rsidR="00111B93">
                    <w:rPr>
                      <w:noProof/>
                      <w:color w:val="auto"/>
                    </w:rPr>
                    <w:t>15</w:t>
                  </w:r>
                  <w:r w:rsidRPr="00EA2B26">
                    <w:rPr>
                      <w:color w:val="auto"/>
                    </w:rPr>
                    <w:fldChar w:fldCharType="end"/>
                  </w:r>
                  <w:r w:rsidRPr="00EA2B26">
                    <w:rPr>
                      <w:color w:val="auto"/>
                    </w:rPr>
                    <w:t>: Buzzer (458-1402-ND)</w:t>
                  </w:r>
                  <w:bookmarkEnd w:id="51"/>
                </w:p>
              </w:txbxContent>
            </v:textbox>
            <w10:wrap anchorx="margin"/>
          </v:shape>
        </w:pict>
      </w:r>
    </w:p>
    <w:p w14:paraId="3D181196" w14:textId="441F779D" w:rsidR="00F06CD9" w:rsidRDefault="00F06CD9" w:rsidP="00F06CD9"/>
    <w:p w14:paraId="5F678021" w14:textId="1E04D86A" w:rsidR="00F06CD9" w:rsidRPr="00F06CD9" w:rsidRDefault="00EA2B26" w:rsidP="00EA2B26">
      <w:pPr>
        <w:pStyle w:val="Style1"/>
        <w:jc w:val="both"/>
      </w:pPr>
      <w:r>
        <w:t xml:space="preserve">         </w:t>
      </w:r>
      <w:r w:rsidR="009F05B7" w:rsidRPr="009F05B7">
        <w:t>Il s'agit d'un actionneur utilisé lorsqu'il y a un problème, y compris l'arrêt du déplacement de la seringue.</w:t>
      </w:r>
    </w:p>
    <w:p w14:paraId="20AB6D9F" w14:textId="01332B08" w:rsidR="00F06CD9" w:rsidRPr="000150D3" w:rsidRDefault="006E500A" w:rsidP="00D52A39">
      <w:pPr>
        <w:pStyle w:val="Style1"/>
        <w:numPr>
          <w:ilvl w:val="0"/>
          <w:numId w:val="27"/>
        </w:numPr>
        <w:rPr>
          <w:rFonts w:eastAsia="Microsoft JhengHei"/>
        </w:rPr>
      </w:pPr>
      <w:r w:rsidRPr="000150D3">
        <w:rPr>
          <w:rFonts w:eastAsia="Microsoft JhengHei"/>
        </w:rPr>
        <w:t xml:space="preserve">Caractéristique : </w:t>
      </w:r>
    </w:p>
    <w:p w14:paraId="4E72A86A" w14:textId="6148E3D7" w:rsidR="006E500A" w:rsidRPr="006C64A6" w:rsidRDefault="00AD708B" w:rsidP="00D52A39">
      <w:pPr>
        <w:pStyle w:val="Style1"/>
        <w:numPr>
          <w:ilvl w:val="0"/>
          <w:numId w:val="33"/>
        </w:numPr>
        <w:spacing w:line="240" w:lineRule="auto"/>
        <w:rPr>
          <w:rFonts w:eastAsia="Microsoft JhengHei"/>
        </w:rPr>
      </w:pPr>
      <w:r w:rsidRPr="006C64A6">
        <w:rPr>
          <w:rFonts w:eastAsia="Microsoft JhengHei"/>
        </w:rPr>
        <w:t xml:space="preserve">Type d’entrée : DC </w:t>
      </w:r>
    </w:p>
    <w:p w14:paraId="49ABA3C7" w14:textId="179F7377" w:rsidR="00AD708B" w:rsidRPr="006C64A6" w:rsidRDefault="00AD708B" w:rsidP="00D52A39">
      <w:pPr>
        <w:pStyle w:val="Style1"/>
        <w:numPr>
          <w:ilvl w:val="0"/>
          <w:numId w:val="33"/>
        </w:numPr>
        <w:spacing w:line="240" w:lineRule="auto"/>
        <w:rPr>
          <w:rFonts w:eastAsia="Microsoft JhengHei"/>
        </w:rPr>
      </w:pPr>
      <w:r w:rsidRPr="006C64A6">
        <w:rPr>
          <w:rFonts w:eastAsia="Microsoft JhengHei"/>
        </w:rPr>
        <w:t>Voltage : 5V</w:t>
      </w:r>
    </w:p>
    <w:p w14:paraId="01ADC61B" w14:textId="77777777" w:rsidR="00AD708B" w:rsidRPr="006C64A6" w:rsidRDefault="00AD708B" w:rsidP="00D52A39">
      <w:pPr>
        <w:pStyle w:val="Style1"/>
        <w:numPr>
          <w:ilvl w:val="0"/>
          <w:numId w:val="33"/>
        </w:numPr>
        <w:spacing w:line="240" w:lineRule="auto"/>
        <w:rPr>
          <w:rFonts w:eastAsia="Microsoft JhengHei"/>
        </w:rPr>
      </w:pPr>
      <w:r w:rsidRPr="006C64A6">
        <w:rPr>
          <w:rFonts w:eastAsia="Microsoft JhengHei"/>
        </w:rPr>
        <w:t>Fréquence : 2.075KHZ</w:t>
      </w:r>
    </w:p>
    <w:p w14:paraId="064E9E62" w14:textId="2F2EF0E8" w:rsidR="00AD708B" w:rsidRPr="006C64A6" w:rsidRDefault="002B4851" w:rsidP="00D52A39">
      <w:pPr>
        <w:pStyle w:val="Style1"/>
        <w:numPr>
          <w:ilvl w:val="0"/>
          <w:numId w:val="33"/>
        </w:numPr>
        <w:spacing w:line="240" w:lineRule="auto"/>
        <w:rPr>
          <w:rFonts w:eastAsia="Microsoft JhengHei"/>
        </w:rPr>
      </w:pPr>
      <w:r>
        <w:rPr>
          <w:rFonts w:eastAsia="Microsoft JhengHei"/>
        </w:rPr>
        <w:t>Durée :</w:t>
      </w:r>
      <w:r w:rsidR="00AD708B" w:rsidRPr="006C64A6">
        <w:rPr>
          <w:rFonts w:eastAsia="Microsoft JhengHei"/>
        </w:rPr>
        <w:t xml:space="preserve"> variable </w:t>
      </w:r>
    </w:p>
    <w:p w14:paraId="30E23F7A" w14:textId="3A6B30F4" w:rsidR="002D427F" w:rsidRPr="002B4851" w:rsidRDefault="00AD708B" w:rsidP="00D52A39">
      <w:pPr>
        <w:pStyle w:val="Style1"/>
        <w:numPr>
          <w:ilvl w:val="0"/>
          <w:numId w:val="33"/>
        </w:numPr>
        <w:spacing w:line="240" w:lineRule="auto"/>
        <w:rPr>
          <w:rFonts w:eastAsia="Microsoft JhengHei"/>
        </w:rPr>
      </w:pPr>
      <w:r w:rsidRPr="006C64A6">
        <w:rPr>
          <w:rFonts w:eastAsia="Microsoft JhengHei"/>
        </w:rPr>
        <w:t xml:space="preserve">Mode d’opération : Pin select able </w:t>
      </w:r>
    </w:p>
    <w:p w14:paraId="0CEBE4E3" w14:textId="51CE85CC" w:rsidR="6C470DB7" w:rsidRPr="00EA2B26" w:rsidRDefault="6C470DB7" w:rsidP="00EA2B26">
      <w:pPr>
        <w:pStyle w:val="Style2"/>
        <w:numPr>
          <w:ilvl w:val="1"/>
          <w:numId w:val="0"/>
        </w:numPr>
        <w:spacing w:line="360" w:lineRule="auto"/>
      </w:pPr>
      <w:bookmarkStart w:id="52" w:name="_Toc105167219"/>
      <w:r>
        <w:t>3.</w:t>
      </w:r>
      <w:r w:rsidR="00EA2B26">
        <w:t>3.</w:t>
      </w:r>
      <w:r>
        <w:t>2</w:t>
      </w:r>
      <w:r w:rsidRPr="6C470DB7">
        <w:rPr>
          <w:rFonts w:ascii="Arial" w:eastAsia="Arial" w:hAnsi="Arial" w:cs="Arial"/>
        </w:rPr>
        <w:t xml:space="preserve"> </w:t>
      </w:r>
      <w:r>
        <w:t>Architecture Software :</w:t>
      </w:r>
      <w:bookmarkEnd w:id="52"/>
      <w:r>
        <w:t xml:space="preserve"> </w:t>
      </w:r>
    </w:p>
    <w:p w14:paraId="2083B883" w14:textId="1971F59E" w:rsidR="00F06CD9" w:rsidRPr="00EA2B26" w:rsidRDefault="0C492962" w:rsidP="00D52A39">
      <w:pPr>
        <w:pStyle w:val="Titre4"/>
        <w:numPr>
          <w:ilvl w:val="0"/>
          <w:numId w:val="69"/>
        </w:numPr>
        <w:spacing w:line="360" w:lineRule="auto"/>
        <w:rPr>
          <w:rFonts w:ascii="Times New Roman" w:hAnsi="Times New Roman" w:cs="Times New Roman"/>
          <w:b/>
          <w:bCs/>
          <w:i w:val="0"/>
          <w:iCs w:val="0"/>
          <w:color w:val="auto"/>
          <w:sz w:val="28"/>
          <w:szCs w:val="28"/>
        </w:rPr>
      </w:pPr>
      <w:r w:rsidRPr="00EA2B26">
        <w:rPr>
          <w:rFonts w:ascii="Times New Roman" w:eastAsia="Calibri" w:hAnsi="Times New Roman" w:cs="Times New Roman"/>
          <w:b/>
          <w:bCs/>
          <w:i w:val="0"/>
          <w:iCs w:val="0"/>
          <w:color w:val="auto"/>
          <w:sz w:val="28"/>
          <w:szCs w:val="28"/>
        </w:rPr>
        <w:t>Logiciels utilisés</w:t>
      </w:r>
    </w:p>
    <w:p w14:paraId="26CAFC24" w14:textId="7BCC0557" w:rsidR="00F06CD9" w:rsidRPr="00092AEC" w:rsidRDefault="00EA2B26" w:rsidP="00D52A39">
      <w:pPr>
        <w:pStyle w:val="Style1"/>
        <w:numPr>
          <w:ilvl w:val="0"/>
          <w:numId w:val="34"/>
        </w:numPr>
        <w:rPr>
          <w:b/>
          <w:bCs/>
        </w:rPr>
      </w:pPr>
      <w:r>
        <w:rPr>
          <w:noProof/>
          <w:lang w:eastAsia="fr-FR"/>
        </w:rPr>
        <w:drawing>
          <wp:anchor distT="0" distB="0" distL="114300" distR="114300" simplePos="0" relativeHeight="251646976" behindDoc="0" locked="0" layoutInCell="1" allowOverlap="1" wp14:anchorId="63793828" wp14:editId="4AD6369A">
            <wp:simplePos x="0" y="0"/>
            <wp:positionH relativeFrom="margin">
              <wp:posOffset>2091055</wp:posOffset>
            </wp:positionH>
            <wp:positionV relativeFrom="paragraph">
              <wp:posOffset>283210</wp:posOffset>
            </wp:positionV>
            <wp:extent cx="1171575" cy="1019175"/>
            <wp:effectExtent l="0" t="0" r="0" b="0"/>
            <wp:wrapNone/>
            <wp:docPr id="2091" name="Picture 2091"/>
            <wp:cNvGraphicFramePr/>
            <a:graphic xmlns:a="http://schemas.openxmlformats.org/drawingml/2006/main">
              <a:graphicData uri="http://schemas.openxmlformats.org/drawingml/2006/picture">
                <pic:pic xmlns:pic="http://schemas.openxmlformats.org/drawingml/2006/picture">
                  <pic:nvPicPr>
                    <pic:cNvPr id="2091" name="Picture 209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71575" cy="1019175"/>
                    </a:xfrm>
                    <a:prstGeom prst="rect">
                      <a:avLst/>
                    </a:prstGeom>
                  </pic:spPr>
                </pic:pic>
              </a:graphicData>
            </a:graphic>
            <wp14:sizeRelH relativeFrom="margin">
              <wp14:pctWidth>0</wp14:pctWidth>
            </wp14:sizeRelH>
            <wp14:sizeRelV relativeFrom="margin">
              <wp14:pctHeight>0</wp14:pctHeight>
            </wp14:sizeRelV>
          </wp:anchor>
        </w:drawing>
      </w:r>
      <w:r w:rsidR="4FBC27EA" w:rsidRPr="002B4851">
        <w:rPr>
          <w:rFonts w:eastAsia="Calibri"/>
          <w:b/>
          <w:bCs/>
        </w:rPr>
        <w:t xml:space="preserve">STM32CUBEIDE :  </w:t>
      </w:r>
    </w:p>
    <w:p w14:paraId="5437C7D8" w14:textId="5781F79B" w:rsidR="00B47BCD" w:rsidRDefault="00B47BCD" w:rsidP="00F06CD9">
      <w:pPr>
        <w:rPr>
          <w:rFonts w:asciiTheme="majorBidi" w:hAnsiTheme="majorBidi" w:cstheme="majorBidi"/>
          <w:sz w:val="28"/>
          <w:szCs w:val="28"/>
        </w:rPr>
      </w:pPr>
    </w:p>
    <w:p w14:paraId="7AFA9058" w14:textId="36642115" w:rsidR="00B47BCD" w:rsidRPr="00B47BCD" w:rsidRDefault="00B47BCD" w:rsidP="00B47BCD">
      <w:pPr>
        <w:rPr>
          <w:rFonts w:asciiTheme="majorBidi" w:hAnsiTheme="majorBidi" w:cstheme="majorBidi"/>
          <w:sz w:val="28"/>
          <w:szCs w:val="28"/>
        </w:rPr>
      </w:pPr>
    </w:p>
    <w:p w14:paraId="30A6CAF2" w14:textId="444A8887" w:rsidR="00092AEC" w:rsidRDefault="00092AEC" w:rsidP="00B47BCD">
      <w:pPr>
        <w:rPr>
          <w:rFonts w:asciiTheme="majorBidi" w:hAnsiTheme="majorBidi" w:cstheme="majorBidi"/>
          <w:sz w:val="28"/>
          <w:szCs w:val="28"/>
        </w:rPr>
      </w:pPr>
    </w:p>
    <w:p w14:paraId="02448576" w14:textId="7CFDB16D" w:rsidR="00AD708B" w:rsidRPr="002B4851" w:rsidRDefault="00EA2B26" w:rsidP="00EA2B26">
      <w:pPr>
        <w:pStyle w:val="Style1"/>
        <w:ind w:firstLine="425"/>
        <w:jc w:val="both"/>
      </w:pPr>
      <w:r>
        <w:t>S</w:t>
      </w:r>
      <w:r w:rsidR="00EE5957" w:rsidRPr="002B4851">
        <w:t>TM32CubeIDE :</w:t>
      </w:r>
      <w:r w:rsidR="002B4851">
        <w:t xml:space="preserve"> </w:t>
      </w:r>
      <w:r w:rsidR="00EE5957" w:rsidRPr="002B4851">
        <w:t xml:space="preserve">est un outil de développement multi-OS tout-en-un, qui fait partie de l'écosystème logiciel STM32Cube. STM32CubeIDE est une plate-forme de développement </w:t>
      </w:r>
      <w:r w:rsidR="00EE5957" w:rsidRPr="002B4851">
        <w:lastRenderedPageBreak/>
        <w:t>C/C++ avancée avec configuration périphérique, génération de code, compilation de code, et des fonctionnalités de débogage pour les microcontrôleurs et microprocesseurs STM32. Il est basé sur le framework Eclipse®/CDT™ et GCC toolchain pour le développement et GDB pour le débogage. Il permet l'intégration des centaines de plugins existants qui compléter les fonctionnalités de l'IDE Eclipse®.</w:t>
      </w:r>
    </w:p>
    <w:p w14:paraId="1CEF5D1A" w14:textId="45C7AA37" w:rsidR="00EA2B26" w:rsidRPr="00EA2B26" w:rsidRDefault="00EA2B26" w:rsidP="00D52A39">
      <w:pPr>
        <w:numPr>
          <w:ilvl w:val="0"/>
          <w:numId w:val="35"/>
        </w:numPr>
        <w:spacing w:after="0"/>
        <w:rPr>
          <w:rFonts w:asciiTheme="majorBidi" w:hAnsiTheme="majorBidi" w:cstheme="majorBidi"/>
        </w:rPr>
      </w:pPr>
      <w:r>
        <w:rPr>
          <w:noProof/>
          <w:lang w:eastAsia="fr-FR"/>
        </w:rPr>
        <w:drawing>
          <wp:anchor distT="0" distB="0" distL="114300" distR="114300" simplePos="0" relativeHeight="251648000" behindDoc="0" locked="0" layoutInCell="1" allowOverlap="1" wp14:anchorId="52245438" wp14:editId="16F99A06">
            <wp:simplePos x="0" y="0"/>
            <wp:positionH relativeFrom="margin">
              <wp:posOffset>1461770</wp:posOffset>
            </wp:positionH>
            <wp:positionV relativeFrom="paragraph">
              <wp:posOffset>335280</wp:posOffset>
            </wp:positionV>
            <wp:extent cx="2752725" cy="607695"/>
            <wp:effectExtent l="0" t="0" r="0" b="0"/>
            <wp:wrapTopAndBottom/>
            <wp:docPr id="1723339273" name="Image 1723339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752725" cy="607695"/>
                    </a:xfrm>
                    <a:prstGeom prst="rect">
                      <a:avLst/>
                    </a:prstGeom>
                  </pic:spPr>
                </pic:pic>
              </a:graphicData>
            </a:graphic>
            <wp14:sizeRelH relativeFrom="margin">
              <wp14:pctWidth>0</wp14:pctWidth>
            </wp14:sizeRelH>
            <wp14:sizeRelV relativeFrom="margin">
              <wp14:pctHeight>0</wp14:pctHeight>
            </wp14:sizeRelV>
          </wp:anchor>
        </w:drawing>
      </w:r>
      <w:r w:rsidR="00B47BCD" w:rsidRPr="002B4851">
        <w:rPr>
          <w:rFonts w:asciiTheme="majorBidi" w:eastAsia="Microsoft JhengHei UI" w:hAnsiTheme="majorBidi" w:cstheme="majorBidi"/>
          <w:b/>
          <w:sz w:val="24"/>
        </w:rPr>
        <w:t xml:space="preserve">TOUCHGFX :  </w:t>
      </w:r>
    </w:p>
    <w:p w14:paraId="75777264" w14:textId="45FECD2B" w:rsidR="000150D3" w:rsidRPr="002B4851" w:rsidRDefault="001A63A7" w:rsidP="00EA2B26">
      <w:pPr>
        <w:pStyle w:val="Style1"/>
        <w:ind w:firstLine="425"/>
        <w:jc w:val="both"/>
      </w:pPr>
      <w:r w:rsidRPr="002B4851">
        <w:t>TouchGFX :</w:t>
      </w:r>
      <w:r w:rsidR="002B4851">
        <w:t xml:space="preserve"> </w:t>
      </w:r>
      <w:r w:rsidRPr="002B4851">
        <w:t xml:space="preserve">est un cadre logiciel graphique gratuit avancé optimisé pour Microcontrôleurs STM32. Profitant des fonctionnalités graphiques STM32 et architecture, TouchGFX accélère la révolution de l'IHM des objets grâce à la création d'interfaces utilisateur graphiques époustouflantes de type smartphone. </w:t>
      </w:r>
      <w:bookmarkStart w:id="53" w:name="_GoBack"/>
      <w:bookmarkEnd w:id="53"/>
    </w:p>
    <w:p w14:paraId="019564B7" w14:textId="77777777" w:rsidR="00EA2B26" w:rsidRDefault="00EA2B26" w:rsidP="00EA2B26">
      <w:pPr>
        <w:rPr>
          <w:rFonts w:asciiTheme="majorBidi" w:eastAsiaTheme="minorEastAsia" w:hAnsiTheme="majorBidi" w:cstheme="majorBidi"/>
          <w:sz w:val="24"/>
          <w:szCs w:val="24"/>
        </w:rPr>
      </w:pPr>
    </w:p>
    <w:p w14:paraId="3F45878D" w14:textId="5E51E49C" w:rsidR="00EA2B26" w:rsidRDefault="00EA2B26" w:rsidP="00D52A39">
      <w:pPr>
        <w:pStyle w:val="Style3"/>
        <w:numPr>
          <w:ilvl w:val="1"/>
          <w:numId w:val="59"/>
        </w:numPr>
        <w:rPr>
          <w:rFonts w:eastAsiaTheme="minorEastAsia"/>
        </w:rPr>
      </w:pPr>
      <w:bookmarkStart w:id="54" w:name="_Toc105167220"/>
      <w:r>
        <w:rPr>
          <w:rFonts w:eastAsiaTheme="minorEastAsia"/>
        </w:rPr>
        <w:t>Conclusion</w:t>
      </w:r>
      <w:bookmarkEnd w:id="54"/>
      <w:r>
        <w:rPr>
          <w:rFonts w:eastAsiaTheme="minorEastAsia"/>
        </w:rPr>
        <w:t xml:space="preserve"> </w:t>
      </w:r>
    </w:p>
    <w:p w14:paraId="10566AF5" w14:textId="77777777" w:rsidR="00EA2B26" w:rsidRDefault="00EA2B26" w:rsidP="00EA2B26">
      <w:pPr>
        <w:pStyle w:val="Style3"/>
        <w:ind w:left="450"/>
        <w:rPr>
          <w:rFonts w:eastAsiaTheme="minorEastAsia"/>
        </w:rPr>
      </w:pPr>
    </w:p>
    <w:p w14:paraId="4546EE56" w14:textId="77777777" w:rsidR="00EA2B26" w:rsidRDefault="00EA2B26" w:rsidP="00EA2B26">
      <w:pPr>
        <w:rPr>
          <w:rFonts w:asciiTheme="majorBidi" w:eastAsiaTheme="minorEastAsia" w:hAnsiTheme="majorBidi" w:cstheme="majorBidi"/>
          <w:sz w:val="24"/>
          <w:szCs w:val="24"/>
        </w:rPr>
      </w:pPr>
    </w:p>
    <w:p w14:paraId="5E72FD11" w14:textId="5CA1C672" w:rsidR="00EA2B26" w:rsidRPr="00EA2B26" w:rsidRDefault="00EA2B26" w:rsidP="00EA2B26">
      <w:pPr>
        <w:sectPr w:rsidR="00EA2B26" w:rsidRPr="00EA2B26" w:rsidSect="0045180F">
          <w:headerReference w:type="default" r:id="rId46"/>
          <w:footerReference w:type="default" r:id="rId47"/>
          <w:pgSz w:w="11906" w:h="16838"/>
          <w:pgMar w:top="1417" w:right="1417" w:bottom="1417" w:left="1417" w:header="708" w:footer="708" w:gutter="0"/>
          <w:cols w:space="708"/>
          <w:titlePg/>
          <w:docGrid w:linePitch="360"/>
        </w:sectPr>
      </w:pPr>
    </w:p>
    <w:p w14:paraId="7C635E4C" w14:textId="004CD92E" w:rsidR="00D53E1D" w:rsidRDefault="0C492962" w:rsidP="002B4851">
      <w:pPr>
        <w:pStyle w:val="style20"/>
      </w:pPr>
      <w:bookmarkStart w:id="55" w:name="_Toc105167221"/>
      <w:r w:rsidRPr="0C492962">
        <w:lastRenderedPageBreak/>
        <w:t>Chapitre 4 : Conception et réalisation</w:t>
      </w:r>
      <w:bookmarkEnd w:id="55"/>
      <w:r w:rsidRPr="0C492962">
        <w:t> </w:t>
      </w:r>
    </w:p>
    <w:p w14:paraId="0B2583BF" w14:textId="1D89A593" w:rsidR="00D53E1D" w:rsidRPr="00D53E1D" w:rsidRDefault="0C492962" w:rsidP="00D52A39">
      <w:pPr>
        <w:pStyle w:val="Titre20"/>
        <w:numPr>
          <w:ilvl w:val="1"/>
          <w:numId w:val="70"/>
        </w:numPr>
        <w:spacing w:line="360" w:lineRule="auto"/>
        <w:rPr>
          <w:rFonts w:asciiTheme="majorBidi" w:hAnsiTheme="majorBidi"/>
          <w:b/>
          <w:bCs/>
          <w:color w:val="auto"/>
          <w:sz w:val="36"/>
          <w:szCs w:val="36"/>
        </w:rPr>
      </w:pPr>
      <w:bookmarkStart w:id="56" w:name="_Toc105167222"/>
      <w:r w:rsidRPr="0C492962">
        <w:rPr>
          <w:rFonts w:asciiTheme="majorBidi" w:hAnsiTheme="majorBidi"/>
          <w:b/>
          <w:bCs/>
          <w:color w:val="auto"/>
          <w:sz w:val="36"/>
          <w:szCs w:val="36"/>
        </w:rPr>
        <w:t>Introduction</w:t>
      </w:r>
      <w:bookmarkEnd w:id="56"/>
      <w:r w:rsidRPr="0C492962">
        <w:rPr>
          <w:rFonts w:asciiTheme="majorBidi" w:hAnsiTheme="majorBidi"/>
          <w:b/>
          <w:bCs/>
          <w:color w:val="auto"/>
          <w:sz w:val="36"/>
          <w:szCs w:val="36"/>
        </w:rPr>
        <w:t> </w:t>
      </w:r>
    </w:p>
    <w:p w14:paraId="393BECDC" w14:textId="705BBA7B" w:rsidR="00D53E1D" w:rsidRDefault="0C492962" w:rsidP="00D52A39">
      <w:pPr>
        <w:pStyle w:val="Titre20"/>
        <w:numPr>
          <w:ilvl w:val="1"/>
          <w:numId w:val="70"/>
        </w:numPr>
        <w:spacing w:line="360" w:lineRule="auto"/>
        <w:rPr>
          <w:rFonts w:asciiTheme="majorBidi" w:hAnsiTheme="majorBidi"/>
          <w:b/>
          <w:bCs/>
          <w:color w:val="auto"/>
          <w:sz w:val="36"/>
          <w:szCs w:val="36"/>
        </w:rPr>
      </w:pPr>
      <w:bookmarkStart w:id="57" w:name="_Toc105167223"/>
      <w:r w:rsidRPr="0C492962">
        <w:rPr>
          <w:rFonts w:asciiTheme="majorBidi" w:hAnsiTheme="majorBidi"/>
          <w:b/>
          <w:bCs/>
          <w:color w:val="auto"/>
          <w:sz w:val="36"/>
          <w:szCs w:val="36"/>
        </w:rPr>
        <w:t>OS kernel</w:t>
      </w:r>
      <w:bookmarkEnd w:id="57"/>
      <w:r w:rsidRPr="0C492962">
        <w:rPr>
          <w:rFonts w:asciiTheme="majorBidi" w:hAnsiTheme="majorBidi"/>
          <w:b/>
          <w:bCs/>
          <w:color w:val="auto"/>
          <w:sz w:val="36"/>
          <w:szCs w:val="36"/>
        </w:rPr>
        <w:t xml:space="preserve">  </w:t>
      </w:r>
    </w:p>
    <w:p w14:paraId="4AFA8FC9" w14:textId="19F2CFB1" w:rsidR="00D53E1D" w:rsidRDefault="00EA2B26" w:rsidP="002B4851">
      <w:pPr>
        <w:pStyle w:val="Titre3"/>
        <w:spacing w:line="360" w:lineRule="auto"/>
        <w:rPr>
          <w:rFonts w:asciiTheme="majorBidi" w:eastAsia="Microsoft JhengHei" w:hAnsiTheme="majorBidi"/>
          <w:b/>
          <w:bCs/>
          <w:color w:val="auto"/>
          <w:sz w:val="32"/>
          <w:szCs w:val="32"/>
        </w:rPr>
      </w:pPr>
      <w:bookmarkStart w:id="58" w:name="_Toc105167224"/>
      <w:r>
        <w:rPr>
          <w:rFonts w:asciiTheme="majorBidi" w:eastAsia="Microsoft JhengHei" w:hAnsiTheme="majorBidi"/>
          <w:b/>
          <w:bCs/>
          <w:color w:val="auto"/>
          <w:sz w:val="32"/>
          <w:szCs w:val="32"/>
        </w:rPr>
        <w:t>4.</w:t>
      </w:r>
      <w:r w:rsidR="0C492962" w:rsidRPr="0C492962">
        <w:rPr>
          <w:rFonts w:asciiTheme="majorBidi" w:eastAsia="Microsoft JhengHei" w:hAnsiTheme="majorBidi"/>
          <w:b/>
          <w:bCs/>
          <w:color w:val="auto"/>
          <w:sz w:val="32"/>
          <w:szCs w:val="32"/>
        </w:rPr>
        <w:t>2</w:t>
      </w:r>
      <w:r>
        <w:rPr>
          <w:rFonts w:asciiTheme="majorBidi" w:eastAsia="Microsoft JhengHei" w:hAnsiTheme="majorBidi"/>
          <w:b/>
          <w:bCs/>
          <w:color w:val="auto"/>
          <w:sz w:val="32"/>
          <w:szCs w:val="32"/>
        </w:rPr>
        <w:t>.</w:t>
      </w:r>
      <w:r w:rsidR="0C492962" w:rsidRPr="0C492962">
        <w:rPr>
          <w:rFonts w:asciiTheme="majorBidi" w:eastAsia="Microsoft JhengHei" w:hAnsiTheme="majorBidi"/>
          <w:b/>
          <w:bCs/>
          <w:color w:val="auto"/>
          <w:sz w:val="32"/>
          <w:szCs w:val="32"/>
        </w:rPr>
        <w:t>1 Middleware (FreeRTOS)</w:t>
      </w:r>
      <w:bookmarkEnd w:id="58"/>
      <w:r w:rsidR="0C492962" w:rsidRPr="0C492962">
        <w:rPr>
          <w:rFonts w:asciiTheme="majorBidi" w:eastAsia="Microsoft JhengHei" w:hAnsiTheme="majorBidi"/>
          <w:b/>
          <w:bCs/>
          <w:color w:val="auto"/>
          <w:sz w:val="32"/>
          <w:szCs w:val="32"/>
        </w:rPr>
        <w:t> </w:t>
      </w:r>
    </w:p>
    <w:p w14:paraId="096AE006" w14:textId="77777777" w:rsidR="00D53E1D" w:rsidRDefault="00D53E1D" w:rsidP="00EA2B26">
      <w:pPr>
        <w:pStyle w:val="Style1"/>
        <w:ind w:firstLine="708"/>
        <w:jc w:val="both"/>
      </w:pPr>
      <w:r w:rsidRPr="00D53E1D">
        <w:t xml:space="preserve">L’un des exigences majeures pour les dispositifs médicaux est la stabilité du système </w:t>
      </w:r>
      <w:r w:rsidRPr="00D53E1D">
        <w:rPr>
          <w:rFonts w:eastAsia="Libre Franklin"/>
          <w:b/>
          <w:bCs/>
        </w:rPr>
        <w:t>(</w:t>
      </w:r>
      <w:r w:rsidRPr="00D53E1D">
        <w:rPr>
          <w:rFonts w:eastAsia="Libre Franklin"/>
          <w:b/>
          <w:bCs/>
          <w:color w:val="000000" w:themeColor="text1"/>
        </w:rPr>
        <w:t>soft + le soft externe + le hardware autour)</w:t>
      </w:r>
      <w:r w:rsidRPr="00D53E1D">
        <w:t>.</w:t>
      </w:r>
    </w:p>
    <w:p w14:paraId="6420FD06" w14:textId="77777777" w:rsidR="00D53E1D" w:rsidRDefault="00D53E1D" w:rsidP="00EA2B26">
      <w:pPr>
        <w:pStyle w:val="Style1"/>
        <w:ind w:firstLine="360"/>
        <w:jc w:val="both"/>
      </w:pPr>
      <w:r w:rsidRPr="00D53E1D">
        <w:t>Notre Solution était alors de travailler dans le domaine temps réels, où le taux d’erreur est minimal et la stabilité est maximale.</w:t>
      </w:r>
    </w:p>
    <w:p w14:paraId="6097CDE2" w14:textId="77777777" w:rsidR="00D53E1D" w:rsidRPr="00D53E1D" w:rsidRDefault="00E9483B" w:rsidP="00D52A39">
      <w:pPr>
        <w:pStyle w:val="Paragraphedeliste"/>
        <w:numPr>
          <w:ilvl w:val="0"/>
          <w:numId w:val="4"/>
        </w:numPr>
        <w:rPr>
          <w:rFonts w:asciiTheme="majorBidi" w:hAnsiTheme="majorBidi" w:cstheme="majorBidi"/>
          <w:b/>
          <w:bCs/>
          <w:sz w:val="24"/>
          <w:szCs w:val="24"/>
        </w:rPr>
      </w:pPr>
      <w:r>
        <w:rPr>
          <w:rFonts w:asciiTheme="majorBidi" w:hAnsiTheme="majorBidi" w:cstheme="majorBidi"/>
          <w:b/>
          <w:bCs/>
          <w:sz w:val="24"/>
          <w:szCs w:val="24"/>
        </w:rPr>
        <w:t xml:space="preserve">RTOS </w:t>
      </w:r>
    </w:p>
    <w:p w14:paraId="3AC236DC" w14:textId="77777777" w:rsidR="00D53E1D" w:rsidRPr="00D53E1D" w:rsidRDefault="00D53E1D" w:rsidP="00EA2B26">
      <w:pPr>
        <w:pStyle w:val="Style1"/>
        <w:ind w:firstLine="360"/>
        <w:jc w:val="both"/>
      </w:pPr>
      <w:r w:rsidRPr="00D53E1D">
        <w:t>Le système d’exploitation temps réel est un OS qui gère plusieurs tâches concurrentes selon leurs degrés de priorités, il est utilisé quand il y a des exigences temporelles sur les processus. Ce type d’ordonnancement, appelé ordonnancement préemptif.</w:t>
      </w:r>
    </w:p>
    <w:p w14:paraId="47BF7501" w14:textId="77777777" w:rsidR="00D53E1D" w:rsidRDefault="00D53E1D" w:rsidP="00EA2B26">
      <w:pPr>
        <w:pStyle w:val="Style1"/>
        <w:ind w:firstLine="360"/>
      </w:pPr>
      <w:r w:rsidRPr="00D53E1D">
        <w:t>RTOS garantis la performance maximale du processeur et la bonne gestion de la mémoire ainsi que le fonctionnement sans erreur (Error-Free) offert par ces types de systèmes.</w:t>
      </w:r>
    </w:p>
    <w:p w14:paraId="16F89476" w14:textId="77777777" w:rsidR="00D53E1D" w:rsidRPr="00E9483B" w:rsidRDefault="00D53E1D" w:rsidP="00D52A39">
      <w:pPr>
        <w:pStyle w:val="Paragraphedeliste"/>
        <w:numPr>
          <w:ilvl w:val="0"/>
          <w:numId w:val="4"/>
        </w:numPr>
        <w:rPr>
          <w:rFonts w:asciiTheme="majorBidi" w:eastAsiaTheme="minorEastAsia" w:hAnsiTheme="majorBidi" w:cstheme="majorBidi"/>
          <w:sz w:val="24"/>
          <w:szCs w:val="24"/>
        </w:rPr>
      </w:pPr>
      <w:r w:rsidRPr="00E9483B">
        <w:rPr>
          <w:rFonts w:asciiTheme="majorBidi" w:eastAsia="Microsoft JhengHei" w:hAnsiTheme="majorBidi" w:cstheme="majorBidi"/>
          <w:b/>
          <w:bCs/>
          <w:sz w:val="24"/>
          <w:szCs w:val="24"/>
        </w:rPr>
        <w:t>FreeRTOS/CMSISV2</w:t>
      </w:r>
    </w:p>
    <w:p w14:paraId="59643853" w14:textId="77777777" w:rsidR="00E9483B" w:rsidRPr="00E9483B" w:rsidRDefault="00E9483B" w:rsidP="00EA2B26">
      <w:pPr>
        <w:pStyle w:val="Style1"/>
        <w:ind w:firstLine="360"/>
        <w:jc w:val="both"/>
        <w:rPr>
          <w:rFonts w:eastAsia="Lato"/>
          <w:color w:val="343434"/>
        </w:rPr>
      </w:pPr>
      <w:r w:rsidRPr="00E9483B">
        <w:t xml:space="preserve">Dans le domaine de l’embarqué les ressources sont relativement limitées en termes de mémoire et de traitements. Dans ce projet on utilise un microcontrôleur Stm32H7 </w:t>
      </w:r>
      <w:r w:rsidRPr="00E9483B">
        <w:rPr>
          <w:rFonts w:eastAsia="Libre Franklin"/>
          <w:b/>
          <w:bCs/>
        </w:rPr>
        <w:t>(</w:t>
      </w:r>
      <w:r w:rsidRPr="00E9483B">
        <w:rPr>
          <w:rFonts w:eastAsia="Arial"/>
          <w:b/>
          <w:bCs/>
        </w:rPr>
        <w:t>Arm Cortex-M7)</w:t>
      </w:r>
      <w:r w:rsidRPr="00E9483B">
        <w:t xml:space="preserve"> qui est de la catégorie haute performance, mais on reste toujours limités de ressources. </w:t>
      </w:r>
    </w:p>
    <w:p w14:paraId="74D1B099" w14:textId="77777777" w:rsidR="00E9483B" w:rsidRPr="00E9483B" w:rsidRDefault="00E9483B" w:rsidP="00EA2B26">
      <w:pPr>
        <w:pStyle w:val="Style1"/>
        <w:ind w:firstLine="360"/>
        <w:jc w:val="both"/>
        <w:rPr>
          <w:rFonts w:eastAsia="Lato"/>
          <w:color w:val="343434"/>
        </w:rPr>
      </w:pPr>
      <w:r w:rsidRPr="00E9483B">
        <w:t xml:space="preserve">C’est pour cela qu’on a choisis </w:t>
      </w:r>
      <w:r w:rsidRPr="00E9483B">
        <w:rPr>
          <w:b/>
          <w:bCs/>
        </w:rPr>
        <w:t>FreeRTOS</w:t>
      </w:r>
      <w:r w:rsidRPr="00E9483B">
        <w:t>, c’est un système d’exploitation embarqué multitâches temps réel préemptif supporte actuellement 35 architectures. Il est aujourd’hui parmi les plus utilisés dans le marché des systèmes d'exploitation temps réel pour l’embarquée grâce à sa faible taille qui est de l’ordre de 4000 à 9000 octets.</w:t>
      </w:r>
    </w:p>
    <w:p w14:paraId="4E8FAB54" w14:textId="2226A872" w:rsidR="00E9483B" w:rsidRPr="00EA2B26" w:rsidRDefault="00E9483B" w:rsidP="00EA2B26">
      <w:pPr>
        <w:pStyle w:val="Style1"/>
        <w:ind w:firstLine="360"/>
        <w:rPr>
          <w:rFonts w:eastAsia="Microsoft JhengHei"/>
        </w:rPr>
      </w:pPr>
      <w:r w:rsidRPr="00E9483B">
        <w:rPr>
          <w:rFonts w:eastAsia="Microsoft JhengHei"/>
        </w:rPr>
        <w:lastRenderedPageBreak/>
        <w:t xml:space="preserve">On a utilisé le </w:t>
      </w:r>
      <w:r w:rsidRPr="00E9483B">
        <w:rPr>
          <w:rFonts w:eastAsia="Microsoft JhengHei"/>
          <w:b/>
          <w:bCs/>
        </w:rPr>
        <w:t>CMSIS-RTOS API v2</w:t>
      </w:r>
      <w:r w:rsidRPr="00E9483B">
        <w:rPr>
          <w:rFonts w:eastAsia="Microsoft JhengHei"/>
        </w:rPr>
        <w:t xml:space="preserve"> comme une couche d’abstraction à FreeRTOS afin de garantir un système optimisé et améliorer la portabilité du code entre les différents processeurs ARM</w:t>
      </w:r>
      <w:r w:rsidRPr="2F07D017">
        <w:rPr>
          <w:rFonts w:eastAsia="Microsoft JhengHei"/>
        </w:rPr>
        <w:t xml:space="preserve">. </w:t>
      </w:r>
      <w:r w:rsidR="000B21E8">
        <w:rPr>
          <w:noProof/>
        </w:rPr>
        <w:pict w14:anchorId="69B893AB">
          <v:shape id="_x0000_s1031" type="#_x0000_t202" style="position:absolute;left:0;text-align:left;margin-left:67.15pt;margin-top:183.75pt;width:318.65pt;height:.05pt;z-index:251676160;mso-position-horizontal-relative:text;mso-position-vertical-relative:text" stroked="f">
            <v:textbox style="mso-fit-shape-to-text:t" inset="0,0,0,0">
              <w:txbxContent>
                <w:p w14:paraId="6905E4C7" w14:textId="78D3399C" w:rsidR="00F22575" w:rsidRPr="00EA2B26" w:rsidRDefault="00F22575" w:rsidP="00EA2B26">
                  <w:pPr>
                    <w:pStyle w:val="Lgende"/>
                    <w:jc w:val="center"/>
                    <w:rPr>
                      <w:rFonts w:asciiTheme="majorBidi" w:eastAsia="Microsoft JhengHei" w:hAnsiTheme="majorBidi" w:cstheme="majorBidi"/>
                      <w:color w:val="auto"/>
                      <w:sz w:val="24"/>
                      <w:szCs w:val="24"/>
                    </w:rPr>
                  </w:pPr>
                  <w:bookmarkStart w:id="59" w:name="_Toc105167258"/>
                  <w:r w:rsidRPr="00EA2B26">
                    <w:rPr>
                      <w:color w:val="auto"/>
                    </w:rPr>
                    <w:t xml:space="preserve">Figure </w:t>
                  </w:r>
                  <w:r w:rsidRPr="00EA2B26">
                    <w:rPr>
                      <w:color w:val="auto"/>
                    </w:rPr>
                    <w:fldChar w:fldCharType="begin"/>
                  </w:r>
                  <w:r w:rsidRPr="00EA2B26">
                    <w:rPr>
                      <w:color w:val="auto"/>
                    </w:rPr>
                    <w:instrText xml:space="preserve"> SEQ Figure \* ARABIC </w:instrText>
                  </w:r>
                  <w:r w:rsidRPr="00EA2B26">
                    <w:rPr>
                      <w:color w:val="auto"/>
                    </w:rPr>
                    <w:fldChar w:fldCharType="separate"/>
                  </w:r>
                  <w:r w:rsidR="00111B93">
                    <w:rPr>
                      <w:noProof/>
                      <w:color w:val="auto"/>
                    </w:rPr>
                    <w:t>16</w:t>
                  </w:r>
                  <w:r w:rsidRPr="00EA2B26">
                    <w:rPr>
                      <w:color w:val="auto"/>
                    </w:rPr>
                    <w:fldChar w:fldCharType="end"/>
                  </w:r>
                  <w:r w:rsidRPr="00EA2B26">
                    <w:rPr>
                      <w:color w:val="auto"/>
                    </w:rPr>
                    <w:t xml:space="preserve"> : Structure du code</w:t>
                  </w:r>
                  <w:bookmarkEnd w:id="59"/>
                </w:p>
              </w:txbxContent>
            </v:textbox>
            <w10:wrap type="topAndBottom"/>
          </v:shape>
        </w:pict>
      </w:r>
      <w:r w:rsidR="002B4851">
        <w:rPr>
          <w:noProof/>
          <w:lang w:eastAsia="fr-FR"/>
        </w:rPr>
        <w:drawing>
          <wp:anchor distT="0" distB="0" distL="114300" distR="114300" simplePos="0" relativeHeight="251636736" behindDoc="0" locked="0" layoutInCell="1" allowOverlap="1" wp14:anchorId="2EE7BA9E" wp14:editId="2C3049EB">
            <wp:simplePos x="0" y="0"/>
            <wp:positionH relativeFrom="margin">
              <wp:posOffset>852805</wp:posOffset>
            </wp:positionH>
            <wp:positionV relativeFrom="paragraph">
              <wp:posOffset>0</wp:posOffset>
            </wp:positionV>
            <wp:extent cx="4047067" cy="2276475"/>
            <wp:effectExtent l="0" t="0" r="0" b="0"/>
            <wp:wrapTopAndBottom/>
            <wp:docPr id="1063598808" name="Image 1063598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47067" cy="2276475"/>
                    </a:xfrm>
                    <a:prstGeom prst="rect">
                      <a:avLst/>
                    </a:prstGeom>
                  </pic:spPr>
                </pic:pic>
              </a:graphicData>
            </a:graphic>
            <wp14:sizeRelH relativeFrom="margin">
              <wp14:pctWidth>0</wp14:pctWidth>
            </wp14:sizeRelH>
            <wp14:sizeRelV relativeFrom="margin">
              <wp14:pctHeight>0</wp14:pctHeight>
            </wp14:sizeRelV>
          </wp:anchor>
        </w:drawing>
      </w:r>
    </w:p>
    <w:p w14:paraId="0DEAB468" w14:textId="7CCD62F5" w:rsidR="00E9483B" w:rsidRDefault="00EA2B26" w:rsidP="00EA2B26">
      <w:pPr>
        <w:pStyle w:val="Titre3"/>
        <w:spacing w:line="360" w:lineRule="auto"/>
        <w:rPr>
          <w:rFonts w:asciiTheme="majorBidi" w:eastAsia="Microsoft JhengHei" w:hAnsiTheme="majorBidi"/>
          <w:b/>
          <w:bCs/>
          <w:color w:val="auto"/>
          <w:sz w:val="32"/>
          <w:szCs w:val="32"/>
        </w:rPr>
      </w:pPr>
      <w:bookmarkStart w:id="60" w:name="_Toc105167225"/>
      <w:r>
        <w:rPr>
          <w:rFonts w:asciiTheme="majorBidi" w:eastAsia="Microsoft JhengHei" w:hAnsiTheme="majorBidi"/>
          <w:b/>
          <w:bCs/>
          <w:color w:val="auto"/>
          <w:sz w:val="32"/>
          <w:szCs w:val="32"/>
        </w:rPr>
        <w:t>4.2.2</w:t>
      </w:r>
      <w:r w:rsidR="0C492962" w:rsidRPr="0C492962">
        <w:rPr>
          <w:rFonts w:asciiTheme="majorBidi" w:eastAsia="Microsoft JhengHei" w:hAnsiTheme="majorBidi"/>
          <w:b/>
          <w:bCs/>
          <w:color w:val="auto"/>
          <w:sz w:val="32"/>
          <w:szCs w:val="32"/>
        </w:rPr>
        <w:t>Tâches Et Queues (File d’attente)</w:t>
      </w:r>
      <w:bookmarkEnd w:id="60"/>
      <w:r w:rsidR="0C492962" w:rsidRPr="0C492962">
        <w:rPr>
          <w:rFonts w:asciiTheme="majorBidi" w:eastAsia="Microsoft JhengHei" w:hAnsiTheme="majorBidi"/>
          <w:b/>
          <w:bCs/>
          <w:color w:val="auto"/>
          <w:sz w:val="32"/>
          <w:szCs w:val="32"/>
        </w:rPr>
        <w:t> </w:t>
      </w:r>
    </w:p>
    <w:p w14:paraId="0017C10B" w14:textId="77777777" w:rsidR="00E9483B" w:rsidRDefault="00E9483B" w:rsidP="00D52A39">
      <w:pPr>
        <w:pStyle w:val="Paragraphedeliste"/>
        <w:numPr>
          <w:ilvl w:val="0"/>
          <w:numId w:val="5"/>
        </w:numPr>
        <w:spacing w:line="360" w:lineRule="auto"/>
        <w:rPr>
          <w:rFonts w:asciiTheme="majorBidi" w:hAnsiTheme="majorBidi" w:cstheme="majorBidi"/>
          <w:b/>
          <w:bCs/>
          <w:sz w:val="28"/>
          <w:szCs w:val="28"/>
        </w:rPr>
      </w:pPr>
      <w:r w:rsidRPr="00E9483B">
        <w:rPr>
          <w:rFonts w:asciiTheme="majorBidi" w:hAnsiTheme="majorBidi" w:cstheme="majorBidi"/>
          <w:b/>
          <w:bCs/>
          <w:sz w:val="28"/>
          <w:szCs w:val="28"/>
        </w:rPr>
        <w:t xml:space="preserve">Création des Taches </w:t>
      </w:r>
    </w:p>
    <w:p w14:paraId="1DA1400B" w14:textId="77777777" w:rsidR="00B1770D" w:rsidRDefault="00E9483B" w:rsidP="00EA2B26">
      <w:pPr>
        <w:pStyle w:val="Style1"/>
        <w:ind w:firstLine="360"/>
        <w:jc w:val="both"/>
      </w:pPr>
      <w:r w:rsidRPr="00E9483B">
        <w:t xml:space="preserve">Pour développer une application basée sur un OS, on décompose l’application en un ensemble de tâches. Dans FreeRTOS une tâche est fonction C contenant une boucle infinie et ne renvoie pas un résultat. </w:t>
      </w:r>
    </w:p>
    <w:p w14:paraId="2A3082D5" w14:textId="750CCB68" w:rsidR="00E9483B" w:rsidRPr="00B1770D" w:rsidRDefault="000B21E8" w:rsidP="00B1770D">
      <w:pPr>
        <w:pStyle w:val="Style1"/>
        <w:ind w:firstLine="360"/>
        <w:rPr>
          <w:b/>
          <w:bCs/>
          <w:sz w:val="32"/>
          <w:szCs w:val="32"/>
        </w:rPr>
      </w:pPr>
      <w:r>
        <w:rPr>
          <w:noProof/>
        </w:rPr>
        <w:pict w14:anchorId="302776FE">
          <v:rect id="Zone de texte 25" o:spid="_x0000_s1058" style="position:absolute;left:0;text-align:left;margin-left:130.9pt;margin-top:.35pt;width:223.15pt;height:13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" fillcolor="white [3201]" strokecolor="#4472c4 [3208]" strokeweight="1.5pt">
            <v:textbox>
              <w:txbxContent>
                <w:p w14:paraId="3DF8C9F7" w14:textId="77777777" w:rsidR="00F22575" w:rsidRDefault="00F22575" w:rsidP="00FE2A10">
                  <w:pPr>
                    <w:spacing w:line="256" w:lineRule="auto"/>
                    <w:rPr>
                      <w:rFonts w:eastAsia="Calibri" w:hAnsi="Calibri" w:cs="Calibri"/>
                      <w:b/>
                      <w:bCs/>
                      <w:color w:val="323E4F"/>
                      <w:lang w:val="en-US"/>
                    </w:rPr>
                  </w:pPr>
                  <w:r>
                    <w:rPr>
                      <w:rFonts w:eastAsia="Calibri" w:hAnsi="Calibri" w:cs="Calibri"/>
                      <w:b/>
                      <w:bCs/>
                      <w:color w:val="323E4F"/>
                      <w:lang w:val="en-US"/>
                    </w:rPr>
                    <w:t xml:space="preserve">Void vATaskFunction (void *paramètres) </w:t>
                  </w:r>
                </w:p>
                <w:p w14:paraId="0C68DDC7" w14:textId="77777777" w:rsidR="00F22575" w:rsidRDefault="00F22575" w:rsidP="00FE2A10">
                  <w:pPr>
                    <w:spacing w:line="256" w:lineRule="auto"/>
                    <w:rPr>
                      <w:rFonts w:eastAsia="Calibri" w:hAnsi="Calibri" w:cs="Calibri"/>
                      <w:b/>
                      <w:bCs/>
                      <w:color w:val="323E4F"/>
                      <w:lang w:val="en-US"/>
                    </w:rPr>
                  </w:pPr>
                  <w:r>
                    <w:rPr>
                      <w:rFonts w:eastAsia="Calibri" w:hAnsi="Calibri" w:cs="Calibri"/>
                      <w:b/>
                      <w:bCs/>
                      <w:color w:val="323E4F"/>
                      <w:lang w:val="en-US"/>
                    </w:rPr>
                    <w:t xml:space="preserve">{ </w:t>
                  </w:r>
                </w:p>
                <w:p w14:paraId="2E10D4FD" w14:textId="77777777" w:rsidR="00F22575" w:rsidRDefault="00F22575" w:rsidP="00FE2A10">
                  <w:pPr>
                    <w:spacing w:line="256" w:lineRule="auto"/>
                    <w:ind w:left="706"/>
                    <w:rPr>
                      <w:rFonts w:eastAsia="Calibri" w:hAnsi="Calibri" w:cs="Calibri"/>
                      <w:b/>
                      <w:bCs/>
                      <w:color w:val="323E4F"/>
                      <w:lang w:val="en-US"/>
                    </w:rPr>
                  </w:pPr>
                  <w:r>
                    <w:rPr>
                      <w:rFonts w:eastAsia="Calibri" w:hAnsi="Calibri" w:cs="Calibri"/>
                      <w:b/>
                      <w:bCs/>
                      <w:color w:val="323E4F"/>
                      <w:lang w:val="en-US"/>
                    </w:rPr>
                    <w:t xml:space="preserve"> for ( ; ;)</w:t>
                  </w:r>
                </w:p>
                <w:p w14:paraId="56C7C281" w14:textId="77777777" w:rsidR="00F22575" w:rsidRDefault="00F22575" w:rsidP="00FE2A10">
                  <w:pPr>
                    <w:spacing w:line="256" w:lineRule="auto"/>
                    <w:ind w:left="706"/>
                    <w:rPr>
                      <w:rFonts w:eastAsia="Calibri" w:hAnsi="Calibri" w:cs="Calibri"/>
                      <w:b/>
                      <w:bCs/>
                      <w:color w:val="323E4F"/>
                      <w:lang w:val="en-US"/>
                    </w:rPr>
                  </w:pPr>
                  <w:r>
                    <w:rPr>
                      <w:rFonts w:eastAsia="Calibri" w:hAnsi="Calibri" w:cs="Calibri"/>
                      <w:b/>
                      <w:bCs/>
                      <w:color w:val="323E4F"/>
                      <w:lang w:val="en-US"/>
                    </w:rPr>
                    <w:t xml:space="preserve"> {</w:t>
                  </w:r>
                </w:p>
                <w:p w14:paraId="487DAB79" w14:textId="77777777" w:rsidR="00F22575" w:rsidRDefault="00F22575" w:rsidP="00FE2A10">
                  <w:pPr>
                    <w:spacing w:line="256" w:lineRule="auto"/>
                    <w:ind w:left="706"/>
                    <w:rPr>
                      <w:rFonts w:eastAsia="Calibri" w:hAnsi="Calibri" w:cs="Calibri"/>
                      <w:b/>
                      <w:bCs/>
                      <w:color w:val="323E4F"/>
                      <w:lang w:val="en-US"/>
                    </w:rPr>
                  </w:pPr>
                  <w:r>
                    <w:rPr>
                      <w:rFonts w:eastAsia="Calibri" w:hAnsi="Calibri" w:cs="Calibri"/>
                      <w:b/>
                      <w:bCs/>
                      <w:color w:val="323E4F"/>
                      <w:lang w:val="en-US"/>
                    </w:rPr>
                    <w:t xml:space="preserve"> }</w:t>
                  </w:r>
                </w:p>
                <w:p w14:paraId="18282E48" w14:textId="77777777" w:rsidR="00F22575" w:rsidRDefault="00F22575" w:rsidP="00FE2A10">
                  <w:pPr>
                    <w:spacing w:before="113" w:line="264" w:lineRule="exact"/>
                    <w:rPr>
                      <w:rFonts w:eastAsia="Calibri" w:hAnsi="Calibri" w:cs="Calibri"/>
                      <w:b/>
                      <w:bCs/>
                      <w:color w:val="323E4F"/>
                      <w:lang w:val="en-US"/>
                    </w:rPr>
                  </w:pPr>
                  <w:r>
                    <w:rPr>
                      <w:rFonts w:eastAsia="Calibri" w:hAnsi="Calibri" w:cs="Calibri"/>
                      <w:b/>
                      <w:bCs/>
                      <w:color w:val="323E4F"/>
                      <w:lang w:val="en-US"/>
                    </w:rPr>
                    <w:t xml:space="preserve"> }</w:t>
                  </w:r>
                </w:p>
                <w:p w14:paraId="58843428" w14:textId="77777777" w:rsidR="00F22575" w:rsidRDefault="00F22575" w:rsidP="00FE2A10">
                  <w:pPr>
                    <w:spacing w:line="256" w:lineRule="auto"/>
                    <w:rPr>
                      <w:rFonts w:eastAsia="Calibri" w:hAnsi="Calibri" w:cs="Calibri"/>
                      <w:color w:val="000000" w:themeColor="dark1"/>
                      <w:lang w:val="en-US"/>
                    </w:rPr>
                  </w:pPr>
                  <w:r>
                    <w:rPr>
                      <w:rFonts w:eastAsia="Calibri" w:hAnsi="Calibri" w:cs="Calibri"/>
                      <w:color w:val="000000" w:themeColor="dark1"/>
                      <w:lang w:val="en-US"/>
                    </w:rPr>
                    <w:t> </w:t>
                  </w:r>
                </w:p>
              </w:txbxContent>
            </v:textbox>
          </v:rect>
        </w:pict>
      </w:r>
    </w:p>
    <w:p w14:paraId="2217F10F" w14:textId="77777777" w:rsidR="00E9483B" w:rsidRPr="00E9483B" w:rsidRDefault="00E9483B" w:rsidP="00E9483B"/>
    <w:p w14:paraId="0B879176" w14:textId="77777777" w:rsidR="00E9483B" w:rsidRDefault="00E9483B" w:rsidP="00D53E1D"/>
    <w:p w14:paraId="6AE41A81" w14:textId="77777777" w:rsidR="00E9483B" w:rsidRPr="00E9483B" w:rsidRDefault="00E9483B" w:rsidP="00E9483B"/>
    <w:p w14:paraId="4BD9C15F" w14:textId="77777777" w:rsidR="00E9483B" w:rsidRPr="00E9483B" w:rsidRDefault="00E9483B" w:rsidP="00E9483B"/>
    <w:p w14:paraId="61E725FF" w14:textId="77777777" w:rsidR="00B1770D" w:rsidRDefault="00B1770D" w:rsidP="00B1770D">
      <w:pPr>
        <w:pStyle w:val="Style1"/>
      </w:pPr>
    </w:p>
    <w:p w14:paraId="3A69CA7A" w14:textId="77777777" w:rsidR="00E9483B" w:rsidRDefault="00E9483B" w:rsidP="00B1770D">
      <w:pPr>
        <w:pStyle w:val="Style1"/>
        <w:ind w:firstLine="708"/>
        <w:rPr>
          <w:rFonts w:eastAsia="Calibri"/>
        </w:rPr>
      </w:pPr>
      <w:r w:rsidRPr="00E9483B">
        <w:rPr>
          <w:rFonts w:eastAsia="Calibri"/>
        </w:rPr>
        <w:t>Une tâche est créée par l'intermédiaire de la fonction</w:t>
      </w:r>
      <w:r w:rsidRPr="00E9483B">
        <w:rPr>
          <w:rFonts w:ascii="Calibri" w:eastAsia="Calibri" w:hAnsi="Calibri" w:cs="Calibri"/>
        </w:rPr>
        <w:t xml:space="preserve"> “</w:t>
      </w:r>
      <w:r w:rsidRPr="00E9483B">
        <w:rPr>
          <w:rFonts w:ascii="Courier New" w:eastAsia="Courier New" w:hAnsi="Courier New" w:cs="Courier New"/>
        </w:rPr>
        <w:t>osThreadNew</w:t>
      </w:r>
      <w:r w:rsidRPr="00E9483B">
        <w:rPr>
          <w:rFonts w:eastAsia="Calibri"/>
        </w:rPr>
        <w:t xml:space="preserve">” qui retourne l’id de la tache RTOS </w:t>
      </w:r>
    </w:p>
    <w:p w14:paraId="4D890799" w14:textId="2EA0003A" w:rsidR="00E94740" w:rsidRDefault="00E94740" w:rsidP="00AB6AFB">
      <w:pPr>
        <w:rPr>
          <w:rFonts w:asciiTheme="majorBidi" w:eastAsia="Courier New" w:hAnsiTheme="majorBidi" w:cstheme="majorBidi"/>
          <w:sz w:val="24"/>
          <w:szCs w:val="24"/>
        </w:rPr>
      </w:pPr>
    </w:p>
    <w:p w14:paraId="4B35782D" w14:textId="77777777" w:rsidR="00EA2B26" w:rsidRDefault="00EA2B26" w:rsidP="00AB6AFB"/>
    <w:p w14:paraId="0D98262E" w14:textId="20FD789F" w:rsidR="00E94740" w:rsidRDefault="00E94740" w:rsidP="00AB6AFB"/>
    <w:p w14:paraId="5D23FCE4" w14:textId="4EDF2C4C" w:rsidR="001C3B03" w:rsidRPr="00AB6AFB" w:rsidRDefault="000B21E8" w:rsidP="00AB6AFB">
      <w:r>
        <w:rPr>
          <w:noProof/>
        </w:rPr>
        <w:lastRenderedPageBreak/>
        <w:pict w14:anchorId="31922697">
          <v:shape id="Zone de texte 26" o:spid="_x0000_s1057" type="#_x0000_t202" style="position:absolute;margin-left:52.15pt;margin-top:-.35pt;width:370.25pt;height:13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" fillcolor="white [3201]" strokecolor="#4472c4 [3208]" strokeweight="1.5pt">
            <v:textbox>
              <w:txbxContent>
                <w:p w14:paraId="02C863DE" w14:textId="77777777" w:rsidR="00F22575" w:rsidRDefault="00F22575" w:rsidP="00E9483B">
                  <w:pPr>
                    <w:spacing w:before="113" w:line="264" w:lineRule="exact"/>
                    <w:ind w:left="708"/>
                    <w:rPr>
                      <w:rFonts w:ascii="Courier New" w:eastAsia="Courier New" w:hAnsi="Courier New" w:cs="Courier New"/>
                    </w:rPr>
                  </w:pPr>
                  <w:r w:rsidRPr="00AB6AFB">
                    <w:rPr>
                      <w:rFonts w:ascii="Courier New" w:eastAsia="Courier New" w:hAnsi="Courier New" w:cs="Courier New"/>
                      <w:b/>
                      <w:bCs/>
                      <w:color w:val="323E4F" w:themeColor="text2" w:themeShade="BF"/>
                    </w:rPr>
                    <w:t>osThreadNew</w:t>
                  </w:r>
                  <w:r w:rsidRPr="55C88689">
                    <w:rPr>
                      <w:rFonts w:ascii="Courier New" w:eastAsia="Courier New" w:hAnsi="Courier New" w:cs="Courier New"/>
                    </w:rPr>
                    <w:t xml:space="preserve"> (</w:t>
                  </w:r>
                  <w:r w:rsidRPr="00AB6AFB">
                    <w:rPr>
                      <w:rFonts w:ascii="Courier New" w:eastAsia="Courier New" w:hAnsi="Courier New" w:cs="Courier New"/>
                      <w:b/>
                      <w:bCs/>
                      <w:color w:val="323E4F" w:themeColor="text2" w:themeShade="BF"/>
                    </w:rPr>
                    <w:t>osThreadFunc_t</w:t>
                  </w:r>
                  <w:r w:rsidRPr="00AB6AFB">
                    <w:rPr>
                      <w:rFonts w:ascii="Courier New" w:eastAsia="Courier New" w:hAnsi="Courier New" w:cs="Courier New"/>
                      <w:color w:val="323E4F" w:themeColor="text2" w:themeShade="BF"/>
                    </w:rPr>
                    <w:t xml:space="preserve"> </w:t>
                  </w:r>
                  <w:r w:rsidRPr="55C88689">
                    <w:rPr>
                      <w:rFonts w:ascii="Courier New" w:eastAsia="Courier New" w:hAnsi="Courier New" w:cs="Courier New"/>
                    </w:rPr>
                    <w:t>func,</w:t>
                  </w:r>
                  <w:r w:rsidRPr="55C88689">
                    <w:rPr>
                      <w:rFonts w:ascii="Courier New" w:eastAsia="Courier New" w:hAnsi="Courier New" w:cs="Courier New"/>
                      <w:b/>
                      <w:bCs/>
                    </w:rPr>
                    <w:t xml:space="preserve"> </w:t>
                  </w:r>
                  <w:r w:rsidRPr="00AB6AFB">
                    <w:rPr>
                      <w:rFonts w:ascii="Courier New" w:eastAsia="Courier New" w:hAnsi="Courier New" w:cs="Courier New"/>
                      <w:b/>
                      <w:bCs/>
                      <w:color w:val="323E4F" w:themeColor="text2" w:themeShade="BF"/>
                    </w:rPr>
                    <w:t>void *</w:t>
                  </w:r>
                  <w:r w:rsidRPr="55C88689">
                    <w:rPr>
                      <w:rFonts w:ascii="Courier New" w:eastAsia="Courier New" w:hAnsi="Courier New" w:cs="Courier New"/>
                    </w:rPr>
                    <w:t xml:space="preserve"> argument,</w:t>
                  </w:r>
                  <w:r w:rsidRPr="55C88689">
                    <w:rPr>
                      <w:rFonts w:ascii="Courier New" w:eastAsia="Courier New" w:hAnsi="Courier New" w:cs="Courier New"/>
                      <w:b/>
                      <w:bCs/>
                    </w:rPr>
                    <w:t xml:space="preserve"> </w:t>
                  </w:r>
                  <w:r w:rsidRPr="00AB6AFB">
                    <w:rPr>
                      <w:rFonts w:ascii="Courier New" w:eastAsia="Courier New" w:hAnsi="Courier New" w:cs="Courier New"/>
                      <w:b/>
                      <w:bCs/>
                      <w:color w:val="323E4F" w:themeColor="text2" w:themeShade="BF"/>
                    </w:rPr>
                    <w:t>const osThreadAttr_t *</w:t>
                  </w:r>
                  <w:r w:rsidRPr="00AB6AFB">
                    <w:rPr>
                      <w:rFonts w:ascii="Courier New" w:eastAsia="Courier New" w:hAnsi="Courier New" w:cs="Courier New"/>
                      <w:color w:val="323E4F" w:themeColor="text2" w:themeShade="BF"/>
                    </w:rPr>
                    <w:t xml:space="preserve"> </w:t>
                  </w:r>
                  <w:r w:rsidRPr="55C88689">
                    <w:rPr>
                      <w:rFonts w:ascii="Courier New" w:eastAsia="Courier New" w:hAnsi="Courier New" w:cs="Courier New"/>
                    </w:rPr>
                    <w:t>attr)</w:t>
                  </w:r>
                </w:p>
                <w:p w14:paraId="5CABE05D" w14:textId="77777777" w:rsidR="00F22575" w:rsidRDefault="00F22575" w:rsidP="00E9483B">
                  <w:pPr>
                    <w:spacing w:before="113" w:line="264" w:lineRule="exact"/>
                    <w:ind w:left="708"/>
                    <w:rPr>
                      <w:rFonts w:ascii="Courier New" w:eastAsia="Courier New" w:hAnsi="Courier New" w:cs="Courier New"/>
                    </w:rPr>
                  </w:pPr>
                  <w:r w:rsidRPr="00AB6AFB">
                    <w:rPr>
                      <w:rFonts w:ascii="Courier New" w:eastAsia="Courier New" w:hAnsi="Courier New" w:cs="Courier New"/>
                      <w:color w:val="323E4F" w:themeColor="text2" w:themeShade="BF"/>
                    </w:rPr>
                    <w:t>[</w:t>
                  </w:r>
                  <w:r w:rsidRPr="00AB6AFB">
                    <w:rPr>
                      <w:rFonts w:ascii="Courier New" w:eastAsia="Courier New" w:hAnsi="Courier New" w:cs="Courier New"/>
                      <w:b/>
                      <w:bCs/>
                      <w:color w:val="323E4F" w:themeColor="text2" w:themeShade="BF"/>
                    </w:rPr>
                    <w:t>in</w:t>
                  </w:r>
                  <w:r w:rsidRPr="00AB6AFB">
                    <w:rPr>
                      <w:rFonts w:ascii="Courier New" w:eastAsia="Courier New" w:hAnsi="Courier New" w:cs="Courier New"/>
                      <w:color w:val="323E4F" w:themeColor="text2" w:themeShade="BF"/>
                    </w:rPr>
                    <w:t>]</w:t>
                  </w:r>
                  <w:r w:rsidRPr="00AB6AFB">
                    <w:rPr>
                      <w:color w:val="323E4F" w:themeColor="text2" w:themeShade="BF"/>
                    </w:rPr>
                    <w:tab/>
                  </w:r>
                  <w:r w:rsidRPr="00AB6AFB">
                    <w:rPr>
                      <w:rFonts w:ascii="Courier New" w:eastAsia="Courier New" w:hAnsi="Courier New" w:cs="Courier New"/>
                      <w:b/>
                      <w:bCs/>
                      <w:color w:val="323E4F" w:themeColor="text2" w:themeShade="BF"/>
                    </w:rPr>
                    <w:t>fun</w:t>
                  </w:r>
                  <w:r w:rsidRPr="00AB6AFB">
                    <w:rPr>
                      <w:color w:val="323E4F" w:themeColor="text2" w:themeShade="BF"/>
                    </w:rPr>
                    <w:tab/>
                  </w:r>
                  <w:r w:rsidRPr="55C88689">
                    <w:rPr>
                      <w:rFonts w:ascii="Courier New" w:eastAsia="Courier New" w:hAnsi="Courier New" w:cs="Courier New"/>
                    </w:rPr>
                    <w:t>thread function.</w:t>
                  </w:r>
                </w:p>
                <w:p w14:paraId="48CB29C7" w14:textId="77777777" w:rsidR="00F22575" w:rsidRDefault="00F22575" w:rsidP="00E9483B">
                  <w:pPr>
                    <w:spacing w:before="113" w:line="264" w:lineRule="exact"/>
                    <w:ind w:left="708"/>
                    <w:rPr>
                      <w:rFonts w:ascii="Courier New" w:eastAsia="Courier New" w:hAnsi="Courier New" w:cs="Courier New"/>
                    </w:rPr>
                  </w:pPr>
                  <w:r w:rsidRPr="00AB6AFB">
                    <w:rPr>
                      <w:rFonts w:ascii="Courier New" w:eastAsia="Courier New" w:hAnsi="Courier New" w:cs="Courier New"/>
                      <w:color w:val="323E4F" w:themeColor="text2" w:themeShade="BF"/>
                    </w:rPr>
                    <w:t>[</w:t>
                  </w:r>
                  <w:r w:rsidRPr="00AB6AFB">
                    <w:rPr>
                      <w:rFonts w:ascii="Courier New" w:eastAsia="Courier New" w:hAnsi="Courier New" w:cs="Courier New"/>
                      <w:b/>
                      <w:bCs/>
                      <w:color w:val="323E4F" w:themeColor="text2" w:themeShade="BF"/>
                    </w:rPr>
                    <w:t>in</w:t>
                  </w:r>
                  <w:r w:rsidRPr="00AB6AFB">
                    <w:rPr>
                      <w:rFonts w:ascii="Courier New" w:eastAsia="Courier New" w:hAnsi="Courier New" w:cs="Courier New"/>
                      <w:color w:val="323E4F" w:themeColor="text2" w:themeShade="BF"/>
                    </w:rPr>
                    <w:t>]</w:t>
                  </w:r>
                  <w:r w:rsidRPr="00AB6AFB">
                    <w:rPr>
                      <w:color w:val="323E4F" w:themeColor="text2" w:themeShade="BF"/>
                    </w:rPr>
                    <w:tab/>
                  </w:r>
                  <w:r w:rsidRPr="00AB6AFB">
                    <w:rPr>
                      <w:rFonts w:ascii="Courier New" w:eastAsia="Courier New" w:hAnsi="Courier New" w:cs="Courier New"/>
                      <w:b/>
                      <w:bCs/>
                      <w:color w:val="323E4F" w:themeColor="text2" w:themeShade="BF"/>
                    </w:rPr>
                    <w:t>argument</w:t>
                  </w:r>
                  <w:r>
                    <w:tab/>
                  </w:r>
                  <w:r w:rsidRPr="55C88689">
                    <w:rPr>
                      <w:rFonts w:ascii="Courier New" w:eastAsia="Courier New" w:hAnsi="Courier New" w:cs="Courier New"/>
                    </w:rPr>
                    <w:t>pointer that is passed to the thread function as start argument.</w:t>
                  </w:r>
                </w:p>
                <w:p w14:paraId="350E878B" w14:textId="34F93668" w:rsidR="00F22575" w:rsidRDefault="00F22575" w:rsidP="00E9483B">
                  <w:pPr>
                    <w:spacing w:before="113" w:line="264" w:lineRule="exact"/>
                    <w:ind w:left="708"/>
                    <w:rPr>
                      <w:rFonts w:ascii="Courier New" w:eastAsia="Courier New" w:hAnsi="Courier New" w:cs="Courier New"/>
                    </w:rPr>
                  </w:pPr>
                  <w:r w:rsidRPr="00AB6AFB">
                    <w:rPr>
                      <w:rFonts w:ascii="Courier New" w:eastAsia="Courier New" w:hAnsi="Courier New" w:cs="Courier New"/>
                      <w:color w:val="323E4F" w:themeColor="text2" w:themeShade="BF"/>
                    </w:rPr>
                    <w:t>[</w:t>
                  </w:r>
                  <w:r w:rsidRPr="00AB6AFB">
                    <w:rPr>
                      <w:rFonts w:ascii="Courier New" w:eastAsia="Courier New" w:hAnsi="Courier New" w:cs="Courier New"/>
                      <w:b/>
                      <w:bCs/>
                      <w:color w:val="323E4F" w:themeColor="text2" w:themeShade="BF"/>
                    </w:rPr>
                    <w:t>in</w:t>
                  </w:r>
                  <w:r w:rsidRPr="00AB6AFB">
                    <w:rPr>
                      <w:rFonts w:ascii="Courier New" w:eastAsia="Courier New" w:hAnsi="Courier New" w:cs="Courier New"/>
                      <w:color w:val="323E4F" w:themeColor="text2" w:themeShade="BF"/>
                    </w:rPr>
                    <w:t>]</w:t>
                  </w:r>
                  <w:r w:rsidRPr="00AB6AFB">
                    <w:rPr>
                      <w:color w:val="323E4F" w:themeColor="text2" w:themeShade="BF"/>
                    </w:rPr>
                    <w:tab/>
                  </w:r>
                  <w:r w:rsidRPr="00AB6AFB">
                    <w:rPr>
                      <w:rFonts w:ascii="Courier New" w:eastAsia="Courier New" w:hAnsi="Courier New" w:cs="Courier New"/>
                      <w:b/>
                      <w:bCs/>
                      <w:color w:val="323E4F" w:themeColor="text2" w:themeShade="BF"/>
                    </w:rPr>
                    <w:t>attr</w:t>
                  </w:r>
                  <w:r>
                    <w:tab/>
                  </w:r>
                  <w:r w:rsidRPr="55C88689">
                    <w:rPr>
                      <w:rFonts w:ascii="Courier New" w:eastAsia="Courier New" w:hAnsi="Courier New" w:cs="Courier New"/>
                    </w:rPr>
                    <w:t xml:space="preserve">thread attributes </w:t>
                  </w:r>
                  <w:r w:rsidRPr="55C88689">
                    <w:rPr>
                      <w:rFonts w:eastAsiaTheme="minorEastAsia"/>
                      <w:b/>
                      <w:bCs/>
                    </w:rPr>
                    <w:t>(les priorités sont spécifiées (figure ci-dessous)).</w:t>
                  </w:r>
                </w:p>
                <w:p w14:paraId="0972A795" w14:textId="77777777" w:rsidR="00F22575" w:rsidRDefault="00F22575" w:rsidP="00E9483B">
                  <w:pPr>
                    <w:spacing w:before="113" w:line="264" w:lineRule="exact"/>
                    <w:ind w:left="1416"/>
                  </w:pPr>
                </w:p>
                <w:p w14:paraId="0E93A891" w14:textId="77777777" w:rsidR="00F22575" w:rsidRDefault="00F22575"/>
              </w:txbxContent>
            </v:textbox>
            <w10:wrap type="topAndBottom" anchorx="margin"/>
          </v:shape>
        </w:pict>
      </w:r>
    </w:p>
    <w:p w14:paraId="08987E98" w14:textId="5187658E" w:rsidR="00AB6AFB" w:rsidRPr="00AB6AFB" w:rsidRDefault="000B21E8" w:rsidP="00B1770D">
      <w:pPr>
        <w:pStyle w:val="Style1"/>
      </w:pPr>
      <w:r>
        <w:rPr>
          <w:noProof/>
        </w:rPr>
        <w:pict w14:anchorId="30F36E65">
          <v:shape id="_x0000_s1035" type="#_x0000_t202" style="position:absolute;margin-left:40.9pt;margin-top:420.05pt;width:414.05pt;height:.05pt;z-index:251678208;mso-position-horizontal-relative:text;mso-position-vertical-relative:text" stroked="f">
            <v:textbox style="mso-fit-shape-to-text:t" inset="0,0,0,0">
              <w:txbxContent>
                <w:p w14:paraId="05DEDB15" w14:textId="3BF9FA7F" w:rsidR="00F22575" w:rsidRPr="00EA2B26" w:rsidRDefault="00F22575" w:rsidP="00EA2B26">
                  <w:pPr>
                    <w:pStyle w:val="Lgende"/>
                    <w:jc w:val="center"/>
                    <w:rPr>
                      <w:rFonts w:ascii="Times New Roman" w:hAnsi="Times New Roman" w:cs="Times New Roman"/>
                      <w:noProof/>
                      <w:color w:val="auto"/>
                      <w:sz w:val="24"/>
                      <w:szCs w:val="24"/>
                    </w:rPr>
                  </w:pPr>
                  <w:bookmarkStart w:id="61" w:name="_Toc105167259"/>
                  <w:r w:rsidRPr="00EA2B26">
                    <w:rPr>
                      <w:rFonts w:ascii="Times New Roman" w:hAnsi="Times New Roman" w:cs="Times New Roman"/>
                      <w:color w:val="auto"/>
                    </w:rPr>
                    <w:t xml:space="preserve">Figure </w:t>
                  </w:r>
                  <w:r w:rsidRPr="00EA2B26">
                    <w:rPr>
                      <w:rFonts w:ascii="Times New Roman" w:hAnsi="Times New Roman" w:cs="Times New Roman"/>
                      <w:color w:val="auto"/>
                    </w:rPr>
                    <w:fldChar w:fldCharType="begin"/>
                  </w:r>
                  <w:r w:rsidRPr="00EA2B26">
                    <w:rPr>
                      <w:rFonts w:ascii="Times New Roman" w:hAnsi="Times New Roman" w:cs="Times New Roman"/>
                      <w:color w:val="auto"/>
                    </w:rPr>
                    <w:instrText xml:space="preserve"> SEQ Figure \* ARABIC </w:instrText>
                  </w:r>
                  <w:r w:rsidRPr="00EA2B26">
                    <w:rPr>
                      <w:rFonts w:ascii="Times New Roman" w:hAnsi="Times New Roman" w:cs="Times New Roman"/>
                      <w:color w:val="auto"/>
                    </w:rPr>
                    <w:fldChar w:fldCharType="separate"/>
                  </w:r>
                  <w:r w:rsidR="00111B93">
                    <w:rPr>
                      <w:rFonts w:ascii="Times New Roman" w:hAnsi="Times New Roman" w:cs="Times New Roman"/>
                      <w:noProof/>
                      <w:color w:val="auto"/>
                    </w:rPr>
                    <w:t>17</w:t>
                  </w:r>
                  <w:r w:rsidRPr="00EA2B26">
                    <w:rPr>
                      <w:rFonts w:ascii="Times New Roman" w:hAnsi="Times New Roman" w:cs="Times New Roman"/>
                      <w:color w:val="auto"/>
                    </w:rPr>
                    <w:fldChar w:fldCharType="end"/>
                  </w:r>
                  <w:r w:rsidRPr="00EA2B26">
                    <w:rPr>
                      <w:rFonts w:ascii="Times New Roman" w:hAnsi="Times New Roman" w:cs="Times New Roman"/>
                      <w:color w:val="auto"/>
                    </w:rPr>
                    <w:t>: Priorités et tailles de chaque tache</w:t>
                  </w:r>
                  <w:bookmarkEnd w:id="61"/>
                </w:p>
              </w:txbxContent>
            </v:textbox>
            <w10:wrap type="topAndBottom"/>
          </v:shape>
        </w:pict>
      </w:r>
      <w:r w:rsidR="00EA2B26">
        <w:rPr>
          <w:noProof/>
          <w:lang w:eastAsia="fr-FR"/>
        </w:rPr>
        <w:drawing>
          <wp:anchor distT="0" distB="0" distL="114300" distR="114300" simplePos="0" relativeHeight="251665408" behindDoc="0" locked="0" layoutInCell="1" allowOverlap="1" wp14:anchorId="6C3E49C5" wp14:editId="5390850D">
            <wp:simplePos x="0" y="0"/>
            <wp:positionH relativeFrom="column">
              <wp:posOffset>519430</wp:posOffset>
            </wp:positionH>
            <wp:positionV relativeFrom="paragraph">
              <wp:posOffset>428625</wp:posOffset>
            </wp:positionV>
            <wp:extent cx="5258534" cy="4848902"/>
            <wp:effectExtent l="0" t="0" r="0" b="0"/>
            <wp:wrapTopAndBottom/>
            <wp:docPr id="233486589" name="Image 23348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86589" name="Image 233486589"/>
                    <pic:cNvPicPr/>
                  </pic:nvPicPr>
                  <pic:blipFill>
                    <a:blip r:embed="rId49">
                      <a:extLst>
                        <a:ext uri="{28A0092B-C50C-407E-A947-70E740481C1C}">
                          <a14:useLocalDpi xmlns:a14="http://schemas.microsoft.com/office/drawing/2010/main" val="0"/>
                        </a:ext>
                      </a:extLst>
                    </a:blip>
                    <a:stretch>
                      <a:fillRect/>
                    </a:stretch>
                  </pic:blipFill>
                  <pic:spPr>
                    <a:xfrm>
                      <a:off x="0" y="0"/>
                      <a:ext cx="5258534" cy="4848902"/>
                    </a:xfrm>
                    <a:prstGeom prst="rect">
                      <a:avLst/>
                    </a:prstGeom>
                  </pic:spPr>
                </pic:pic>
              </a:graphicData>
            </a:graphic>
          </wp:anchor>
        </w:drawing>
      </w:r>
      <w:r w:rsidR="00AB6AFB" w:rsidRPr="00AB6AFB">
        <w:t>Ci-dessous sont les taches utilisées dans le projet classé selon leurs priorités d’exécution.</w:t>
      </w:r>
    </w:p>
    <w:p w14:paraId="5D3D4198" w14:textId="0CDF4E0E" w:rsidR="00AB6AFB" w:rsidRDefault="00AB6AFB" w:rsidP="00AB6AFB"/>
    <w:p w14:paraId="120A3CCA" w14:textId="1DCB0B2E" w:rsidR="00AB6AFB" w:rsidRDefault="00AB6AFB" w:rsidP="00AB6AFB"/>
    <w:p w14:paraId="2DCAB952" w14:textId="116898CD" w:rsidR="00AB6AFB" w:rsidRDefault="00AB6AFB" w:rsidP="00AB6AFB"/>
    <w:p w14:paraId="47FF4548" w14:textId="5CB725C0" w:rsidR="00B1770D" w:rsidRDefault="00B1770D" w:rsidP="22FEF866"/>
    <w:p w14:paraId="7343D29F" w14:textId="77777777" w:rsidR="00AB6AFB" w:rsidRDefault="00AB6AFB" w:rsidP="00D52A39">
      <w:pPr>
        <w:pStyle w:val="Paragraphedeliste"/>
        <w:numPr>
          <w:ilvl w:val="0"/>
          <w:numId w:val="6"/>
        </w:numPr>
        <w:rPr>
          <w:rFonts w:asciiTheme="majorBidi" w:hAnsiTheme="majorBidi" w:cstheme="majorBidi"/>
          <w:sz w:val="24"/>
          <w:szCs w:val="24"/>
        </w:rPr>
      </w:pPr>
      <w:r w:rsidRPr="00AB6AFB">
        <w:rPr>
          <w:rFonts w:asciiTheme="majorBidi" w:hAnsiTheme="majorBidi" w:cstheme="majorBidi"/>
          <w:b/>
          <w:bCs/>
          <w:sz w:val="24"/>
          <w:szCs w:val="24"/>
        </w:rPr>
        <w:t>Tache 1 :</w:t>
      </w:r>
      <w:r w:rsidRPr="00AB6AFB">
        <w:rPr>
          <w:rFonts w:asciiTheme="majorBidi" w:hAnsiTheme="majorBidi" w:cstheme="majorBidi"/>
          <w:noProof/>
          <w:sz w:val="24"/>
          <w:szCs w:val="24"/>
          <w:lang w:eastAsia="fr-FR"/>
        </w:rPr>
        <w:t xml:space="preserve"> </w:t>
      </w:r>
      <w:r w:rsidRPr="00AB6AFB">
        <w:rPr>
          <w:rFonts w:asciiTheme="majorBidi" w:hAnsiTheme="majorBidi" w:cstheme="majorBidi"/>
          <w:b/>
          <w:bCs/>
          <w:sz w:val="24"/>
          <w:szCs w:val="24"/>
        </w:rPr>
        <w:t>stepperHandle</w:t>
      </w:r>
      <w:r w:rsidRPr="00AB6AFB">
        <w:rPr>
          <w:rFonts w:asciiTheme="majorBidi" w:hAnsiTheme="majorBidi" w:cstheme="majorBidi"/>
          <w:sz w:val="24"/>
          <w:szCs w:val="24"/>
        </w:rPr>
        <w:t> </w:t>
      </w:r>
    </w:p>
    <w:p w14:paraId="0BF425E9" w14:textId="626B2B7D" w:rsidR="00B65976" w:rsidRPr="00B65976" w:rsidRDefault="00B65976" w:rsidP="00EA2B26">
      <w:pPr>
        <w:pStyle w:val="Style1"/>
        <w:ind w:firstLine="427"/>
        <w:jc w:val="both"/>
      </w:pPr>
      <w:r w:rsidRPr="00B65976">
        <w:t xml:space="preserve">Cette tache dispose la priorité maximale </w:t>
      </w:r>
      <w:r w:rsidRPr="00B65976">
        <w:rPr>
          <w:rFonts w:ascii="Courier New" w:eastAsia="Courier New" w:hAnsi="Courier New" w:cs="Courier New"/>
          <w:color w:val="24292F"/>
          <w:shd w:val="clear" w:color="auto" w:fill="FFFFFF"/>
        </w:rPr>
        <w:t xml:space="preserve">osPriorityHigh </w:t>
      </w:r>
      <w:r w:rsidRPr="00B65976">
        <w:t xml:space="preserve">car elle gère le moteur pas à pas qui est le cœur du projet et tous les autres services fonctionnent en fonction de son état et de son avancement. </w:t>
      </w:r>
    </w:p>
    <w:p w14:paraId="305F10C5" w14:textId="01426260" w:rsidR="00AB6AFB" w:rsidRDefault="00AB6AFB" w:rsidP="00D52A39">
      <w:pPr>
        <w:pStyle w:val="Paragraphedeliste"/>
        <w:numPr>
          <w:ilvl w:val="0"/>
          <w:numId w:val="6"/>
        </w:numPr>
        <w:rPr>
          <w:rFonts w:asciiTheme="majorBidi" w:hAnsiTheme="majorBidi" w:cstheme="majorBidi"/>
          <w:b/>
          <w:bCs/>
          <w:sz w:val="24"/>
          <w:szCs w:val="24"/>
        </w:rPr>
      </w:pPr>
      <w:r w:rsidRPr="00AB6AFB">
        <w:rPr>
          <w:rFonts w:asciiTheme="majorBidi" w:hAnsiTheme="majorBidi" w:cstheme="majorBidi"/>
          <w:b/>
          <w:bCs/>
          <w:sz w:val="24"/>
          <w:szCs w:val="24"/>
        </w:rPr>
        <w:t>Tache 2 : IHMHandle</w:t>
      </w:r>
    </w:p>
    <w:p w14:paraId="4A132717" w14:textId="77777777" w:rsidR="00B65976" w:rsidRPr="00B65976" w:rsidRDefault="00B65976" w:rsidP="00EA2B26">
      <w:pPr>
        <w:pStyle w:val="Style1"/>
        <w:ind w:firstLine="427"/>
        <w:jc w:val="both"/>
        <w:rPr>
          <w:shd w:val="clear" w:color="auto" w:fill="FFFFFF"/>
        </w:rPr>
      </w:pPr>
      <w:r w:rsidRPr="00B65976">
        <w:t xml:space="preserve">Elle dispose comme priorité </w:t>
      </w:r>
      <w:r w:rsidRPr="00B65976">
        <w:rPr>
          <w:rFonts w:ascii="Courier New" w:eastAsia="Courier New" w:hAnsi="Courier New" w:cs="Courier New"/>
          <w:shd w:val="clear" w:color="auto" w:fill="FFFFFF"/>
        </w:rPr>
        <w:t>osPriorityAboveNormal</w:t>
      </w:r>
      <w:r w:rsidRPr="00B65976">
        <w:rPr>
          <w:rFonts w:ascii="Consolas" w:hAnsi="Consolas"/>
          <w:color w:val="24292F"/>
          <w:shd w:val="clear" w:color="auto" w:fill="FFFFFF"/>
        </w:rPr>
        <w:t xml:space="preserve">, </w:t>
      </w:r>
      <w:r w:rsidRPr="00B65976">
        <w:rPr>
          <w:shd w:val="clear" w:color="auto" w:fill="FFFFFF"/>
        </w:rPr>
        <w:t>elle gère les flux de données entre l’interface homme machine et les autres taches.</w:t>
      </w:r>
    </w:p>
    <w:p w14:paraId="5BCF68CF" w14:textId="77777777" w:rsidR="00AB6AFB" w:rsidRDefault="00AB6AFB" w:rsidP="00D52A39">
      <w:pPr>
        <w:pStyle w:val="Paragraphedeliste"/>
        <w:numPr>
          <w:ilvl w:val="0"/>
          <w:numId w:val="6"/>
        </w:numPr>
        <w:rPr>
          <w:rFonts w:asciiTheme="majorBidi" w:hAnsiTheme="majorBidi" w:cstheme="majorBidi"/>
          <w:b/>
          <w:bCs/>
          <w:sz w:val="24"/>
          <w:szCs w:val="24"/>
        </w:rPr>
      </w:pPr>
      <w:r w:rsidRPr="00AB6AFB">
        <w:rPr>
          <w:rFonts w:asciiTheme="majorBidi" w:hAnsiTheme="majorBidi" w:cstheme="majorBidi"/>
          <w:b/>
          <w:bCs/>
          <w:sz w:val="24"/>
          <w:szCs w:val="24"/>
        </w:rPr>
        <w:t xml:space="preserve">Tache 3 : ConnectivityHandle </w:t>
      </w:r>
    </w:p>
    <w:p w14:paraId="3EF4A3AB" w14:textId="7377737C" w:rsidR="00B65976" w:rsidRPr="00B65976" w:rsidRDefault="00B65976" w:rsidP="00EA2B26">
      <w:pPr>
        <w:pStyle w:val="Style1"/>
        <w:ind w:firstLine="427"/>
        <w:jc w:val="both"/>
      </w:pPr>
      <w:r w:rsidRPr="00B65976">
        <w:t xml:space="preserve">La connectivité admet le même degré de priorité que la tache IHMHandle </w:t>
      </w:r>
      <w:r w:rsidRPr="00B65976">
        <w:rPr>
          <w:rFonts w:ascii="Courier New" w:eastAsia="Courier New" w:hAnsi="Courier New" w:cs="Courier New"/>
          <w:color w:val="24292F"/>
        </w:rPr>
        <w:t>osPriorityAboveNormal</w:t>
      </w:r>
      <w:r w:rsidRPr="00B65976">
        <w:rPr>
          <w:color w:val="24292F"/>
        </w:rPr>
        <w:t xml:space="preserve">, </w:t>
      </w:r>
      <w:r w:rsidRPr="00B65976">
        <w:t>toutes les données nécessaires sont envoyées à travers cette tache vers le Cloud afin de les récupérer en temps réels par une application de supervision.</w:t>
      </w:r>
    </w:p>
    <w:p w14:paraId="4A37A220" w14:textId="77777777" w:rsidR="00AB6AFB" w:rsidRDefault="00AB6AFB" w:rsidP="00D52A39">
      <w:pPr>
        <w:pStyle w:val="Paragraphedeliste"/>
        <w:numPr>
          <w:ilvl w:val="0"/>
          <w:numId w:val="6"/>
        </w:numPr>
        <w:rPr>
          <w:rFonts w:asciiTheme="majorBidi" w:hAnsiTheme="majorBidi" w:cstheme="majorBidi"/>
          <w:b/>
          <w:bCs/>
          <w:sz w:val="24"/>
          <w:szCs w:val="24"/>
        </w:rPr>
      </w:pPr>
      <w:r w:rsidRPr="00AB6AFB">
        <w:rPr>
          <w:rFonts w:asciiTheme="majorBidi" w:hAnsiTheme="majorBidi" w:cstheme="majorBidi"/>
          <w:b/>
          <w:bCs/>
          <w:sz w:val="24"/>
          <w:szCs w:val="24"/>
        </w:rPr>
        <w:t>Tache 4 :</w:t>
      </w:r>
      <w:r>
        <w:rPr>
          <w:rFonts w:asciiTheme="majorBidi" w:hAnsiTheme="majorBidi" w:cstheme="majorBidi"/>
          <w:b/>
          <w:bCs/>
          <w:sz w:val="24"/>
          <w:szCs w:val="24"/>
        </w:rPr>
        <w:t xml:space="preserve"> SensorsHandle</w:t>
      </w:r>
    </w:p>
    <w:p w14:paraId="535378A5" w14:textId="37C0220D" w:rsidR="00B65976" w:rsidRPr="00B65976" w:rsidRDefault="00B65976" w:rsidP="00EA2B26">
      <w:pPr>
        <w:pStyle w:val="Style1"/>
        <w:ind w:firstLine="427"/>
        <w:jc w:val="both"/>
      </w:pPr>
      <w:r w:rsidRPr="00B65976">
        <w:t xml:space="preserve">Cette tâche représente l’unité de traitements de tous les capteurs utilisés dans ce projet elle dispose comme priorité </w:t>
      </w:r>
      <w:r w:rsidRPr="00B65976">
        <w:rPr>
          <w:rFonts w:ascii="Courier New" w:eastAsia="Courier New" w:hAnsi="Courier New" w:cs="Courier New"/>
          <w:color w:val="24292F"/>
        </w:rPr>
        <w:t>osPriorityNormal1</w:t>
      </w:r>
      <w:r w:rsidRPr="00B65976">
        <w:rPr>
          <w:rFonts w:ascii="Consolas" w:hAnsi="Consolas"/>
          <w:color w:val="24292F"/>
        </w:rPr>
        <w:t xml:space="preserve">. </w:t>
      </w:r>
    </w:p>
    <w:p w14:paraId="444835AC" w14:textId="32060886" w:rsidR="00AB6AFB" w:rsidRPr="00AB6AFB" w:rsidRDefault="00AB6AFB" w:rsidP="00D52A39">
      <w:pPr>
        <w:pStyle w:val="Paragraphedeliste"/>
        <w:numPr>
          <w:ilvl w:val="0"/>
          <w:numId w:val="6"/>
        </w:numPr>
        <w:rPr>
          <w:rFonts w:asciiTheme="majorBidi" w:hAnsiTheme="majorBidi" w:cstheme="majorBidi"/>
          <w:b/>
          <w:bCs/>
          <w:sz w:val="24"/>
          <w:szCs w:val="24"/>
        </w:rPr>
      </w:pPr>
      <w:r w:rsidRPr="00AB6AFB">
        <w:rPr>
          <w:rFonts w:asciiTheme="majorBidi" w:hAnsiTheme="majorBidi" w:cstheme="majorBidi"/>
          <w:b/>
          <w:bCs/>
          <w:sz w:val="24"/>
          <w:szCs w:val="24"/>
        </w:rPr>
        <w:t>Tache 5 :</w:t>
      </w:r>
      <w:r>
        <w:rPr>
          <w:rFonts w:asciiTheme="majorBidi" w:hAnsiTheme="majorBidi" w:cstheme="majorBidi"/>
          <w:b/>
          <w:bCs/>
          <w:sz w:val="24"/>
          <w:szCs w:val="24"/>
        </w:rPr>
        <w:t xml:space="preserve"> Battery_manageHandle</w:t>
      </w:r>
    </w:p>
    <w:p w14:paraId="4A6FFB1C" w14:textId="33A8E28D" w:rsidR="0042229A" w:rsidRDefault="00B65976" w:rsidP="00EA2B26">
      <w:pPr>
        <w:pStyle w:val="Style1"/>
        <w:ind w:firstLine="427"/>
        <w:jc w:val="both"/>
      </w:pPr>
      <w:r w:rsidRPr="00B65976">
        <w:t xml:space="preserve">La gestion de batterie est assurée par cette tâche avec une priorité </w:t>
      </w:r>
      <w:r w:rsidRPr="00B65976">
        <w:rPr>
          <w:rFonts w:ascii="Courier New" w:eastAsia="Courier New" w:hAnsi="Courier New" w:cs="Courier New"/>
          <w:color w:val="24292F"/>
        </w:rPr>
        <w:t>osPriorityNormal</w:t>
      </w:r>
      <w:r w:rsidRPr="00B65976">
        <w:rPr>
          <w:rFonts w:ascii="Consolas" w:hAnsi="Consolas"/>
          <w:color w:val="24292F"/>
        </w:rPr>
        <w:t xml:space="preserve">. </w:t>
      </w:r>
      <w:r w:rsidRPr="00B65976">
        <w:t xml:space="preserve"> (Elle est en cours de développement)</w:t>
      </w:r>
    </w:p>
    <w:p w14:paraId="13D2DABE" w14:textId="65B29337" w:rsidR="0042229A" w:rsidRDefault="008E6FA7" w:rsidP="18AFD3F6">
      <w:r>
        <w:rPr>
          <w:noProof/>
          <w:lang w:eastAsia="fr-FR"/>
        </w:rPr>
        <w:drawing>
          <wp:inline distT="0" distB="0" distL="0" distR="0" wp14:anchorId="0EC68F02" wp14:editId="6A4D3067">
            <wp:extent cx="5760720" cy="236474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50">
                      <a:extLst>
                        <a:ext uri="{28A0092B-C50C-407E-A947-70E740481C1C}">
                          <a14:useLocalDpi xmlns:a14="http://schemas.microsoft.com/office/drawing/2010/main" val="0"/>
                        </a:ext>
                      </a:extLst>
                    </a:blip>
                    <a:stretch>
                      <a:fillRect/>
                    </a:stretch>
                  </pic:blipFill>
                  <pic:spPr>
                    <a:xfrm>
                      <a:off x="0" y="0"/>
                      <a:ext cx="5760720" cy="2364740"/>
                    </a:xfrm>
                    <a:prstGeom prst="rect">
                      <a:avLst/>
                    </a:prstGeom>
                  </pic:spPr>
                </pic:pic>
              </a:graphicData>
            </a:graphic>
          </wp:inline>
        </w:drawing>
      </w:r>
    </w:p>
    <w:p w14:paraId="1CB3B4FD" w14:textId="64B8E3F9" w:rsidR="0039397C" w:rsidRDefault="0039397C" w:rsidP="18AFD3F6"/>
    <w:p w14:paraId="38362164" w14:textId="47274A57" w:rsidR="008E6FA7" w:rsidRPr="00EA2B26" w:rsidRDefault="008E6FA7" w:rsidP="008E6FA7">
      <w:pPr>
        <w:pStyle w:val="Lgende"/>
        <w:jc w:val="center"/>
        <w:rPr>
          <w:rFonts w:asciiTheme="majorBidi" w:hAnsiTheme="majorBidi" w:cstheme="majorBidi"/>
          <w:noProof/>
          <w:color w:val="auto"/>
          <w:sz w:val="24"/>
          <w:szCs w:val="24"/>
        </w:rPr>
      </w:pPr>
      <w:r w:rsidRPr="00EA2B26">
        <w:rPr>
          <w:color w:val="auto"/>
        </w:rPr>
        <w:t xml:space="preserve">Figure </w:t>
      </w:r>
      <w:r w:rsidRPr="00EA2B26">
        <w:rPr>
          <w:color w:val="auto"/>
        </w:rPr>
        <w:fldChar w:fldCharType="begin"/>
      </w:r>
      <w:r w:rsidRPr="00EA2B26">
        <w:rPr>
          <w:color w:val="auto"/>
        </w:rPr>
        <w:instrText xml:space="preserve"> SEQ Figure \* ARABIC </w:instrText>
      </w:r>
      <w:r w:rsidRPr="00EA2B26">
        <w:rPr>
          <w:color w:val="auto"/>
        </w:rPr>
        <w:fldChar w:fldCharType="separate"/>
      </w:r>
      <w:r w:rsidR="00111B93">
        <w:rPr>
          <w:noProof/>
          <w:color w:val="auto"/>
        </w:rPr>
        <w:t>18</w:t>
      </w:r>
      <w:r w:rsidRPr="00EA2B26">
        <w:rPr>
          <w:color w:val="auto"/>
        </w:rPr>
        <w:fldChar w:fldCharType="end"/>
      </w:r>
      <w:r w:rsidRPr="00EA2B26">
        <w:rPr>
          <w:color w:val="auto"/>
        </w:rPr>
        <w:t xml:space="preserve"> :</w:t>
      </w:r>
      <w:r>
        <w:rPr>
          <w:color w:val="auto"/>
        </w:rPr>
        <w:t xml:space="preserve"> </w:t>
      </w:r>
      <w:r w:rsidRPr="00EA2B26">
        <w:rPr>
          <w:color w:val="auto"/>
        </w:rPr>
        <w:t>Création des taches</w:t>
      </w:r>
    </w:p>
    <w:p w14:paraId="2556693C" w14:textId="7F0FE99A" w:rsidR="0039397C" w:rsidRDefault="0039397C" w:rsidP="18AFD3F6"/>
    <w:p w14:paraId="100CE351" w14:textId="4D24CC2F" w:rsidR="00B65976" w:rsidRPr="00B65976" w:rsidRDefault="00B65976" w:rsidP="00EA2B26">
      <w:pPr>
        <w:spacing w:before="113" w:line="360" w:lineRule="auto"/>
        <w:jc w:val="both"/>
        <w:rPr>
          <w:rFonts w:asciiTheme="majorBidi" w:eastAsiaTheme="minorEastAsia" w:hAnsiTheme="majorBidi" w:cstheme="majorBidi"/>
          <w:sz w:val="24"/>
          <w:szCs w:val="24"/>
        </w:rPr>
      </w:pPr>
      <w:r w:rsidRPr="00B65976">
        <w:rPr>
          <w:rFonts w:asciiTheme="majorBidi" w:eastAsiaTheme="minorEastAsia" w:hAnsiTheme="majorBidi" w:cstheme="majorBidi"/>
          <w:sz w:val="24"/>
          <w:szCs w:val="24"/>
        </w:rPr>
        <w:t>Une tâche FreeRTOS peut se trouver dans l’un des états suivants :</w:t>
      </w:r>
    </w:p>
    <w:p w14:paraId="5979667A" w14:textId="44F6F754" w:rsidR="00B65976" w:rsidRPr="00B65976" w:rsidRDefault="00B65976" w:rsidP="00D52A39">
      <w:pPr>
        <w:pStyle w:val="Corpsdetexte"/>
        <w:numPr>
          <w:ilvl w:val="0"/>
          <w:numId w:val="7"/>
        </w:numPr>
        <w:spacing w:before="3" w:line="360" w:lineRule="auto"/>
        <w:jc w:val="both"/>
        <w:rPr>
          <w:rFonts w:asciiTheme="majorBidi" w:eastAsiaTheme="minorEastAsia" w:hAnsiTheme="majorBidi" w:cstheme="majorBidi"/>
          <w:sz w:val="24"/>
          <w:szCs w:val="24"/>
        </w:rPr>
      </w:pPr>
      <w:r w:rsidRPr="00B65976">
        <w:rPr>
          <w:rFonts w:asciiTheme="majorBidi" w:eastAsiaTheme="minorEastAsia" w:hAnsiTheme="majorBidi" w:cstheme="majorBidi"/>
          <w:b/>
          <w:bCs/>
          <w:sz w:val="24"/>
          <w:szCs w:val="24"/>
        </w:rPr>
        <w:t xml:space="preserve">Prête (Ready) </w:t>
      </w:r>
      <w:r w:rsidRPr="00B65976">
        <w:rPr>
          <w:rFonts w:asciiTheme="majorBidi" w:eastAsiaTheme="minorEastAsia" w:hAnsiTheme="majorBidi" w:cstheme="majorBidi"/>
          <w:sz w:val="24"/>
          <w:szCs w:val="24"/>
        </w:rPr>
        <w:t>: une tâche qui possède toutes les ressources nécessaires à son exécution. Elle lui manque seulement le processeur.</w:t>
      </w:r>
    </w:p>
    <w:p w14:paraId="215D3E2C" w14:textId="09BBA7C2" w:rsidR="00B65976" w:rsidRPr="00B65976" w:rsidRDefault="00B65976" w:rsidP="00D52A39">
      <w:pPr>
        <w:pStyle w:val="Corpsdetexte"/>
        <w:numPr>
          <w:ilvl w:val="0"/>
          <w:numId w:val="7"/>
        </w:numPr>
        <w:spacing w:line="360" w:lineRule="auto"/>
        <w:jc w:val="both"/>
        <w:rPr>
          <w:rFonts w:asciiTheme="majorBidi" w:eastAsiaTheme="minorEastAsia" w:hAnsiTheme="majorBidi" w:cstheme="majorBidi"/>
          <w:sz w:val="24"/>
          <w:szCs w:val="24"/>
        </w:rPr>
      </w:pPr>
      <w:r w:rsidRPr="00B65976">
        <w:rPr>
          <w:rFonts w:asciiTheme="majorBidi" w:eastAsiaTheme="minorEastAsia" w:hAnsiTheme="majorBidi" w:cstheme="majorBidi"/>
          <w:b/>
          <w:bCs/>
          <w:sz w:val="24"/>
          <w:szCs w:val="24"/>
        </w:rPr>
        <w:t xml:space="preserve">Active (Running) </w:t>
      </w:r>
      <w:r w:rsidRPr="00B65976">
        <w:rPr>
          <w:rFonts w:asciiTheme="majorBidi" w:eastAsiaTheme="minorEastAsia" w:hAnsiTheme="majorBidi" w:cstheme="majorBidi"/>
          <w:sz w:val="24"/>
          <w:szCs w:val="24"/>
        </w:rPr>
        <w:t>: Tâche en cours d’exécution, elle est actuellement en possession du processeur.</w:t>
      </w:r>
    </w:p>
    <w:p w14:paraId="1126EE63" w14:textId="1AAD7279" w:rsidR="00B65976" w:rsidRPr="00B65976" w:rsidRDefault="00B65976" w:rsidP="00D52A39">
      <w:pPr>
        <w:pStyle w:val="Corpsdetexte"/>
        <w:numPr>
          <w:ilvl w:val="0"/>
          <w:numId w:val="7"/>
        </w:numPr>
        <w:spacing w:before="2" w:line="360" w:lineRule="auto"/>
        <w:ind w:right="129"/>
        <w:jc w:val="both"/>
        <w:rPr>
          <w:rFonts w:asciiTheme="majorBidi" w:eastAsiaTheme="minorEastAsia" w:hAnsiTheme="majorBidi" w:cstheme="majorBidi"/>
          <w:sz w:val="24"/>
          <w:szCs w:val="24"/>
        </w:rPr>
      </w:pPr>
      <w:r w:rsidRPr="00B65976">
        <w:rPr>
          <w:rFonts w:asciiTheme="majorBidi" w:eastAsiaTheme="minorEastAsia" w:hAnsiTheme="majorBidi" w:cstheme="majorBidi"/>
          <w:b/>
          <w:bCs/>
          <w:sz w:val="24"/>
          <w:szCs w:val="24"/>
        </w:rPr>
        <w:t xml:space="preserve">Attente (Blocked) </w:t>
      </w:r>
      <w:r w:rsidRPr="00B65976">
        <w:rPr>
          <w:rFonts w:asciiTheme="majorBidi" w:eastAsiaTheme="minorEastAsia" w:hAnsiTheme="majorBidi" w:cstheme="majorBidi"/>
          <w:sz w:val="24"/>
          <w:szCs w:val="24"/>
        </w:rPr>
        <w:t>: Tâche en attente d’un événement (queue de messages, sémaphores, timeout ...). Une fois l'événement arrivé, la tâche concernée repasse alors à l'état prêt.</w:t>
      </w:r>
    </w:p>
    <w:p w14:paraId="1D93FB9F" w14:textId="4FD15018" w:rsidR="00B65976" w:rsidRPr="00B65976" w:rsidRDefault="00EA2B26" w:rsidP="00D52A39">
      <w:pPr>
        <w:pStyle w:val="Corpsdetexte"/>
        <w:numPr>
          <w:ilvl w:val="0"/>
          <w:numId w:val="7"/>
        </w:numPr>
        <w:spacing w:before="3" w:after="3" w:line="360" w:lineRule="auto"/>
        <w:ind w:right="127"/>
        <w:jc w:val="both"/>
        <w:rPr>
          <w:rFonts w:asciiTheme="majorBidi" w:eastAsiaTheme="minorEastAsia" w:hAnsiTheme="majorBidi" w:cstheme="majorBidi"/>
          <w:b/>
          <w:bCs/>
          <w:sz w:val="24"/>
          <w:szCs w:val="24"/>
        </w:rPr>
      </w:pPr>
      <w:r>
        <w:rPr>
          <w:noProof/>
          <w:lang w:eastAsia="fr-FR"/>
        </w:rPr>
        <w:drawing>
          <wp:anchor distT="0" distB="0" distL="114300" distR="114300" simplePos="0" relativeHeight="251637760" behindDoc="0" locked="0" layoutInCell="1" allowOverlap="1" wp14:anchorId="6E0A3BA2" wp14:editId="2E46DE7F">
            <wp:simplePos x="0" y="0"/>
            <wp:positionH relativeFrom="margin">
              <wp:posOffset>210397</wp:posOffset>
            </wp:positionH>
            <wp:positionV relativeFrom="paragraph">
              <wp:posOffset>698500</wp:posOffset>
            </wp:positionV>
            <wp:extent cx="5341257" cy="3004457"/>
            <wp:effectExtent l="0" t="0" r="0" b="0"/>
            <wp:wrapTopAndBottom/>
            <wp:docPr id="1905865489" name="Image 1905865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41257" cy="3004457"/>
                    </a:xfrm>
                    <a:prstGeom prst="rect">
                      <a:avLst/>
                    </a:prstGeom>
                  </pic:spPr>
                </pic:pic>
              </a:graphicData>
            </a:graphic>
            <wp14:sizeRelH relativeFrom="margin">
              <wp14:pctWidth>0</wp14:pctWidth>
            </wp14:sizeRelH>
            <wp14:sizeRelV relativeFrom="margin">
              <wp14:pctHeight>0</wp14:pctHeight>
            </wp14:sizeRelV>
          </wp:anchor>
        </w:drawing>
      </w:r>
      <w:r w:rsidR="00B65976" w:rsidRPr="00B65976">
        <w:rPr>
          <w:rFonts w:asciiTheme="majorBidi" w:eastAsiaTheme="minorEastAsia" w:hAnsiTheme="majorBidi" w:cstheme="majorBidi"/>
          <w:b/>
          <w:bCs/>
          <w:sz w:val="24"/>
          <w:szCs w:val="24"/>
        </w:rPr>
        <w:t xml:space="preserve">Suspendu (Suspended) </w:t>
      </w:r>
      <w:r w:rsidR="00B65976" w:rsidRPr="00B65976">
        <w:rPr>
          <w:rFonts w:asciiTheme="majorBidi" w:eastAsiaTheme="minorEastAsia" w:hAnsiTheme="majorBidi" w:cstheme="majorBidi"/>
          <w:sz w:val="24"/>
          <w:szCs w:val="24"/>
        </w:rPr>
        <w:t>: tâche à l’état dormant, elle ne fait pas partie de l’ensemble des tâches ordonnançables</w:t>
      </w:r>
      <w:r w:rsidR="00B65976" w:rsidRPr="00B65976">
        <w:rPr>
          <w:rFonts w:asciiTheme="majorBidi" w:eastAsiaTheme="minorEastAsia" w:hAnsiTheme="majorBidi" w:cstheme="majorBidi"/>
          <w:b/>
          <w:bCs/>
          <w:sz w:val="24"/>
          <w:szCs w:val="24"/>
        </w:rPr>
        <w:t>.</w:t>
      </w:r>
    </w:p>
    <w:p w14:paraId="3DA1166E" w14:textId="2BFA97D7" w:rsidR="0042229A" w:rsidRDefault="000B21E8" w:rsidP="00B65976">
      <w:r>
        <w:rPr>
          <w:noProof/>
        </w:rPr>
        <w:pict w14:anchorId="64AEDE09">
          <v:shape id="_x0000_s1034" type="#_x0000_t202" style="position:absolute;margin-left:16.55pt;margin-top:240.9pt;width:420.55pt;height:.05pt;z-index:251677184;mso-position-horizontal-relative:text;mso-position-vertical-relative:text" stroked="f">
            <v:textbox style="mso-fit-shape-to-text:t" inset="0,0,0,0">
              <w:txbxContent>
                <w:p w14:paraId="2388E566" w14:textId="1BCF1DF4" w:rsidR="00F22575" w:rsidRPr="00EA2B26" w:rsidRDefault="00F22575" w:rsidP="00EA2B26">
                  <w:pPr>
                    <w:pStyle w:val="Lgende"/>
                    <w:jc w:val="center"/>
                    <w:rPr>
                      <w:rFonts w:ascii="Times New Roman" w:hAnsi="Times New Roman" w:cs="Times New Roman"/>
                      <w:noProof/>
                      <w:color w:val="auto"/>
                    </w:rPr>
                  </w:pPr>
                  <w:bookmarkStart w:id="62" w:name="_Toc105167261"/>
                  <w:r w:rsidRPr="00EA2B26">
                    <w:rPr>
                      <w:rFonts w:ascii="Times New Roman" w:hAnsi="Times New Roman" w:cs="Times New Roman"/>
                      <w:color w:val="auto"/>
                    </w:rPr>
                    <w:t xml:space="preserve">Figure </w:t>
                  </w:r>
                  <w:r w:rsidRPr="00EA2B26">
                    <w:rPr>
                      <w:rFonts w:ascii="Times New Roman" w:hAnsi="Times New Roman" w:cs="Times New Roman"/>
                      <w:color w:val="auto"/>
                    </w:rPr>
                    <w:fldChar w:fldCharType="begin"/>
                  </w:r>
                  <w:r w:rsidRPr="00EA2B26">
                    <w:rPr>
                      <w:rFonts w:ascii="Times New Roman" w:hAnsi="Times New Roman" w:cs="Times New Roman"/>
                      <w:color w:val="auto"/>
                    </w:rPr>
                    <w:instrText xml:space="preserve"> SEQ Figure \* ARABIC </w:instrText>
                  </w:r>
                  <w:r w:rsidRPr="00EA2B26">
                    <w:rPr>
                      <w:rFonts w:ascii="Times New Roman" w:hAnsi="Times New Roman" w:cs="Times New Roman"/>
                      <w:color w:val="auto"/>
                    </w:rPr>
                    <w:fldChar w:fldCharType="separate"/>
                  </w:r>
                  <w:r w:rsidR="00111B93">
                    <w:rPr>
                      <w:rFonts w:ascii="Times New Roman" w:hAnsi="Times New Roman" w:cs="Times New Roman"/>
                      <w:noProof/>
                      <w:color w:val="auto"/>
                    </w:rPr>
                    <w:t>19</w:t>
                  </w:r>
                  <w:r w:rsidRPr="00EA2B26">
                    <w:rPr>
                      <w:rFonts w:ascii="Times New Roman" w:hAnsi="Times New Roman" w:cs="Times New Roman"/>
                      <w:color w:val="auto"/>
                    </w:rPr>
                    <w:fldChar w:fldCharType="end"/>
                  </w:r>
                  <w:r w:rsidRPr="00EA2B26">
                    <w:rPr>
                      <w:rFonts w:ascii="Times New Roman" w:hAnsi="Times New Roman" w:cs="Times New Roman"/>
                      <w:color w:val="auto"/>
                    </w:rPr>
                    <w:t xml:space="preserve"> : </w:t>
                  </w:r>
                  <w:bookmarkEnd w:id="62"/>
                  <w:r w:rsidR="00821F83" w:rsidRPr="00821F83">
                    <w:rPr>
                      <w:rFonts w:ascii="Times New Roman" w:hAnsi="Times New Roman" w:cs="Times New Roman"/>
                      <w:color w:val="auto"/>
                    </w:rPr>
                    <w:t>états des tâches</w:t>
                  </w:r>
                </w:p>
              </w:txbxContent>
            </v:textbox>
            <w10:wrap type="topAndBottom"/>
          </v:shape>
        </w:pict>
      </w:r>
    </w:p>
    <w:p w14:paraId="5128CA51" w14:textId="2CE28E80" w:rsidR="00B65976" w:rsidRDefault="00B65976" w:rsidP="00B65976"/>
    <w:p w14:paraId="24E6712D" w14:textId="67199FDC" w:rsidR="00B65976" w:rsidRDefault="00B65976" w:rsidP="00D52A39">
      <w:pPr>
        <w:pStyle w:val="Paragraphedeliste"/>
        <w:numPr>
          <w:ilvl w:val="0"/>
          <w:numId w:val="5"/>
        </w:numPr>
        <w:rPr>
          <w:rFonts w:asciiTheme="majorBidi" w:hAnsiTheme="majorBidi" w:cstheme="majorBidi"/>
          <w:b/>
          <w:bCs/>
          <w:sz w:val="28"/>
          <w:szCs w:val="28"/>
        </w:rPr>
      </w:pPr>
      <w:r w:rsidRPr="00B65976">
        <w:rPr>
          <w:rFonts w:asciiTheme="majorBidi" w:hAnsiTheme="majorBidi" w:cstheme="majorBidi"/>
          <w:b/>
          <w:bCs/>
          <w:sz w:val="28"/>
          <w:szCs w:val="28"/>
        </w:rPr>
        <w:t>Queues (File d’attente) :</w:t>
      </w:r>
    </w:p>
    <w:p w14:paraId="37908678" w14:textId="54AE2413" w:rsidR="00B65976" w:rsidRPr="00B65976" w:rsidRDefault="00EA2B26" w:rsidP="00EA2B26">
      <w:pPr>
        <w:pStyle w:val="Style1"/>
        <w:jc w:val="both"/>
        <w:rPr>
          <w:b/>
          <w:bCs/>
          <w:sz w:val="32"/>
          <w:szCs w:val="32"/>
        </w:rPr>
      </w:pPr>
      <w:r>
        <w:t xml:space="preserve">      </w:t>
      </w:r>
      <w:r w:rsidR="00B65976" w:rsidRPr="00B65976">
        <w:t xml:space="preserve">Avant de parler des queues il faut parler des problèmes majeurs lors de l’utilisation d’un système temps réels et surtout s’il s’agit d’un système préemptif. Les variables globales ne sont plus une solution optimale pour stocker l’information à cause de la concurrence des taches. C’est très probable alors que deux taches écrivent en même temps dans une variable x, </w:t>
      </w:r>
      <w:r w:rsidR="00B65976" w:rsidRPr="00B65976">
        <w:lastRenderedPageBreak/>
        <w:t>les données ne sont plus utilisables dans ce cas. Beaucoup d’autres problèmes sont rencontrés lors de l’utilisation des variables globales.</w:t>
      </w:r>
    </w:p>
    <w:p w14:paraId="3FD2B256" w14:textId="73768DC4" w:rsidR="00604FEB" w:rsidRDefault="00EA2B26" w:rsidP="00604FEB">
      <w:pPr>
        <w:pStyle w:val="Style1"/>
      </w:pPr>
      <w:r>
        <w:rPr>
          <w:noProof/>
          <w:lang w:eastAsia="fr-FR"/>
        </w:rPr>
        <w:drawing>
          <wp:anchor distT="0" distB="0" distL="114300" distR="114300" simplePos="0" relativeHeight="251638784" behindDoc="0" locked="0" layoutInCell="1" allowOverlap="1" wp14:anchorId="0D3EEDF7" wp14:editId="6FD28A5F">
            <wp:simplePos x="0" y="0"/>
            <wp:positionH relativeFrom="margin">
              <wp:posOffset>698407</wp:posOffset>
            </wp:positionH>
            <wp:positionV relativeFrom="paragraph">
              <wp:posOffset>782320</wp:posOffset>
            </wp:positionV>
            <wp:extent cx="4364492" cy="2036762"/>
            <wp:effectExtent l="0" t="0" r="0" b="1905"/>
            <wp:wrapTopAndBottom/>
            <wp:docPr id="283295985" name="Image 283295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364492" cy="2036762"/>
                    </a:xfrm>
                    <a:prstGeom prst="rect">
                      <a:avLst/>
                    </a:prstGeom>
                  </pic:spPr>
                </pic:pic>
              </a:graphicData>
            </a:graphic>
          </wp:anchor>
        </w:drawing>
      </w:r>
      <w:r w:rsidR="00B65976" w:rsidRPr="00B65976">
        <w:t>Les queues sont utilisées pour résoudre ces problèmes avec une opération atomique c</w:t>
      </w:r>
      <w:r w:rsidR="00B65976">
        <w:t xml:space="preserve"> – </w:t>
      </w:r>
      <w:r w:rsidR="00B65976" w:rsidRPr="00B65976">
        <w:t>à</w:t>
      </w:r>
      <w:r w:rsidR="00B65976">
        <w:t xml:space="preserve"> - </w:t>
      </w:r>
      <w:r w:rsidR="00B65976" w:rsidRPr="00B65976">
        <w:t xml:space="preserve">d une écriture ou lecture dans la queue ne peut pas être interrompue avant la fin de l’opération. </w:t>
      </w:r>
    </w:p>
    <w:p w14:paraId="742BB86D" w14:textId="251839DF" w:rsidR="00604FEB" w:rsidRDefault="000B21E8" w:rsidP="00604FEB">
      <w:pPr>
        <w:pStyle w:val="Style1"/>
      </w:pPr>
      <w:r>
        <w:rPr>
          <w:noProof/>
        </w:rPr>
        <w:pict w14:anchorId="23844A04">
          <v:shape id="Zone de texte 28" o:spid="_x0000_s1056" type="#_x0000_t202" style="position:absolute;margin-left:73.9pt;margin-top:176.85pt;width:343.65pt;height:18.75pt;z-index:251662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" stroked="f">
            <v:textbox inset="0,0,0,0">
              <w:txbxContent>
                <w:p w14:paraId="2474C0CC" w14:textId="0E2A94E5" w:rsidR="00F22575" w:rsidRPr="00EA2B26" w:rsidRDefault="00F22575" w:rsidP="003F12EE">
                  <w:pPr>
                    <w:pStyle w:val="Lgende"/>
                    <w:jc w:val="center"/>
                    <w:rPr>
                      <w:rFonts w:ascii="Times New Roman" w:hAnsi="Times New Roman" w:cs="Times New Roman"/>
                      <w:noProof/>
                      <w:color w:val="auto"/>
                    </w:rPr>
                  </w:pPr>
                  <w:bookmarkStart w:id="63" w:name="_Toc105167262"/>
                  <w:r w:rsidRPr="00EA2B26">
                    <w:rPr>
                      <w:rFonts w:ascii="Times New Roman" w:hAnsi="Times New Roman" w:cs="Times New Roman"/>
                      <w:color w:val="auto"/>
                    </w:rPr>
                    <w:t xml:space="preserve">Figure </w:t>
                  </w:r>
                  <w:r w:rsidRPr="00EA2B26">
                    <w:rPr>
                      <w:rFonts w:ascii="Times New Roman" w:hAnsi="Times New Roman" w:cs="Times New Roman"/>
                      <w:color w:val="auto"/>
                    </w:rPr>
                    <w:fldChar w:fldCharType="begin"/>
                  </w:r>
                  <w:r w:rsidRPr="00EA2B26">
                    <w:rPr>
                      <w:rFonts w:ascii="Times New Roman" w:hAnsi="Times New Roman" w:cs="Times New Roman"/>
                      <w:color w:val="auto"/>
                    </w:rPr>
                    <w:instrText>SEQ Figure \* ARABIC</w:instrText>
                  </w:r>
                  <w:r w:rsidRPr="00EA2B26">
                    <w:rPr>
                      <w:rFonts w:ascii="Times New Roman" w:hAnsi="Times New Roman" w:cs="Times New Roman"/>
                      <w:color w:val="auto"/>
                    </w:rPr>
                    <w:fldChar w:fldCharType="separate"/>
                  </w:r>
                  <w:r w:rsidR="00111B93">
                    <w:rPr>
                      <w:rFonts w:ascii="Times New Roman" w:hAnsi="Times New Roman" w:cs="Times New Roman"/>
                      <w:noProof/>
                      <w:color w:val="auto"/>
                    </w:rPr>
                    <w:t>20</w:t>
                  </w:r>
                  <w:r w:rsidRPr="00EA2B26">
                    <w:rPr>
                      <w:rFonts w:ascii="Times New Roman" w:hAnsi="Times New Roman" w:cs="Times New Roman"/>
                      <w:color w:val="auto"/>
                    </w:rPr>
                    <w:fldChar w:fldCharType="end"/>
                  </w:r>
                  <w:r w:rsidRPr="00EA2B26">
                    <w:rPr>
                      <w:rFonts w:ascii="Times New Roman" w:hAnsi="Times New Roman" w:cs="Times New Roman"/>
                      <w:color w:val="auto"/>
                    </w:rPr>
                    <w:t xml:space="preserve"> : file d’attente et mode FIFO</w:t>
                  </w:r>
                  <w:bookmarkEnd w:id="63"/>
                </w:p>
              </w:txbxContent>
            </v:textbox>
            <w10:wrap anchorx="margin"/>
          </v:shape>
        </w:pict>
      </w:r>
    </w:p>
    <w:p w14:paraId="6B4E57B0" w14:textId="3034B5E6" w:rsidR="4699C30A" w:rsidRDefault="00EA2B26" w:rsidP="00EA2B26">
      <w:pPr>
        <w:pStyle w:val="Style1"/>
      </w:pPr>
      <w:r>
        <w:t xml:space="preserve">      </w:t>
      </w:r>
      <w:r w:rsidR="00B65976" w:rsidRPr="00B65976">
        <w:t>Il s’agit d’un système FIFO (first input first output). Les files d’attentes sont utilisées dans ce projet dans tous les flux de communications inter tâches</w:t>
      </w:r>
    </w:p>
    <w:p w14:paraId="70DE0231" w14:textId="33A2196E" w:rsidR="003F12EE" w:rsidRPr="00B1770D" w:rsidRDefault="00EA2B26" w:rsidP="00EA2B26">
      <w:pPr>
        <w:pStyle w:val="Style1"/>
        <w:rPr>
          <w:rFonts w:eastAsiaTheme="minorHAnsi"/>
          <w:sz w:val="32"/>
          <w:szCs w:val="32"/>
        </w:rPr>
      </w:pPr>
      <w:r>
        <w:t xml:space="preserve">      </w:t>
      </w:r>
      <w:r w:rsidR="003F12EE" w:rsidRPr="003F12EE">
        <w:t>La bibliothèque “</w:t>
      </w:r>
      <w:r w:rsidR="003F12EE" w:rsidRPr="003F12EE">
        <w:rPr>
          <w:rFonts w:ascii="Courier New" w:eastAsia="Courier New" w:hAnsi="Courier New" w:cs="Courier New"/>
          <w:color w:val="000000" w:themeColor="text1"/>
        </w:rPr>
        <w:t>Cmsis</w:t>
      </w:r>
      <w:r w:rsidR="003F12EE" w:rsidRPr="003F12EE">
        <w:rPr>
          <w:rFonts w:ascii="Courier New" w:eastAsia="Courier New" w:hAnsi="Courier New" w:cs="Courier New"/>
          <w:color w:val="595959" w:themeColor="text1" w:themeTint="A6"/>
        </w:rPr>
        <w:t>_</w:t>
      </w:r>
      <w:r w:rsidR="003F12EE" w:rsidRPr="003F12EE">
        <w:rPr>
          <w:rFonts w:ascii="Courier New" w:eastAsia="Courier New" w:hAnsi="Courier New" w:cs="Courier New"/>
          <w:color w:val="000000" w:themeColor="text1"/>
        </w:rPr>
        <w:t>Os2</w:t>
      </w:r>
      <w:r w:rsidR="003F12EE" w:rsidRPr="003F12EE">
        <w:t xml:space="preserve">” dispose les fonctions nécessaires pour créer, Lire et écrire dans les files d’attente (queues). </w:t>
      </w:r>
    </w:p>
    <w:p w14:paraId="6128D1B2" w14:textId="3ECF662C" w:rsidR="003F12EE" w:rsidRPr="00EA2B26" w:rsidRDefault="000B21E8" w:rsidP="00EA2B26">
      <w:pPr>
        <w:pStyle w:val="Style1"/>
        <w:rPr>
          <w:rFonts w:ascii="Calibri" w:eastAsia="Calibri" w:hAnsi="Calibri" w:cs="Calibri"/>
        </w:rPr>
      </w:pPr>
      <w:r>
        <w:rPr>
          <w:noProof/>
        </w:rPr>
        <w:pict w14:anchorId="3BC551EF">
          <v:shape id="_x0000_s1036" type="#_x0000_t202" style="position:absolute;margin-left:13.4pt;margin-top:149.05pt;width:440.3pt;height:.05pt;z-index:251679232;mso-position-horizontal-relative:text;mso-position-vertical-relative:text" stroked="f">
            <v:textbox style="mso-fit-shape-to-text:t" inset="0,0,0,0">
              <w:txbxContent>
                <w:p w14:paraId="1BE517D1" w14:textId="1D0CEE06" w:rsidR="00F22575" w:rsidRPr="00EA2B26" w:rsidRDefault="00F22575" w:rsidP="00EA2B26">
                  <w:pPr>
                    <w:pStyle w:val="Lgende"/>
                    <w:jc w:val="center"/>
                    <w:rPr>
                      <w:rFonts w:asciiTheme="majorBidi" w:hAnsiTheme="majorBidi" w:cstheme="majorBidi"/>
                      <w:noProof/>
                      <w:color w:val="auto"/>
                      <w:sz w:val="24"/>
                      <w:szCs w:val="24"/>
                    </w:rPr>
                  </w:pPr>
                  <w:bookmarkStart w:id="64" w:name="_Toc105167263"/>
                  <w:r w:rsidRPr="00EA2B26">
                    <w:rPr>
                      <w:color w:val="auto"/>
                    </w:rPr>
                    <w:t xml:space="preserve">Figure </w:t>
                  </w:r>
                  <w:r w:rsidRPr="00EA2B26">
                    <w:rPr>
                      <w:color w:val="auto"/>
                    </w:rPr>
                    <w:fldChar w:fldCharType="begin"/>
                  </w:r>
                  <w:r w:rsidRPr="00EA2B26">
                    <w:rPr>
                      <w:color w:val="auto"/>
                    </w:rPr>
                    <w:instrText xml:space="preserve"> SEQ Figure \* ARABIC </w:instrText>
                  </w:r>
                  <w:r w:rsidRPr="00EA2B26">
                    <w:rPr>
                      <w:color w:val="auto"/>
                    </w:rPr>
                    <w:fldChar w:fldCharType="separate"/>
                  </w:r>
                  <w:r w:rsidR="00111B93">
                    <w:rPr>
                      <w:noProof/>
                      <w:color w:val="auto"/>
                    </w:rPr>
                    <w:t>21</w:t>
                  </w:r>
                  <w:r w:rsidRPr="00EA2B26">
                    <w:rPr>
                      <w:color w:val="auto"/>
                    </w:rPr>
                    <w:fldChar w:fldCharType="end"/>
                  </w:r>
                  <w:r w:rsidRPr="00EA2B26">
                    <w:rPr>
                      <w:color w:val="auto"/>
                    </w:rPr>
                    <w:t xml:space="preserve"> : création d’une file d’attente (queue)</w:t>
                  </w:r>
                  <w:bookmarkEnd w:id="64"/>
                </w:p>
              </w:txbxContent>
            </v:textbox>
            <w10:wrap type="topAndBottom"/>
          </v:shape>
        </w:pict>
      </w:r>
      <w:r w:rsidR="00EA2B26">
        <w:rPr>
          <w:noProof/>
          <w:lang w:eastAsia="fr-FR"/>
        </w:rPr>
        <w:drawing>
          <wp:anchor distT="0" distB="0" distL="114300" distR="114300" simplePos="0" relativeHeight="251639808" behindDoc="0" locked="0" layoutInCell="1" allowOverlap="1" wp14:anchorId="0A2E2442" wp14:editId="7B134F5A">
            <wp:simplePos x="0" y="0"/>
            <wp:positionH relativeFrom="margin">
              <wp:posOffset>170535</wp:posOffset>
            </wp:positionH>
            <wp:positionV relativeFrom="paragraph">
              <wp:posOffset>725805</wp:posOffset>
            </wp:positionV>
            <wp:extent cx="5592008" cy="1110342"/>
            <wp:effectExtent l="0" t="0" r="0" b="0"/>
            <wp:wrapTopAndBottom/>
            <wp:docPr id="261171975" name="Image 26117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592008" cy="1110342"/>
                    </a:xfrm>
                    <a:prstGeom prst="rect">
                      <a:avLst/>
                    </a:prstGeom>
                  </pic:spPr>
                </pic:pic>
              </a:graphicData>
            </a:graphic>
            <wp14:sizeRelH relativeFrom="margin">
              <wp14:pctWidth>0</wp14:pctWidth>
            </wp14:sizeRelH>
            <wp14:sizeRelV relativeFrom="margin">
              <wp14:pctHeight>0</wp14:pctHeight>
            </wp14:sizeRelV>
          </wp:anchor>
        </w:drawing>
      </w:r>
      <w:r w:rsidR="00EA2B26">
        <w:t xml:space="preserve">       </w:t>
      </w:r>
      <w:r w:rsidR="003F12EE" w:rsidRPr="003F12EE">
        <w:t>Pour créer une queue on utilise la fonction “</w:t>
      </w:r>
      <w:r w:rsidR="003F12EE" w:rsidRPr="003F12EE">
        <w:rPr>
          <w:rFonts w:ascii="Courier New" w:eastAsia="Courier New" w:hAnsi="Courier New" w:cs="Courier New"/>
        </w:rPr>
        <w:t>osMessageQueueNew</w:t>
      </w:r>
      <w:r w:rsidR="003F12EE" w:rsidRPr="003F12EE">
        <w:t>”, e</w:t>
      </w:r>
      <w:r w:rsidR="003F12EE" w:rsidRPr="003F12EE">
        <w:rPr>
          <w:rFonts w:eastAsia="Calibri"/>
        </w:rPr>
        <w:t>lle retourne en</w:t>
      </w:r>
      <w:r w:rsidR="003F12EE" w:rsidRPr="003F12EE">
        <w:rPr>
          <w:rFonts w:ascii="Calibri" w:eastAsia="Calibri" w:hAnsi="Calibri" w:cs="Calibri"/>
        </w:rPr>
        <w:t xml:space="preserve"> </w:t>
      </w:r>
      <w:r w:rsidR="003F12EE" w:rsidRPr="003F12EE">
        <w:rPr>
          <w:rFonts w:eastAsia="Calibri"/>
        </w:rPr>
        <w:t>résultat l’id pour la file créée de type</w:t>
      </w:r>
      <w:r w:rsidR="003F12EE" w:rsidRPr="003F12EE">
        <w:rPr>
          <w:rFonts w:ascii="Calibri" w:eastAsia="Calibri" w:hAnsi="Calibri" w:cs="Calibri"/>
        </w:rPr>
        <w:t xml:space="preserve"> “</w:t>
      </w:r>
      <w:r w:rsidR="003F12EE" w:rsidRPr="003F12EE">
        <w:rPr>
          <w:rFonts w:ascii="Courier New" w:eastAsia="Courier New" w:hAnsi="Courier New" w:cs="Courier New"/>
        </w:rPr>
        <w:t>osMessageQueueId_t</w:t>
      </w:r>
      <w:r w:rsidR="003F12EE" w:rsidRPr="003F12EE">
        <w:rPr>
          <w:rFonts w:ascii="Calibri" w:eastAsia="Calibri" w:hAnsi="Calibri" w:cs="Calibri"/>
        </w:rPr>
        <w:t>”.</w:t>
      </w:r>
    </w:p>
    <w:p w14:paraId="1536B355" w14:textId="34A06E31" w:rsidR="00D2233A" w:rsidRPr="003F12EE" w:rsidRDefault="003F12EE" w:rsidP="00EA2B26">
      <w:pPr>
        <w:pStyle w:val="Style1"/>
        <w:ind w:firstLine="708"/>
        <w:jc w:val="both"/>
        <w:rPr>
          <w:rFonts w:eastAsia="Calibri"/>
        </w:rPr>
      </w:pPr>
      <w:r w:rsidRPr="003F12EE">
        <w:rPr>
          <w:rFonts w:eastAsia="Calibri"/>
        </w:rPr>
        <w:t xml:space="preserve">Pour déposer un message dans la file d’attente on utilise la fonction </w:t>
      </w:r>
      <w:r w:rsidRPr="003F12EE">
        <w:rPr>
          <w:rFonts w:ascii="Calibri" w:eastAsia="Calibri" w:hAnsi="Calibri" w:cs="Calibri"/>
        </w:rPr>
        <w:t>“</w:t>
      </w:r>
      <w:r w:rsidRPr="003F12EE">
        <w:rPr>
          <w:rFonts w:ascii="Courier New" w:eastAsia="Courier New" w:hAnsi="Courier New" w:cs="Courier New"/>
        </w:rPr>
        <w:t>osMessageQueuePut</w:t>
      </w:r>
      <w:r w:rsidRPr="003F12EE">
        <w:rPr>
          <w:rFonts w:eastAsia="Calibri"/>
        </w:rPr>
        <w:t>”, elle place le message pointé par</w:t>
      </w:r>
      <w:r w:rsidRPr="003F12EE">
        <w:rPr>
          <w:rFonts w:ascii="Calibri" w:eastAsia="Calibri" w:hAnsi="Calibri" w:cs="Calibri"/>
        </w:rPr>
        <w:t xml:space="preserve"> “</w:t>
      </w:r>
      <w:r w:rsidRPr="003F12EE">
        <w:rPr>
          <w:rFonts w:ascii="Courier New" w:eastAsia="Courier New" w:hAnsi="Courier New" w:cs="Courier New"/>
        </w:rPr>
        <w:t>msg_ptr</w:t>
      </w:r>
      <w:r w:rsidRPr="003F12EE">
        <w:rPr>
          <w:rFonts w:eastAsia="Calibri"/>
        </w:rPr>
        <w:t xml:space="preserve">” dans la file d'attente spécifiée par le paramètre </w:t>
      </w:r>
      <w:r w:rsidRPr="003F12EE">
        <w:rPr>
          <w:rFonts w:ascii="Calibri" w:eastAsia="Calibri" w:hAnsi="Calibri" w:cs="Calibri"/>
        </w:rPr>
        <w:t>“</w:t>
      </w:r>
      <w:r w:rsidRPr="003F12EE">
        <w:rPr>
          <w:rFonts w:ascii="Courier New" w:eastAsia="Courier New" w:hAnsi="Courier New" w:cs="Courier New"/>
        </w:rPr>
        <w:t>mq_id</w:t>
      </w:r>
      <w:r w:rsidRPr="003F12EE">
        <w:rPr>
          <w:rFonts w:eastAsia="Calibri"/>
        </w:rPr>
        <w:t>”. Le paramètre</w:t>
      </w:r>
      <w:r w:rsidRPr="003F12EE">
        <w:rPr>
          <w:rFonts w:ascii="Calibri" w:eastAsia="Calibri" w:hAnsi="Calibri" w:cs="Calibri"/>
        </w:rPr>
        <w:t xml:space="preserve"> “</w:t>
      </w:r>
      <w:r w:rsidRPr="003F12EE">
        <w:rPr>
          <w:rFonts w:ascii="Courier New" w:eastAsia="Courier New" w:hAnsi="Courier New" w:cs="Courier New"/>
        </w:rPr>
        <w:t>msg_prio</w:t>
      </w:r>
      <w:r w:rsidRPr="003F12EE">
        <w:rPr>
          <w:rFonts w:eastAsia="Calibri"/>
        </w:rPr>
        <w:t>” est utilisé pour trier les messages en fonction de leur priorité (les chiffres les plus élevés indiquent une plus grande priorité) lors de l'insertion.</w:t>
      </w:r>
    </w:p>
    <w:p w14:paraId="612D88C6" w14:textId="77025809" w:rsidR="00D2233A" w:rsidRDefault="18AFD3F6" w:rsidP="00EA2B26">
      <w:pPr>
        <w:pStyle w:val="Style1"/>
        <w:ind w:firstLine="708"/>
        <w:jc w:val="both"/>
      </w:pPr>
      <w:r w:rsidRPr="18AFD3F6">
        <w:lastRenderedPageBreak/>
        <w:t>La fonction “</w:t>
      </w:r>
      <w:r w:rsidRPr="18AFD3F6">
        <w:rPr>
          <w:rFonts w:ascii="Courier New" w:eastAsia="Courier New" w:hAnsi="Courier New" w:cs="Courier New"/>
          <w:color w:val="000000" w:themeColor="text1"/>
        </w:rPr>
        <w:t>osMessageQueueGet</w:t>
      </w:r>
      <w:r w:rsidRPr="18AFD3F6">
        <w:t>”  lit le contenu de la file d’attente (queue) dont l’id est passé en paramètre, si la queue est vide (pas de messages) et elle a dépassé le délai maximal d’attente “</w:t>
      </w:r>
      <w:r w:rsidRPr="18AFD3F6">
        <w:rPr>
          <w:rFonts w:ascii="Courier New" w:eastAsia="Courier New" w:hAnsi="Courier New" w:cs="Courier New"/>
        </w:rPr>
        <w:t>timeout</w:t>
      </w:r>
      <w:r w:rsidRPr="18AFD3F6">
        <w:t>”, la fonction retourne “</w:t>
      </w:r>
      <w:r w:rsidRPr="18AFD3F6">
        <w:rPr>
          <w:rFonts w:ascii="Courier New" w:eastAsia="Courier New" w:hAnsi="Courier New" w:cs="Courier New"/>
        </w:rPr>
        <w:t>osErrorTimeout</w:t>
      </w:r>
      <w:r w:rsidRPr="18AFD3F6">
        <w:t>” si non elle retourne “</w:t>
      </w:r>
      <w:r w:rsidRPr="18AFD3F6">
        <w:rPr>
          <w:rFonts w:ascii="Courier New" w:eastAsia="Courier New" w:hAnsi="Courier New" w:cs="Courier New"/>
        </w:rPr>
        <w:t>osOK</w:t>
      </w:r>
      <w:r w:rsidRPr="18AFD3F6">
        <w:t>”.</w:t>
      </w:r>
    </w:p>
    <w:p w14:paraId="0AF31B01" w14:textId="7FF751A8" w:rsidR="007959F9" w:rsidRDefault="007959F9" w:rsidP="00EA2B26">
      <w:pPr>
        <w:pStyle w:val="Style1"/>
        <w:ind w:firstLine="708"/>
        <w:jc w:val="both"/>
      </w:pPr>
      <w:r>
        <w:rPr>
          <w:noProof/>
          <w:lang w:eastAsia="fr-FR"/>
        </w:rPr>
        <w:drawing>
          <wp:anchor distT="0" distB="0" distL="114300" distR="114300" simplePos="0" relativeHeight="251681792" behindDoc="0" locked="0" layoutInCell="1" allowOverlap="1" wp14:anchorId="38DA55A4" wp14:editId="2ED81ED1">
            <wp:simplePos x="0" y="0"/>
            <wp:positionH relativeFrom="column">
              <wp:posOffset>-151650</wp:posOffset>
            </wp:positionH>
            <wp:positionV relativeFrom="paragraph">
              <wp:posOffset>34628</wp:posOffset>
            </wp:positionV>
            <wp:extent cx="5900127" cy="2267428"/>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54">
                      <a:extLst>
                        <a:ext uri="{28A0092B-C50C-407E-A947-70E740481C1C}">
                          <a14:useLocalDpi xmlns:a14="http://schemas.microsoft.com/office/drawing/2010/main" val="0"/>
                        </a:ext>
                      </a:extLst>
                    </a:blip>
                    <a:stretch>
                      <a:fillRect/>
                    </a:stretch>
                  </pic:blipFill>
                  <pic:spPr>
                    <a:xfrm>
                      <a:off x="0" y="0"/>
                      <a:ext cx="5912953" cy="2272357"/>
                    </a:xfrm>
                    <a:prstGeom prst="rect">
                      <a:avLst/>
                    </a:prstGeom>
                  </pic:spPr>
                </pic:pic>
              </a:graphicData>
            </a:graphic>
            <wp14:sizeRelH relativeFrom="margin">
              <wp14:pctWidth>0</wp14:pctWidth>
            </wp14:sizeRelH>
            <wp14:sizeRelV relativeFrom="margin">
              <wp14:pctHeight>0</wp14:pctHeight>
            </wp14:sizeRelV>
          </wp:anchor>
        </w:drawing>
      </w:r>
    </w:p>
    <w:p w14:paraId="418C8A90" w14:textId="3222E6A7" w:rsidR="007959F9" w:rsidRDefault="007959F9" w:rsidP="00EA2B26">
      <w:pPr>
        <w:pStyle w:val="Style1"/>
        <w:ind w:firstLine="708"/>
        <w:jc w:val="both"/>
      </w:pPr>
    </w:p>
    <w:p w14:paraId="41B2D7F2" w14:textId="128C9A44" w:rsidR="007959F9" w:rsidRDefault="007959F9" w:rsidP="00EA2B26">
      <w:pPr>
        <w:pStyle w:val="Style1"/>
        <w:ind w:firstLine="708"/>
        <w:jc w:val="both"/>
      </w:pPr>
    </w:p>
    <w:p w14:paraId="6257C5E5" w14:textId="410AC824" w:rsidR="007959F9" w:rsidRDefault="007959F9" w:rsidP="00EA2B26">
      <w:pPr>
        <w:pStyle w:val="Style1"/>
        <w:ind w:firstLine="708"/>
        <w:jc w:val="both"/>
      </w:pPr>
    </w:p>
    <w:p w14:paraId="249C445A" w14:textId="14917111" w:rsidR="007959F9" w:rsidRDefault="007959F9" w:rsidP="00EA2B26">
      <w:pPr>
        <w:pStyle w:val="Style1"/>
        <w:ind w:firstLine="708"/>
        <w:jc w:val="both"/>
      </w:pPr>
    </w:p>
    <w:p w14:paraId="6AD868CF" w14:textId="68914BD3" w:rsidR="007959F9" w:rsidRDefault="007959F9" w:rsidP="00EA2B26">
      <w:pPr>
        <w:pStyle w:val="Style1"/>
        <w:ind w:firstLine="708"/>
        <w:jc w:val="both"/>
      </w:pPr>
    </w:p>
    <w:p w14:paraId="0356B880" w14:textId="603A0D27" w:rsidR="007959F9" w:rsidRDefault="007959F9" w:rsidP="00EA2B26">
      <w:pPr>
        <w:pStyle w:val="Style1"/>
        <w:ind w:firstLine="708"/>
        <w:jc w:val="both"/>
      </w:pPr>
    </w:p>
    <w:p w14:paraId="79D3C827" w14:textId="4BA48B40" w:rsidR="007959F9" w:rsidRPr="007959F9" w:rsidRDefault="007959F9" w:rsidP="007959F9">
      <w:pPr>
        <w:pStyle w:val="Lgende"/>
        <w:jc w:val="center"/>
        <w:rPr>
          <w:color w:val="auto"/>
        </w:rPr>
      </w:pPr>
      <w:r w:rsidRPr="00EA2B26">
        <w:rPr>
          <w:color w:val="auto"/>
        </w:rPr>
        <w:t xml:space="preserve">Figure </w:t>
      </w:r>
      <w:r w:rsidRPr="00EA2B26">
        <w:rPr>
          <w:color w:val="auto"/>
        </w:rPr>
        <w:fldChar w:fldCharType="begin"/>
      </w:r>
      <w:r w:rsidRPr="00EA2B26">
        <w:rPr>
          <w:color w:val="auto"/>
        </w:rPr>
        <w:instrText xml:space="preserve"> SEQ Figure \* ARABIC </w:instrText>
      </w:r>
      <w:r w:rsidRPr="00EA2B26">
        <w:rPr>
          <w:color w:val="auto"/>
        </w:rPr>
        <w:fldChar w:fldCharType="separate"/>
      </w:r>
      <w:r w:rsidR="00111B93">
        <w:rPr>
          <w:noProof/>
          <w:color w:val="auto"/>
        </w:rPr>
        <w:t>22</w:t>
      </w:r>
      <w:r w:rsidRPr="00EA2B26">
        <w:rPr>
          <w:color w:val="auto"/>
        </w:rPr>
        <w:fldChar w:fldCharType="end"/>
      </w:r>
      <w:r w:rsidRPr="00EA2B26">
        <w:rPr>
          <w:color w:val="auto"/>
        </w:rPr>
        <w:t xml:space="preserve"> : définition des fonctions de lecture et écriture dans une queue</w:t>
      </w:r>
      <w:r w:rsidR="000B21E8">
        <w:rPr>
          <w:noProof/>
        </w:rPr>
        <w:pict w14:anchorId="16ADC26C">
          <v:shape id="_x0000_s1037" type="#_x0000_t202" style="position:absolute;left:0;text-align:left;margin-left:763.85pt;margin-top:29.05pt;width:53.6pt;height:22.5pt;z-index:251680256;mso-position-horizontal-relative:text;mso-position-vertical-relative:text" stroked="f">
            <v:textbox style="mso-next-textbox:#_x0000_s1037;mso-fit-shape-to-text:t" inset="0,0,0,0">
              <w:txbxContent>
                <w:p w14:paraId="726AB084" w14:textId="77777777" w:rsidR="007959F9" w:rsidRPr="007959F9" w:rsidRDefault="007959F9" w:rsidP="007959F9"/>
              </w:txbxContent>
            </v:textbox>
            <w10:wrap type="topAndBottom"/>
          </v:shape>
        </w:pict>
      </w:r>
    </w:p>
    <w:p w14:paraId="3E93049E" w14:textId="45B80576" w:rsidR="003F12EE" w:rsidRDefault="0C492962" w:rsidP="00D52A39">
      <w:pPr>
        <w:pStyle w:val="Titre20"/>
        <w:numPr>
          <w:ilvl w:val="1"/>
          <w:numId w:val="70"/>
        </w:numPr>
        <w:rPr>
          <w:rFonts w:asciiTheme="majorBidi" w:hAnsiTheme="majorBidi"/>
          <w:b/>
          <w:bCs/>
          <w:color w:val="auto"/>
          <w:sz w:val="36"/>
          <w:szCs w:val="36"/>
        </w:rPr>
      </w:pPr>
      <w:bookmarkStart w:id="65" w:name="_Toc105167226"/>
      <w:r w:rsidRPr="0C492962">
        <w:rPr>
          <w:rFonts w:asciiTheme="majorBidi" w:hAnsiTheme="majorBidi"/>
          <w:b/>
          <w:bCs/>
          <w:color w:val="auto"/>
          <w:sz w:val="36"/>
          <w:szCs w:val="36"/>
        </w:rPr>
        <w:t>Moteur pas à pas</w:t>
      </w:r>
      <w:bookmarkEnd w:id="65"/>
      <w:r w:rsidRPr="0C492962">
        <w:rPr>
          <w:rFonts w:asciiTheme="majorBidi" w:hAnsiTheme="majorBidi"/>
          <w:b/>
          <w:bCs/>
          <w:color w:val="auto"/>
          <w:sz w:val="36"/>
          <w:szCs w:val="36"/>
        </w:rPr>
        <w:t xml:space="preserve"> </w:t>
      </w:r>
    </w:p>
    <w:p w14:paraId="2924EF53" w14:textId="0BE200A7" w:rsidR="003F12EE" w:rsidRDefault="0C492962" w:rsidP="00D52A39">
      <w:pPr>
        <w:pStyle w:val="Titre3"/>
        <w:numPr>
          <w:ilvl w:val="2"/>
          <w:numId w:val="70"/>
        </w:numPr>
        <w:rPr>
          <w:rFonts w:asciiTheme="majorBidi" w:hAnsiTheme="majorBidi"/>
          <w:b/>
          <w:bCs/>
          <w:color w:val="auto"/>
          <w:sz w:val="32"/>
          <w:szCs w:val="32"/>
        </w:rPr>
      </w:pPr>
      <w:bookmarkStart w:id="66" w:name="_Toc105167227"/>
      <w:r w:rsidRPr="0C492962">
        <w:rPr>
          <w:rFonts w:asciiTheme="majorBidi" w:hAnsiTheme="majorBidi"/>
          <w:b/>
          <w:bCs/>
          <w:color w:val="auto"/>
          <w:sz w:val="32"/>
          <w:szCs w:val="32"/>
        </w:rPr>
        <w:t>L6474 Driver / L6474.C :</w:t>
      </w:r>
      <w:bookmarkEnd w:id="66"/>
    </w:p>
    <w:p w14:paraId="08FE1966" w14:textId="0D12F3B4" w:rsidR="00070E99" w:rsidRDefault="007959F9" w:rsidP="00EA2B26">
      <w:pPr>
        <w:pStyle w:val="Style1"/>
        <w:jc w:val="both"/>
      </w:pPr>
      <w:r>
        <w:rPr>
          <w:noProof/>
          <w:lang w:eastAsia="fr-FR"/>
        </w:rPr>
        <w:drawing>
          <wp:anchor distT="0" distB="0" distL="114300" distR="114300" simplePos="0" relativeHeight="251670528" behindDoc="0" locked="0" layoutInCell="1" allowOverlap="1" wp14:anchorId="2F219C9C" wp14:editId="3422F9CA">
            <wp:simplePos x="0" y="0"/>
            <wp:positionH relativeFrom="margin">
              <wp:posOffset>890905</wp:posOffset>
            </wp:positionH>
            <wp:positionV relativeFrom="paragraph">
              <wp:posOffset>549275</wp:posOffset>
            </wp:positionV>
            <wp:extent cx="4272280" cy="3287549"/>
            <wp:effectExtent l="0" t="0" r="0" b="0"/>
            <wp:wrapNone/>
            <wp:docPr id="2049448127" name="Image 2049448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extLst>
                        <a:ext uri="{28A0092B-C50C-407E-A947-70E740481C1C}">
                          <a14:useLocalDpi xmlns:a14="http://schemas.microsoft.com/office/drawing/2010/main" val="0"/>
                        </a:ext>
                      </a:extLst>
                    </a:blip>
                    <a:srcRect t="3704"/>
                    <a:stretch/>
                  </pic:blipFill>
                  <pic:spPr bwMode="auto">
                    <a:xfrm>
                      <a:off x="0" y="0"/>
                      <a:ext cx="4272280" cy="32875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21E8">
        <w:rPr>
          <w:noProof/>
        </w:rPr>
        <w:pict w14:anchorId="3B846998">
          <v:shape id="_x0000_s1038" type="#_x0000_t202" style="position:absolute;left:0;text-align:left;margin-left:70.15pt;margin-top:332.8pt;width:336.4pt;height:.05pt;z-index:251681280;mso-position-horizontal-relative:text;mso-position-vertical-relative:text" stroked="f">
            <v:textbox style="mso-fit-shape-to-text:t" inset="0,0,0,0">
              <w:txbxContent>
                <w:p w14:paraId="61D3C1DC" w14:textId="528C3C1C" w:rsidR="00F22575" w:rsidRPr="00EA2B26" w:rsidRDefault="00F22575" w:rsidP="00EA2B26">
                  <w:pPr>
                    <w:pStyle w:val="Lgende"/>
                    <w:jc w:val="center"/>
                    <w:rPr>
                      <w:rFonts w:ascii="Times New Roman" w:hAnsi="Times New Roman" w:cs="Times New Roman"/>
                      <w:noProof/>
                      <w:color w:val="auto"/>
                      <w:sz w:val="24"/>
                      <w:szCs w:val="24"/>
                    </w:rPr>
                  </w:pPr>
                  <w:bookmarkStart w:id="67" w:name="_Toc105167265"/>
                  <w:r w:rsidRPr="00EA2B26">
                    <w:rPr>
                      <w:rFonts w:ascii="Times New Roman" w:hAnsi="Times New Roman" w:cs="Times New Roman"/>
                      <w:color w:val="auto"/>
                    </w:rPr>
                    <w:t xml:space="preserve">Figure </w:t>
                  </w:r>
                  <w:r w:rsidRPr="00EA2B26">
                    <w:rPr>
                      <w:rFonts w:ascii="Times New Roman" w:hAnsi="Times New Roman" w:cs="Times New Roman"/>
                      <w:color w:val="auto"/>
                    </w:rPr>
                    <w:fldChar w:fldCharType="begin"/>
                  </w:r>
                  <w:r w:rsidRPr="00EA2B26">
                    <w:rPr>
                      <w:rFonts w:ascii="Times New Roman" w:hAnsi="Times New Roman" w:cs="Times New Roman"/>
                      <w:color w:val="auto"/>
                    </w:rPr>
                    <w:instrText xml:space="preserve"> SEQ Figure \* ARABIC </w:instrText>
                  </w:r>
                  <w:r w:rsidRPr="00EA2B26">
                    <w:rPr>
                      <w:rFonts w:ascii="Times New Roman" w:hAnsi="Times New Roman" w:cs="Times New Roman"/>
                      <w:color w:val="auto"/>
                    </w:rPr>
                    <w:fldChar w:fldCharType="separate"/>
                  </w:r>
                  <w:r w:rsidR="00111B93">
                    <w:rPr>
                      <w:rFonts w:ascii="Times New Roman" w:hAnsi="Times New Roman" w:cs="Times New Roman"/>
                      <w:noProof/>
                      <w:color w:val="auto"/>
                    </w:rPr>
                    <w:t>23</w:t>
                  </w:r>
                  <w:r w:rsidRPr="00EA2B26">
                    <w:rPr>
                      <w:rFonts w:ascii="Times New Roman" w:hAnsi="Times New Roman" w:cs="Times New Roman"/>
                      <w:color w:val="auto"/>
                    </w:rPr>
                    <w:fldChar w:fldCharType="end"/>
                  </w:r>
                  <w:r w:rsidRPr="00EA2B26">
                    <w:rPr>
                      <w:rFonts w:ascii="Times New Roman" w:hAnsi="Times New Roman" w:cs="Times New Roman"/>
                      <w:color w:val="auto"/>
                    </w:rPr>
                    <w:t>: schéma de câblage du driver L6474</w:t>
                  </w:r>
                  <w:bookmarkEnd w:id="67"/>
                </w:p>
              </w:txbxContent>
            </v:textbox>
          </v:shape>
        </w:pict>
      </w:r>
      <w:r w:rsidR="00EA2B26">
        <w:t xml:space="preserve">     </w:t>
      </w:r>
      <w:r w:rsidR="00070E99" w:rsidRPr="00070E99">
        <w:t>Afin d'utiliser un moteur pas à pas il est nécessaire d'utiliser un "driver". Ces drivers permettent de transmettre la puissance électrique au moteur afin de le faire tourner selon nos besoins.</w:t>
      </w:r>
    </w:p>
    <w:p w14:paraId="5F7661C3" w14:textId="6BCF294A" w:rsidR="0042229A" w:rsidRDefault="0042229A" w:rsidP="00070E99">
      <w:pPr>
        <w:rPr>
          <w:rFonts w:asciiTheme="majorBidi" w:hAnsiTheme="majorBidi" w:cstheme="majorBidi"/>
          <w:sz w:val="24"/>
          <w:szCs w:val="24"/>
        </w:rPr>
      </w:pPr>
    </w:p>
    <w:p w14:paraId="73A7357B" w14:textId="5C2C90A5" w:rsidR="0042229A" w:rsidRDefault="0042229A" w:rsidP="00070E99">
      <w:pPr>
        <w:rPr>
          <w:rFonts w:asciiTheme="majorBidi" w:hAnsiTheme="majorBidi" w:cstheme="majorBidi"/>
          <w:sz w:val="24"/>
          <w:szCs w:val="24"/>
        </w:rPr>
      </w:pPr>
    </w:p>
    <w:p w14:paraId="58354FF7" w14:textId="45C77F7C" w:rsidR="0042229A" w:rsidRDefault="0042229A" w:rsidP="00070E99">
      <w:pPr>
        <w:rPr>
          <w:rFonts w:asciiTheme="majorBidi" w:hAnsiTheme="majorBidi" w:cstheme="majorBidi"/>
          <w:sz w:val="24"/>
          <w:szCs w:val="24"/>
        </w:rPr>
      </w:pPr>
    </w:p>
    <w:p w14:paraId="11728B38" w14:textId="7253AEA5" w:rsidR="0042229A" w:rsidRDefault="0042229A" w:rsidP="00070E99">
      <w:pPr>
        <w:rPr>
          <w:rFonts w:asciiTheme="majorBidi" w:hAnsiTheme="majorBidi" w:cstheme="majorBidi"/>
          <w:sz w:val="24"/>
          <w:szCs w:val="24"/>
        </w:rPr>
      </w:pPr>
    </w:p>
    <w:p w14:paraId="0F5FDED7" w14:textId="6BF48AFC" w:rsidR="0042229A" w:rsidRDefault="0042229A" w:rsidP="00070E99">
      <w:pPr>
        <w:rPr>
          <w:rFonts w:asciiTheme="majorBidi" w:hAnsiTheme="majorBidi" w:cstheme="majorBidi"/>
          <w:sz w:val="24"/>
          <w:szCs w:val="24"/>
        </w:rPr>
      </w:pPr>
    </w:p>
    <w:p w14:paraId="1F84DE2F" w14:textId="474C75A2" w:rsidR="0042229A" w:rsidRDefault="0042229A" w:rsidP="00070E99">
      <w:pPr>
        <w:rPr>
          <w:rFonts w:asciiTheme="majorBidi" w:hAnsiTheme="majorBidi" w:cstheme="majorBidi"/>
          <w:sz w:val="24"/>
          <w:szCs w:val="24"/>
        </w:rPr>
      </w:pPr>
    </w:p>
    <w:p w14:paraId="5B49A968" w14:textId="33F4E7A7" w:rsidR="0042229A" w:rsidRDefault="0042229A" w:rsidP="00070E99">
      <w:pPr>
        <w:rPr>
          <w:rFonts w:asciiTheme="majorBidi" w:hAnsiTheme="majorBidi" w:cstheme="majorBidi"/>
          <w:sz w:val="24"/>
          <w:szCs w:val="24"/>
        </w:rPr>
      </w:pPr>
    </w:p>
    <w:p w14:paraId="5567C895" w14:textId="0986F0F2" w:rsidR="0042229A" w:rsidRDefault="0042229A" w:rsidP="00070E99">
      <w:pPr>
        <w:rPr>
          <w:rFonts w:asciiTheme="majorBidi" w:hAnsiTheme="majorBidi" w:cstheme="majorBidi"/>
          <w:sz w:val="24"/>
          <w:szCs w:val="24"/>
        </w:rPr>
      </w:pPr>
    </w:p>
    <w:p w14:paraId="18D62E36" w14:textId="6BB78D3B" w:rsidR="0042229A" w:rsidRDefault="0042229A" w:rsidP="00070E99">
      <w:pPr>
        <w:rPr>
          <w:rFonts w:asciiTheme="majorBidi" w:hAnsiTheme="majorBidi" w:cstheme="majorBidi"/>
          <w:sz w:val="24"/>
          <w:szCs w:val="24"/>
        </w:rPr>
      </w:pPr>
    </w:p>
    <w:p w14:paraId="7BB1F270" w14:textId="74AEA301" w:rsidR="0042229A" w:rsidRDefault="0042229A" w:rsidP="00070E99">
      <w:pPr>
        <w:rPr>
          <w:rFonts w:asciiTheme="majorBidi" w:hAnsiTheme="majorBidi" w:cstheme="majorBidi"/>
          <w:sz w:val="24"/>
          <w:szCs w:val="24"/>
        </w:rPr>
      </w:pPr>
    </w:p>
    <w:p w14:paraId="17211428" w14:textId="6FD50348" w:rsidR="00070E99" w:rsidRPr="00070E99" w:rsidRDefault="00070E99" w:rsidP="00070E99">
      <w:pPr>
        <w:rPr>
          <w:rFonts w:asciiTheme="majorBidi" w:hAnsiTheme="majorBidi" w:cstheme="majorBidi"/>
          <w:sz w:val="24"/>
          <w:szCs w:val="24"/>
        </w:rPr>
      </w:pPr>
    </w:p>
    <w:p w14:paraId="6B0EFB8D" w14:textId="2B4554EB" w:rsidR="00070E99" w:rsidRPr="00070E99" w:rsidRDefault="00070E99" w:rsidP="18AFD3F6"/>
    <w:p w14:paraId="38D532D4" w14:textId="77777777" w:rsidR="00070E99" w:rsidRPr="00070E99" w:rsidRDefault="00070E99" w:rsidP="00EA2B26">
      <w:pPr>
        <w:pStyle w:val="Style1"/>
        <w:ind w:firstLine="708"/>
        <w:jc w:val="both"/>
        <w:rPr>
          <w:b/>
          <w:bCs/>
        </w:rPr>
      </w:pPr>
      <w:r w:rsidRPr="00070E99">
        <w:t xml:space="preserve">Nous travaillons avec la carte d’expansion </w:t>
      </w:r>
      <w:r w:rsidRPr="00070E99">
        <w:rPr>
          <w:b/>
          <w:bCs/>
        </w:rPr>
        <w:t xml:space="preserve">x-nucleo-ihm01a1 </w:t>
      </w:r>
      <w:r>
        <w:t>basée sur le L6474 D</w:t>
      </w:r>
      <w:r w:rsidRPr="00070E99">
        <w:t xml:space="preserve">river et le moteur pas à pas </w:t>
      </w:r>
      <w:r w:rsidRPr="00070E99">
        <w:rPr>
          <w:b/>
          <w:bCs/>
        </w:rPr>
        <w:t>Nema 17</w:t>
      </w:r>
      <w:r w:rsidRPr="00070E99">
        <w:t>.</w:t>
      </w:r>
    </w:p>
    <w:p w14:paraId="660BCA5A" w14:textId="77777777" w:rsidR="00070E99" w:rsidRPr="00070E99" w:rsidRDefault="00070E99" w:rsidP="00EA2B26">
      <w:pPr>
        <w:pStyle w:val="Style1"/>
        <w:ind w:firstLine="708"/>
        <w:jc w:val="both"/>
      </w:pPr>
      <w:r w:rsidRPr="00070E99">
        <w:t xml:space="preserve">La communication entre notre carte et le driver est à travers le protocole </w:t>
      </w:r>
      <w:r w:rsidRPr="00070E99">
        <w:rPr>
          <w:b/>
          <w:bCs/>
        </w:rPr>
        <w:t>SPI</w:t>
      </w:r>
      <w:r w:rsidRPr="00070E99">
        <w:t xml:space="preserve"> 8bit (Serial Peripheral Interface) où Le microcontrôleur représente le Master or que le driver est l’esclave.</w:t>
      </w:r>
    </w:p>
    <w:p w14:paraId="6D5EC8A4" w14:textId="45AF2148" w:rsidR="00070E99" w:rsidRPr="002B4851" w:rsidRDefault="18AFD3F6" w:rsidP="00EA2B26">
      <w:pPr>
        <w:pStyle w:val="Style1"/>
        <w:jc w:val="both"/>
        <w:rPr>
          <w:b/>
          <w:bCs/>
        </w:rPr>
      </w:pPr>
      <w:r w:rsidRPr="002B4851">
        <w:t>“</w:t>
      </w:r>
      <w:r w:rsidRPr="002B4851">
        <w:rPr>
          <w:rFonts w:eastAsia="Courier New"/>
        </w:rPr>
        <w:t>Une liaison SPI (pour Serial Peripheral Interface) est un bus de données série synchrone baptisé ainsi par Motorola, au milieu des années 1980 qui opère en mode full-duplex. Les circuits communiquent selon un schéma maître-esclave, où le maître contrôle la communication. Plusieurs esclaves peuvent coexister sur un même bus, dans ce cas, la sélection du destinataire se fait par une ligne dédiée entre le maître et l'esclave appelée « Slave Select (SS).</w:t>
      </w:r>
      <w:r w:rsidRPr="002B4851">
        <w:t xml:space="preserve">”, </w:t>
      </w:r>
      <w:r w:rsidRPr="002B4851">
        <w:rPr>
          <w:b/>
          <w:bCs/>
        </w:rPr>
        <w:t>Wikipédia</w:t>
      </w:r>
    </w:p>
    <w:p w14:paraId="684435A2" w14:textId="636A0FD8" w:rsidR="00070E99" w:rsidRPr="00070E99" w:rsidRDefault="000B21E8" w:rsidP="00EA2B26">
      <w:pPr>
        <w:pStyle w:val="Style1"/>
        <w:ind w:firstLine="708"/>
        <w:jc w:val="both"/>
        <w:rPr>
          <w:rFonts w:eastAsia="Calibri"/>
        </w:rPr>
      </w:pPr>
      <w:r>
        <w:rPr>
          <w:noProof/>
        </w:rPr>
        <w:pict w14:anchorId="7A4C8B46">
          <v:shape id="_x0000_s1039" type="#_x0000_t202" style="position:absolute;left:0;text-align:left;margin-left:52.9pt;margin-top:353.95pt;width:5in;height:.05pt;z-index:251682304;mso-position-horizontal-relative:text;mso-position-vertical-relative:text" stroked="f">
            <v:textbox style="mso-fit-shape-to-text:t" inset="0,0,0,0">
              <w:txbxContent>
                <w:p w14:paraId="6587E6AD" w14:textId="2616BC58" w:rsidR="00F22575" w:rsidRPr="00EA2B26" w:rsidRDefault="00F22575" w:rsidP="00EA2B26">
                  <w:pPr>
                    <w:pStyle w:val="Lgende"/>
                    <w:jc w:val="center"/>
                    <w:rPr>
                      <w:rFonts w:asciiTheme="majorBidi" w:hAnsiTheme="majorBidi" w:cstheme="majorBidi"/>
                      <w:noProof/>
                      <w:color w:val="auto"/>
                      <w:sz w:val="24"/>
                      <w:szCs w:val="24"/>
                    </w:rPr>
                  </w:pPr>
                  <w:bookmarkStart w:id="68" w:name="_Toc105167266"/>
                  <w:r w:rsidRPr="00EA2B26">
                    <w:rPr>
                      <w:color w:val="auto"/>
                    </w:rPr>
                    <w:t xml:space="preserve">Figure </w:t>
                  </w:r>
                  <w:r w:rsidRPr="00EA2B26">
                    <w:rPr>
                      <w:color w:val="auto"/>
                    </w:rPr>
                    <w:fldChar w:fldCharType="begin"/>
                  </w:r>
                  <w:r w:rsidRPr="00EA2B26">
                    <w:rPr>
                      <w:color w:val="auto"/>
                    </w:rPr>
                    <w:instrText xml:space="preserve"> SEQ Figure \* ARABIC </w:instrText>
                  </w:r>
                  <w:r w:rsidRPr="00EA2B26">
                    <w:rPr>
                      <w:color w:val="auto"/>
                    </w:rPr>
                    <w:fldChar w:fldCharType="separate"/>
                  </w:r>
                  <w:r w:rsidR="00111B93">
                    <w:rPr>
                      <w:noProof/>
                      <w:color w:val="auto"/>
                    </w:rPr>
                    <w:t>24</w:t>
                  </w:r>
                  <w:r w:rsidRPr="00EA2B26">
                    <w:rPr>
                      <w:color w:val="auto"/>
                    </w:rPr>
                    <w:fldChar w:fldCharType="end"/>
                  </w:r>
                  <w:r w:rsidRPr="00EA2B26">
                    <w:rPr>
                      <w:color w:val="auto"/>
                    </w:rPr>
                    <w:t xml:space="preserve"> : structure du registre STEP_MODE</w:t>
                  </w:r>
                  <w:bookmarkEnd w:id="68"/>
                </w:p>
              </w:txbxContent>
            </v:textbox>
            <w10:wrap type="topAndBottom"/>
          </v:shape>
        </w:pict>
      </w:r>
      <w:r w:rsidR="00EA2B26">
        <w:rPr>
          <w:noProof/>
          <w:lang w:eastAsia="fr-FR"/>
        </w:rPr>
        <w:drawing>
          <wp:anchor distT="0" distB="0" distL="114300" distR="114300" simplePos="0" relativeHeight="251640832" behindDoc="0" locked="0" layoutInCell="1" allowOverlap="1" wp14:anchorId="0B641910" wp14:editId="3CD58742">
            <wp:simplePos x="0" y="0"/>
            <wp:positionH relativeFrom="column">
              <wp:posOffset>671830</wp:posOffset>
            </wp:positionH>
            <wp:positionV relativeFrom="paragraph">
              <wp:posOffset>1199515</wp:posOffset>
            </wp:positionV>
            <wp:extent cx="4572000" cy="3238500"/>
            <wp:effectExtent l="0" t="0" r="0" b="0"/>
            <wp:wrapTopAndBottom/>
            <wp:docPr id="944218957" name="Image 944218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anchor>
        </w:drawing>
      </w:r>
      <w:r w:rsidR="00070E99" w:rsidRPr="00070E99">
        <w:t xml:space="preserve"> Le L6474 driver admet plusieurs registres qui sont responsable à convertir la commande SPI en une commande analogique du moteur pas à pas. Chaque registre admet une adresse bien déterminée, par exemple le registre </w:t>
      </w:r>
      <w:r w:rsidR="00070E99" w:rsidRPr="00070E99">
        <w:rPr>
          <w:rFonts w:eastAsia="Calibri"/>
          <w:b/>
          <w:bCs/>
        </w:rPr>
        <w:t>STEP_MODE</w:t>
      </w:r>
      <w:r w:rsidR="00070E99" w:rsidRPr="00070E99">
        <w:rPr>
          <w:rFonts w:eastAsia="Calibri"/>
        </w:rPr>
        <w:t xml:space="preserve"> admet l’adresse </w:t>
      </w:r>
      <w:r w:rsidR="00070E99" w:rsidRPr="00070E99">
        <w:rPr>
          <w:rFonts w:eastAsia="Calibri"/>
          <w:b/>
          <w:bCs/>
        </w:rPr>
        <w:t xml:space="preserve">0X16 </w:t>
      </w:r>
      <w:r w:rsidR="00070E99" w:rsidRPr="00070E99">
        <w:rPr>
          <w:rFonts w:eastAsia="Calibri"/>
        </w:rPr>
        <w:t>est responsable à changer le mode du micro-pas (</w:t>
      </w:r>
      <w:r w:rsidR="00070E99" w:rsidRPr="00070E99">
        <w:rPr>
          <w:rFonts w:eastAsia="Calibri"/>
          <w:b/>
          <w:bCs/>
        </w:rPr>
        <w:t>Microstepping</w:t>
      </w:r>
      <w:r w:rsidR="00070E99" w:rsidRPr="00070E99">
        <w:rPr>
          <w:rFonts w:eastAsia="Calibri"/>
        </w:rPr>
        <w:t>).</w:t>
      </w:r>
    </w:p>
    <w:p w14:paraId="1BCA8403" w14:textId="2A5FB068" w:rsidR="00070E99" w:rsidRDefault="00070E99" w:rsidP="18AFD3F6">
      <w:pPr>
        <w:rPr>
          <w:rFonts w:asciiTheme="majorBidi" w:hAnsiTheme="majorBidi" w:cstheme="majorBidi"/>
          <w:sz w:val="24"/>
          <w:szCs w:val="24"/>
        </w:rPr>
      </w:pPr>
    </w:p>
    <w:p w14:paraId="433719BE" w14:textId="501F48CD" w:rsidR="00070E99" w:rsidRDefault="00070E99" w:rsidP="00070E99">
      <w:pPr>
        <w:rPr>
          <w:rFonts w:asciiTheme="majorBidi" w:hAnsiTheme="majorBidi" w:cstheme="majorBidi"/>
          <w:sz w:val="24"/>
          <w:szCs w:val="24"/>
        </w:rPr>
      </w:pPr>
    </w:p>
    <w:p w14:paraId="34DDE8ED" w14:textId="41D33F8D" w:rsidR="00070E99" w:rsidRDefault="000B21E8" w:rsidP="00EA2B26">
      <w:pPr>
        <w:ind w:firstLine="708"/>
        <w:rPr>
          <w:rFonts w:asciiTheme="majorBidi" w:hAnsiTheme="majorBidi" w:cstheme="majorBidi"/>
          <w:sz w:val="24"/>
          <w:szCs w:val="24"/>
        </w:rPr>
      </w:pPr>
      <w:r>
        <w:rPr>
          <w:noProof/>
        </w:rPr>
        <w:pict w14:anchorId="4D1F3132">
          <v:shape id="_x0000_s1040" type="#_x0000_t202" style="position:absolute;left:0;text-align:left;margin-left:35.65pt;margin-top:241.5pt;width:5in;height:.05pt;z-index:251683328;mso-position-horizontal-relative:text;mso-position-vertical-relative:text" stroked="f">
            <v:textbox style="mso-next-textbox:#_x0000_s1040;mso-fit-shape-to-text:t" inset="0,0,0,0">
              <w:txbxContent>
                <w:p w14:paraId="40AF1D70" w14:textId="72E54D1E" w:rsidR="00F22575" w:rsidRPr="00EA2B26" w:rsidRDefault="00F22575" w:rsidP="00EA2B26">
                  <w:pPr>
                    <w:pStyle w:val="Lgende"/>
                    <w:jc w:val="center"/>
                    <w:rPr>
                      <w:noProof/>
                      <w:color w:val="auto"/>
                    </w:rPr>
                  </w:pPr>
                  <w:bookmarkStart w:id="69" w:name="_Toc105167267"/>
                  <w:r w:rsidRPr="00EA2B26">
                    <w:rPr>
                      <w:color w:val="auto"/>
                    </w:rPr>
                    <w:t xml:space="preserve">Figure </w:t>
                  </w:r>
                  <w:r w:rsidRPr="00EA2B26">
                    <w:rPr>
                      <w:color w:val="auto"/>
                    </w:rPr>
                    <w:fldChar w:fldCharType="begin"/>
                  </w:r>
                  <w:r w:rsidRPr="00EA2B26">
                    <w:rPr>
                      <w:color w:val="auto"/>
                    </w:rPr>
                    <w:instrText xml:space="preserve"> SEQ Figure \* ARABIC </w:instrText>
                  </w:r>
                  <w:r w:rsidRPr="00EA2B26">
                    <w:rPr>
                      <w:color w:val="auto"/>
                    </w:rPr>
                    <w:fldChar w:fldCharType="separate"/>
                  </w:r>
                  <w:r w:rsidR="00111B93">
                    <w:rPr>
                      <w:noProof/>
                      <w:color w:val="auto"/>
                    </w:rPr>
                    <w:t>25</w:t>
                  </w:r>
                  <w:r w:rsidRPr="00EA2B26">
                    <w:rPr>
                      <w:color w:val="auto"/>
                    </w:rPr>
                    <w:fldChar w:fldCharType="end"/>
                  </w:r>
                  <w:r w:rsidRPr="00EA2B26">
                    <w:rPr>
                      <w:color w:val="auto"/>
                    </w:rPr>
                    <w:t xml:space="preserve"> : adresse des différents registres</w:t>
                  </w:r>
                  <w:bookmarkEnd w:id="69"/>
                </w:p>
              </w:txbxContent>
            </v:textbox>
            <w10:wrap type="topAndBottom"/>
          </v:shape>
        </w:pict>
      </w:r>
      <w:r w:rsidR="00070E99">
        <w:rPr>
          <w:noProof/>
          <w:lang w:eastAsia="fr-FR"/>
        </w:rPr>
        <w:drawing>
          <wp:anchor distT="0" distB="0" distL="114300" distR="114300" simplePos="0" relativeHeight="251664384" behindDoc="0" locked="0" layoutInCell="1" allowOverlap="1" wp14:anchorId="2AEC6EDA" wp14:editId="66B2D6C0">
            <wp:simplePos x="0" y="0"/>
            <wp:positionH relativeFrom="column">
              <wp:posOffset>452755</wp:posOffset>
            </wp:positionH>
            <wp:positionV relativeFrom="paragraph">
              <wp:posOffset>0</wp:posOffset>
            </wp:positionV>
            <wp:extent cx="4572000" cy="3009900"/>
            <wp:effectExtent l="0" t="0" r="0" b="0"/>
            <wp:wrapTopAndBottom/>
            <wp:docPr id="667045946" name="Image 66704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572000" cy="3009900"/>
                    </a:xfrm>
                    <a:prstGeom prst="rect">
                      <a:avLst/>
                    </a:prstGeom>
                  </pic:spPr>
                </pic:pic>
              </a:graphicData>
            </a:graphic>
          </wp:anchor>
        </w:drawing>
      </w:r>
    </w:p>
    <w:p w14:paraId="403D9634" w14:textId="77777777" w:rsidR="00070E99" w:rsidRPr="00070E99" w:rsidRDefault="00070E99" w:rsidP="00EA2B26">
      <w:pPr>
        <w:pStyle w:val="Style1"/>
        <w:ind w:firstLine="708"/>
        <w:jc w:val="both"/>
      </w:pPr>
      <w:r w:rsidRPr="00070E99">
        <w:t>La bibliothèque fournit par ST “</w:t>
      </w:r>
      <w:r w:rsidRPr="00070E99">
        <w:rPr>
          <w:b/>
          <w:bCs/>
        </w:rPr>
        <w:t>X-CUBE-SPN1</w:t>
      </w:r>
      <w:r w:rsidRPr="00070E99">
        <w:t>“ peut gérer tous les commandes bas niveau à travers des fonctions prédéfinit qui envoient des trames bien déterminés contenant l’adresse du registre ainsi que le code commande correspondant et des arguments si nécessaire, mais le problème que cette bibliothèque est compatible qu’avec les Nucléo F4, F3, F0, L0.</w:t>
      </w:r>
    </w:p>
    <w:p w14:paraId="15B81505" w14:textId="77777777" w:rsidR="00070E99" w:rsidRPr="00070E99" w:rsidRDefault="00070E99" w:rsidP="00EA2B26">
      <w:pPr>
        <w:pStyle w:val="Style1"/>
        <w:ind w:firstLine="708"/>
        <w:jc w:val="both"/>
      </w:pPr>
      <w:r w:rsidRPr="00070E99">
        <w:t>Dans ce cas, la première étape était d’adapté les fichiers “.h” (header files) avec notre carte (OpenH7). Les timers et leurs channels, les brochages des pins SPI (MISO – MOSI – CLK – NSS(CS)), le pin de flags ainsi que de la remise à zéro, tous été modifiés …</w:t>
      </w:r>
    </w:p>
    <w:p w14:paraId="520B2945" w14:textId="77777777" w:rsidR="00070E99" w:rsidRPr="00070E99" w:rsidRDefault="00070E99" w:rsidP="00EA2B26">
      <w:pPr>
        <w:pStyle w:val="Style1"/>
        <w:ind w:firstLine="708"/>
        <w:jc w:val="both"/>
      </w:pPr>
      <w:r w:rsidRPr="00070E99">
        <w:t>Pour l’initialisation du driver on pourrait choisir entre utiliser le fichier des valeurs par défaut des registres “</w:t>
      </w:r>
      <w:r w:rsidRPr="00070E99">
        <w:rPr>
          <w:b/>
          <w:bCs/>
        </w:rPr>
        <w:t>l6474_target_config.h</w:t>
      </w:r>
      <w:r w:rsidRPr="00070E99">
        <w:t>”, ou bien de déclarer une variable de type Structure C “</w:t>
      </w:r>
      <w:r w:rsidRPr="00070E99">
        <w:rPr>
          <w:b/>
          <w:bCs/>
        </w:rPr>
        <w:t>L6474_Init_t</w:t>
      </w:r>
      <w:r w:rsidRPr="00070E99">
        <w:t xml:space="preserve">” où on spécifie tous les paramètres à initialiser comme la vitesse du moteur maximale et minimale (pas/s), l’accélération et la décélération (pas/s^2), les paramètres relatifs au courant, les alarmes...            </w:t>
      </w:r>
    </w:p>
    <w:p w14:paraId="113B2EB6" w14:textId="77777777" w:rsidR="00070E99" w:rsidRPr="00070E99" w:rsidRDefault="00070E99" w:rsidP="00EA2B26">
      <w:pPr>
        <w:pStyle w:val="Style1"/>
        <w:ind w:firstLine="708"/>
        <w:jc w:val="both"/>
      </w:pPr>
      <w:r w:rsidRPr="00070E99">
        <w:t>Dans notre cas nous avons modifié le fichier des paramètres par défaut selon nos besoins.</w:t>
      </w:r>
    </w:p>
    <w:p w14:paraId="7187F1D6" w14:textId="2CCA9F38" w:rsidR="00070E99" w:rsidRDefault="004B25E4" w:rsidP="18AFD3F6">
      <w:pPr>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14:anchorId="744AE7DB" wp14:editId="75E5738A">
            <wp:extent cx="5760720" cy="42545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58">
                      <a:extLst>
                        <a:ext uri="{28A0092B-C50C-407E-A947-70E740481C1C}">
                          <a14:useLocalDpi xmlns:a14="http://schemas.microsoft.com/office/drawing/2010/main" val="0"/>
                        </a:ext>
                      </a:extLst>
                    </a:blip>
                    <a:stretch>
                      <a:fillRect/>
                    </a:stretch>
                  </pic:blipFill>
                  <pic:spPr>
                    <a:xfrm>
                      <a:off x="0" y="0"/>
                      <a:ext cx="5760720" cy="4254500"/>
                    </a:xfrm>
                    <a:prstGeom prst="rect">
                      <a:avLst/>
                    </a:prstGeom>
                  </pic:spPr>
                </pic:pic>
              </a:graphicData>
            </a:graphic>
          </wp:inline>
        </w:drawing>
      </w:r>
    </w:p>
    <w:p w14:paraId="07559C40" w14:textId="4B11C738" w:rsidR="00070E99" w:rsidRPr="00EA2B26" w:rsidRDefault="000B21E8" w:rsidP="00EA2B26">
      <w:pPr>
        <w:pStyle w:val="Lgende"/>
        <w:jc w:val="center"/>
        <w:rPr>
          <w:rFonts w:ascii="Times New Roman" w:hAnsi="Times New Roman" w:cs="Times New Roman"/>
          <w:color w:val="auto"/>
          <w:sz w:val="24"/>
          <w:szCs w:val="24"/>
        </w:rPr>
      </w:pPr>
      <w:bookmarkStart w:id="70" w:name="_Toc105167268"/>
      <w:r>
        <w:rPr>
          <w:noProof/>
        </w:rPr>
        <w:pict w14:anchorId="61CD7FAE">
          <v:shape id="_x0000_s1041" type="#_x0000_t202" style="position:absolute;left:0;text-align:left;margin-left:57.4pt;margin-top:247.9pt;width:364.75pt;height:.05pt;z-index:251684352;mso-position-horizontal-relative:text;mso-position-vertical-relative:text" stroked="f">
            <v:textbox style="mso-fit-shape-to-text:t" inset="0,0,0,0">
              <w:txbxContent>
                <w:p w14:paraId="23A816A5" w14:textId="62AEFCEC" w:rsidR="00F22575" w:rsidRPr="00EA2B26" w:rsidRDefault="00F22575" w:rsidP="00EA2B26">
                  <w:pPr>
                    <w:pStyle w:val="Lgende"/>
                    <w:jc w:val="center"/>
                    <w:rPr>
                      <w:noProof/>
                      <w:color w:val="auto"/>
                    </w:rPr>
                  </w:pPr>
                  <w:bookmarkStart w:id="71" w:name="_Toc105167269"/>
                  <w:r w:rsidRPr="00EA2B26">
                    <w:rPr>
                      <w:color w:val="auto"/>
                    </w:rPr>
                    <w:t xml:space="preserve">Figure </w:t>
                  </w:r>
                  <w:r w:rsidRPr="00EA2B26">
                    <w:rPr>
                      <w:color w:val="auto"/>
                    </w:rPr>
                    <w:fldChar w:fldCharType="begin"/>
                  </w:r>
                  <w:r w:rsidRPr="00EA2B26">
                    <w:rPr>
                      <w:color w:val="auto"/>
                    </w:rPr>
                    <w:instrText xml:space="preserve"> SEQ Figure \* ARABIC </w:instrText>
                  </w:r>
                  <w:r w:rsidRPr="00EA2B26">
                    <w:rPr>
                      <w:color w:val="auto"/>
                    </w:rPr>
                    <w:fldChar w:fldCharType="separate"/>
                  </w:r>
                  <w:r w:rsidR="00111B93">
                    <w:rPr>
                      <w:noProof/>
                      <w:color w:val="auto"/>
                    </w:rPr>
                    <w:t>26</w:t>
                  </w:r>
                  <w:r w:rsidRPr="00EA2B26">
                    <w:rPr>
                      <w:color w:val="auto"/>
                    </w:rPr>
                    <w:fldChar w:fldCharType="end"/>
                  </w:r>
                  <w:r w:rsidRPr="00EA2B26">
                    <w:rPr>
                      <w:color w:val="auto"/>
                    </w:rPr>
                    <w:t xml:space="preserve"> : structure C L6474_Init_t</w:t>
                  </w:r>
                  <w:bookmarkEnd w:id="71"/>
                </w:p>
              </w:txbxContent>
            </v:textbox>
            <w10:wrap type="topAndBottom"/>
          </v:shape>
        </w:pict>
      </w:r>
      <w:r w:rsidR="00EA2B26">
        <w:rPr>
          <w:noProof/>
          <w:lang w:eastAsia="fr-FR"/>
        </w:rPr>
        <w:drawing>
          <wp:anchor distT="0" distB="0" distL="114300" distR="114300" simplePos="0" relativeHeight="251653120" behindDoc="0" locked="0" layoutInCell="1" allowOverlap="1" wp14:anchorId="4083E419" wp14:editId="7E8E75A2">
            <wp:simplePos x="0" y="0"/>
            <wp:positionH relativeFrom="column">
              <wp:posOffset>728980</wp:posOffset>
            </wp:positionH>
            <wp:positionV relativeFrom="paragraph">
              <wp:posOffset>389890</wp:posOffset>
            </wp:positionV>
            <wp:extent cx="4632325" cy="2701290"/>
            <wp:effectExtent l="0" t="0" r="0" b="0"/>
            <wp:wrapTopAndBottom/>
            <wp:docPr id="1054376960" name="Image 105437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632325" cy="2701290"/>
                    </a:xfrm>
                    <a:prstGeom prst="rect">
                      <a:avLst/>
                    </a:prstGeom>
                  </pic:spPr>
                </pic:pic>
              </a:graphicData>
            </a:graphic>
          </wp:anchor>
        </w:drawing>
      </w:r>
      <w:r w:rsidR="00EA2B26" w:rsidRPr="00EA2B26">
        <w:rPr>
          <w:rFonts w:ascii="Times New Roman" w:hAnsi="Times New Roman" w:cs="Times New Roman"/>
          <w:color w:val="auto"/>
        </w:rPr>
        <w:t xml:space="preserve">Figure </w:t>
      </w:r>
      <w:r w:rsidR="00EA2B26" w:rsidRPr="00EA2B26">
        <w:rPr>
          <w:rFonts w:ascii="Times New Roman" w:hAnsi="Times New Roman" w:cs="Times New Roman"/>
          <w:color w:val="auto"/>
        </w:rPr>
        <w:fldChar w:fldCharType="begin"/>
      </w:r>
      <w:r w:rsidR="00EA2B26" w:rsidRPr="00EA2B26">
        <w:rPr>
          <w:rFonts w:ascii="Times New Roman" w:hAnsi="Times New Roman" w:cs="Times New Roman"/>
          <w:color w:val="auto"/>
        </w:rPr>
        <w:instrText xml:space="preserve"> SEQ Figure \* ARABIC </w:instrText>
      </w:r>
      <w:r w:rsidR="00EA2B26" w:rsidRPr="00EA2B26">
        <w:rPr>
          <w:rFonts w:ascii="Times New Roman" w:hAnsi="Times New Roman" w:cs="Times New Roman"/>
          <w:color w:val="auto"/>
        </w:rPr>
        <w:fldChar w:fldCharType="separate"/>
      </w:r>
      <w:r w:rsidR="00111B93">
        <w:rPr>
          <w:rFonts w:ascii="Times New Roman" w:hAnsi="Times New Roman" w:cs="Times New Roman"/>
          <w:noProof/>
          <w:color w:val="auto"/>
        </w:rPr>
        <w:t>27</w:t>
      </w:r>
      <w:r w:rsidR="00EA2B26" w:rsidRPr="00EA2B26">
        <w:rPr>
          <w:rFonts w:ascii="Times New Roman" w:hAnsi="Times New Roman" w:cs="Times New Roman"/>
          <w:color w:val="auto"/>
        </w:rPr>
        <w:fldChar w:fldCharType="end"/>
      </w:r>
      <w:r w:rsidR="00EA2B26" w:rsidRPr="00EA2B26">
        <w:rPr>
          <w:rFonts w:ascii="Times New Roman" w:hAnsi="Times New Roman" w:cs="Times New Roman"/>
          <w:color w:val="auto"/>
        </w:rPr>
        <w:t xml:space="preserve"> : fichier de paramètre par défauts</w:t>
      </w:r>
      <w:bookmarkEnd w:id="70"/>
    </w:p>
    <w:p w14:paraId="1D10FEB1" w14:textId="215BA044" w:rsidR="00070E99" w:rsidRDefault="00070E99" w:rsidP="00B55A88">
      <w:pPr>
        <w:tabs>
          <w:tab w:val="left" w:pos="2983"/>
        </w:tabs>
        <w:rPr>
          <w:rFonts w:asciiTheme="majorBidi" w:hAnsiTheme="majorBidi" w:cstheme="majorBidi"/>
          <w:sz w:val="24"/>
          <w:szCs w:val="24"/>
        </w:rPr>
      </w:pPr>
    </w:p>
    <w:p w14:paraId="30078912" w14:textId="77777777" w:rsidR="00070E99" w:rsidRPr="00070E99" w:rsidRDefault="00070E99" w:rsidP="00EA2B26">
      <w:pPr>
        <w:pStyle w:val="Style1"/>
        <w:ind w:firstLine="708"/>
        <w:jc w:val="both"/>
      </w:pPr>
      <w:r w:rsidRPr="00070E99">
        <w:t>Pour avoir une vitesse constante toute au long de l’opération de l’injection, l’accélération et la décélération sont initialisés à 1 (sans accélération / décélération).</w:t>
      </w:r>
    </w:p>
    <w:p w14:paraId="2C2236EE" w14:textId="77777777" w:rsidR="00070E99" w:rsidRDefault="00070E99" w:rsidP="00EA2B26">
      <w:pPr>
        <w:pStyle w:val="Style1"/>
        <w:ind w:firstLine="708"/>
        <w:jc w:val="both"/>
      </w:pPr>
      <w:r w:rsidRPr="00070E99">
        <w:lastRenderedPageBreak/>
        <w:t>La vitesse maximale et minimale va être modifié dans le code selon le débit d’injection à l‘aide des fonctions</w:t>
      </w:r>
    </w:p>
    <w:p w14:paraId="37A21590" w14:textId="234E2C76" w:rsidR="00070E99" w:rsidRPr="00070E99" w:rsidRDefault="000B21E8" w:rsidP="00070E99">
      <w:pPr>
        <w:rPr>
          <w:rFonts w:asciiTheme="majorBidi" w:hAnsiTheme="majorBidi" w:cstheme="majorBidi"/>
          <w:sz w:val="24"/>
          <w:szCs w:val="24"/>
        </w:rPr>
      </w:pPr>
      <w:r>
        <w:rPr>
          <w:noProof/>
        </w:rPr>
        <w:pict w14:anchorId="6C01FCDA">
          <v:shape id="Zone de texte 29" o:spid="_x0000_s1055" type="#_x0000_t202" style="position:absolute;margin-left:0;margin-top:10.45pt;width:439.7pt;height:52.3pt;z-index:251663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" fillcolor="white [3201]" strokecolor="#4472c4 [3208]" strokeweight="1.5pt">
            <v:textbox>
              <w:txbxContent>
                <w:p w14:paraId="7B07D4AF" w14:textId="77777777" w:rsidR="00F22575" w:rsidRDefault="00F22575" w:rsidP="00070E99">
                  <w:pPr>
                    <w:rPr>
                      <w:rFonts w:ascii="Courier New" w:eastAsia="Courier New" w:hAnsi="Courier New" w:cs="Courier New"/>
                      <w:b/>
                      <w:bCs/>
                      <w:sz w:val="20"/>
                      <w:szCs w:val="20"/>
                    </w:rPr>
                  </w:pPr>
                  <w:r w:rsidRPr="55C88689">
                    <w:rPr>
                      <w:rFonts w:ascii="Courier New" w:eastAsia="Courier New" w:hAnsi="Courier New" w:cs="Courier New"/>
                      <w:b/>
                      <w:bCs/>
                      <w:sz w:val="20"/>
                      <w:szCs w:val="20"/>
                    </w:rPr>
                    <w:t xml:space="preserve">“uint16_t L6474_SetMaxSpeed(uint8_t deviceId, uint16_t newMaxSpeed)” </w:t>
                  </w:r>
                </w:p>
                <w:p w14:paraId="7677256C" w14:textId="77777777" w:rsidR="00F22575" w:rsidRDefault="00F22575" w:rsidP="00070E99">
                  <w:pPr>
                    <w:rPr>
                      <w:rFonts w:ascii="Courier New" w:eastAsia="Courier New" w:hAnsi="Courier New" w:cs="Courier New"/>
                      <w:b/>
                      <w:bCs/>
                      <w:sz w:val="20"/>
                      <w:szCs w:val="20"/>
                    </w:rPr>
                  </w:pPr>
                  <w:r w:rsidRPr="55C88689">
                    <w:rPr>
                      <w:rFonts w:ascii="Courier New" w:eastAsia="Courier New" w:hAnsi="Courier New" w:cs="Courier New"/>
                      <w:b/>
                      <w:bCs/>
                      <w:sz w:val="20"/>
                      <w:szCs w:val="20"/>
                    </w:rPr>
                    <w:t>“uint16_t L6474_SetMinSpeed(uint8_t deviceId, uint16_t newMinSpeed)”</w:t>
                  </w:r>
                </w:p>
                <w:p w14:paraId="53E39725" w14:textId="77777777" w:rsidR="00F22575" w:rsidRDefault="00F22575"/>
              </w:txbxContent>
            </v:textbox>
            <w10:wrap anchorx="margin"/>
          </v:shape>
        </w:pict>
      </w:r>
    </w:p>
    <w:p w14:paraId="60220BA1" w14:textId="63156ABB" w:rsidR="00070E99" w:rsidRDefault="00070E99" w:rsidP="00070E99">
      <w:pPr>
        <w:ind w:firstLine="708"/>
        <w:rPr>
          <w:rFonts w:asciiTheme="majorBidi" w:hAnsiTheme="majorBidi" w:cstheme="majorBidi"/>
          <w:sz w:val="24"/>
          <w:szCs w:val="24"/>
        </w:rPr>
      </w:pPr>
    </w:p>
    <w:p w14:paraId="0CE7F9C0" w14:textId="77777777" w:rsidR="004B25E4" w:rsidRDefault="004B25E4" w:rsidP="00EA2B26">
      <w:pPr>
        <w:rPr>
          <w:noProof/>
          <w:lang w:eastAsia="fr-FR"/>
        </w:rPr>
      </w:pPr>
    </w:p>
    <w:p w14:paraId="4EA666A3" w14:textId="77777777" w:rsidR="004B25E4" w:rsidRDefault="004B25E4" w:rsidP="00EA2B26">
      <w:pPr>
        <w:rPr>
          <w:noProof/>
          <w:lang w:eastAsia="fr-FR"/>
        </w:rPr>
      </w:pPr>
    </w:p>
    <w:p w14:paraId="08D045D6" w14:textId="33CD0F1F" w:rsidR="00070E99" w:rsidRDefault="004B25E4" w:rsidP="00EA2B26">
      <w:pPr>
        <w:rPr>
          <w:rFonts w:asciiTheme="majorBidi" w:hAnsiTheme="majorBidi" w:cstheme="majorBidi"/>
          <w:sz w:val="24"/>
          <w:szCs w:val="24"/>
        </w:rPr>
      </w:pPr>
      <w:r>
        <w:rPr>
          <w:noProof/>
          <w:lang w:eastAsia="fr-FR"/>
        </w:rPr>
        <w:drawing>
          <wp:inline distT="0" distB="0" distL="0" distR="0" wp14:anchorId="5CC9E9B5" wp14:editId="3A43B579">
            <wp:extent cx="5760720" cy="411289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60">
                      <a:extLst>
                        <a:ext uri="{28A0092B-C50C-407E-A947-70E740481C1C}">
                          <a14:useLocalDpi xmlns:a14="http://schemas.microsoft.com/office/drawing/2010/main" val="0"/>
                        </a:ext>
                      </a:extLst>
                    </a:blip>
                    <a:stretch>
                      <a:fillRect/>
                    </a:stretch>
                  </pic:blipFill>
                  <pic:spPr>
                    <a:xfrm>
                      <a:off x="0" y="0"/>
                      <a:ext cx="5760720" cy="4112895"/>
                    </a:xfrm>
                    <a:prstGeom prst="rect">
                      <a:avLst/>
                    </a:prstGeom>
                  </pic:spPr>
                </pic:pic>
              </a:graphicData>
            </a:graphic>
          </wp:inline>
        </w:drawing>
      </w:r>
      <w:r w:rsidR="000B21E8">
        <w:rPr>
          <w:noProof/>
        </w:rPr>
        <w:pict w14:anchorId="307C8C90">
          <v:shape id="_x0000_s1042" type="#_x0000_t202" style="position:absolute;margin-left:40.9pt;margin-top:341.95pt;width:375.15pt;height:.05pt;z-index:251685376;mso-position-horizontal-relative:text;mso-position-vertical-relative:text" stroked="f">
            <v:textbox style="mso-fit-shape-to-text:t" inset="0,0,0,0">
              <w:txbxContent>
                <w:p w14:paraId="352947C1" w14:textId="6682AF89" w:rsidR="00F22575" w:rsidRPr="00EA2B26" w:rsidRDefault="00F22575" w:rsidP="00EA2B26">
                  <w:pPr>
                    <w:pStyle w:val="Lgende"/>
                    <w:jc w:val="center"/>
                    <w:rPr>
                      <w:rFonts w:ascii="Times New Roman" w:hAnsi="Times New Roman" w:cs="Times New Roman"/>
                      <w:noProof/>
                      <w:color w:val="auto"/>
                    </w:rPr>
                  </w:pPr>
                  <w:bookmarkStart w:id="72" w:name="_Toc105167270"/>
                  <w:r w:rsidRPr="00EA2B26">
                    <w:rPr>
                      <w:rFonts w:ascii="Times New Roman" w:hAnsi="Times New Roman" w:cs="Times New Roman"/>
                      <w:color w:val="auto"/>
                    </w:rPr>
                    <w:t xml:space="preserve">Figure </w:t>
                  </w:r>
                  <w:r w:rsidRPr="00EA2B26">
                    <w:rPr>
                      <w:rFonts w:ascii="Times New Roman" w:hAnsi="Times New Roman" w:cs="Times New Roman"/>
                      <w:color w:val="auto"/>
                    </w:rPr>
                    <w:fldChar w:fldCharType="begin"/>
                  </w:r>
                  <w:r w:rsidRPr="00EA2B26">
                    <w:rPr>
                      <w:rFonts w:ascii="Times New Roman" w:hAnsi="Times New Roman" w:cs="Times New Roman"/>
                      <w:color w:val="auto"/>
                    </w:rPr>
                    <w:instrText xml:space="preserve"> SEQ Figure \* ARABIC </w:instrText>
                  </w:r>
                  <w:r w:rsidRPr="00EA2B26">
                    <w:rPr>
                      <w:rFonts w:ascii="Times New Roman" w:hAnsi="Times New Roman" w:cs="Times New Roman"/>
                      <w:color w:val="auto"/>
                    </w:rPr>
                    <w:fldChar w:fldCharType="separate"/>
                  </w:r>
                  <w:r w:rsidR="00111B93">
                    <w:rPr>
                      <w:rFonts w:ascii="Times New Roman" w:hAnsi="Times New Roman" w:cs="Times New Roman"/>
                      <w:noProof/>
                      <w:color w:val="auto"/>
                    </w:rPr>
                    <w:t>28</w:t>
                  </w:r>
                  <w:r w:rsidRPr="00EA2B26">
                    <w:rPr>
                      <w:rFonts w:ascii="Times New Roman" w:hAnsi="Times New Roman" w:cs="Times New Roman"/>
                      <w:color w:val="auto"/>
                    </w:rPr>
                    <w:fldChar w:fldCharType="end"/>
                  </w:r>
                  <w:r w:rsidRPr="00EA2B26">
                    <w:rPr>
                      <w:rFonts w:ascii="Times New Roman" w:hAnsi="Times New Roman" w:cs="Times New Roman"/>
                      <w:color w:val="auto"/>
                    </w:rPr>
                    <w:t xml:space="preserve"> : les fonctions pour commander le moteur</w:t>
                  </w:r>
                  <w:bookmarkEnd w:id="72"/>
                </w:p>
              </w:txbxContent>
            </v:textbox>
            <w10:wrap type="topAndBottom"/>
          </v:shape>
        </w:pict>
      </w:r>
    </w:p>
    <w:p w14:paraId="3913D432" w14:textId="2C178CA3" w:rsidR="00070E99" w:rsidRDefault="0C492962" w:rsidP="00D52A39">
      <w:pPr>
        <w:pStyle w:val="Titre3"/>
        <w:numPr>
          <w:ilvl w:val="2"/>
          <w:numId w:val="70"/>
        </w:numPr>
        <w:rPr>
          <w:rFonts w:asciiTheme="majorBidi" w:hAnsiTheme="majorBidi"/>
          <w:b/>
          <w:bCs/>
          <w:color w:val="auto"/>
          <w:sz w:val="32"/>
          <w:szCs w:val="32"/>
        </w:rPr>
      </w:pPr>
      <w:bookmarkStart w:id="73" w:name="_Toc105167228"/>
      <w:r w:rsidRPr="0C492962">
        <w:rPr>
          <w:rFonts w:asciiTheme="majorBidi" w:hAnsiTheme="majorBidi"/>
          <w:b/>
          <w:bCs/>
          <w:color w:val="auto"/>
          <w:sz w:val="32"/>
          <w:szCs w:val="32"/>
        </w:rPr>
        <w:t>Interruptions</w:t>
      </w:r>
      <w:bookmarkEnd w:id="73"/>
      <w:r w:rsidRPr="0C492962">
        <w:rPr>
          <w:rFonts w:asciiTheme="majorBidi" w:hAnsiTheme="majorBidi"/>
          <w:b/>
          <w:bCs/>
          <w:color w:val="auto"/>
          <w:sz w:val="32"/>
          <w:szCs w:val="32"/>
        </w:rPr>
        <w:t xml:space="preserve"> </w:t>
      </w:r>
    </w:p>
    <w:p w14:paraId="48C05782" w14:textId="652B817E" w:rsidR="00070E99" w:rsidRPr="00070E99" w:rsidRDefault="00EA2B26" w:rsidP="00EA2B26">
      <w:pPr>
        <w:pStyle w:val="Style1"/>
        <w:jc w:val="both"/>
      </w:pPr>
      <w:r>
        <w:t xml:space="preserve">     </w:t>
      </w:r>
      <w:r w:rsidR="00070E99" w:rsidRPr="00070E99">
        <w:t xml:space="preserve">Le L6474 contient Un ensemble très riche de protections (thermique, faible tension de bus, surintensité …)  On peut détecter ces irrégularités à travers le registre </w:t>
      </w:r>
      <w:r w:rsidR="00070E99" w:rsidRPr="00070E99">
        <w:rPr>
          <w:rFonts w:eastAsia="Calibri"/>
        </w:rPr>
        <w:t>STATUS</w:t>
      </w:r>
      <w:r w:rsidR="00070E99" w:rsidRPr="00070E99">
        <w:t xml:space="preserve"> qui contient des flags indiquant l’état du driver.</w:t>
      </w:r>
    </w:p>
    <w:p w14:paraId="15E9EBCC" w14:textId="2F4D1BAB" w:rsidR="00070E99" w:rsidRPr="00070E99" w:rsidRDefault="00070E99" w:rsidP="00070E99">
      <w:r>
        <w:rPr>
          <w:noProof/>
          <w:lang w:eastAsia="fr-FR"/>
        </w:rPr>
        <w:lastRenderedPageBreak/>
        <w:drawing>
          <wp:anchor distT="0" distB="0" distL="114300" distR="114300" simplePos="0" relativeHeight="251641856" behindDoc="1" locked="0" layoutInCell="1" allowOverlap="1" wp14:anchorId="29F57C7A" wp14:editId="5295B2E8">
            <wp:simplePos x="0" y="0"/>
            <wp:positionH relativeFrom="margin">
              <wp:align>center</wp:align>
            </wp:positionH>
            <wp:positionV relativeFrom="paragraph">
              <wp:posOffset>61595</wp:posOffset>
            </wp:positionV>
            <wp:extent cx="4572000" cy="2028825"/>
            <wp:effectExtent l="0" t="0" r="0" b="9525"/>
            <wp:wrapTopAndBottom/>
            <wp:docPr id="964987288" name="Image 964987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anchor>
        </w:drawing>
      </w:r>
    </w:p>
    <w:p w14:paraId="24C00375" w14:textId="73D5FA0C" w:rsidR="00070E99" w:rsidRPr="00EA2B26" w:rsidRDefault="00EA2B26" w:rsidP="00EA2B26">
      <w:pPr>
        <w:pStyle w:val="Lgende"/>
        <w:jc w:val="center"/>
        <w:rPr>
          <w:noProof/>
          <w:color w:val="auto"/>
        </w:rPr>
      </w:pPr>
      <w:bookmarkStart w:id="74" w:name="_Toc105167271"/>
      <w:r w:rsidRPr="00EA2B26">
        <w:rPr>
          <w:color w:val="auto"/>
        </w:rPr>
        <w:t xml:space="preserve">Figure </w:t>
      </w:r>
      <w:r w:rsidRPr="00EA2B26">
        <w:rPr>
          <w:color w:val="auto"/>
        </w:rPr>
        <w:fldChar w:fldCharType="begin"/>
      </w:r>
      <w:r w:rsidRPr="00EA2B26">
        <w:rPr>
          <w:color w:val="auto"/>
        </w:rPr>
        <w:instrText xml:space="preserve"> SEQ Figure \* ARABIC </w:instrText>
      </w:r>
      <w:r w:rsidRPr="00EA2B26">
        <w:rPr>
          <w:color w:val="auto"/>
        </w:rPr>
        <w:fldChar w:fldCharType="separate"/>
      </w:r>
      <w:r w:rsidR="00111B93">
        <w:rPr>
          <w:noProof/>
          <w:color w:val="auto"/>
        </w:rPr>
        <w:t>29</w:t>
      </w:r>
      <w:r w:rsidRPr="00EA2B26">
        <w:rPr>
          <w:color w:val="auto"/>
        </w:rPr>
        <w:fldChar w:fldCharType="end"/>
      </w:r>
      <w:r w:rsidRPr="00EA2B26">
        <w:rPr>
          <w:color w:val="auto"/>
        </w:rPr>
        <w:t xml:space="preserve"> :structure du registre STATUS</w:t>
      </w:r>
      <w:r w:rsidR="000B21E8">
        <w:rPr>
          <w:noProof/>
        </w:rPr>
        <w:pict w14:anchorId="4415E4E1">
          <v:shape id="_x0000_s1044" type="#_x0000_t202" style="position:absolute;left:0;text-align:left;margin-left:61.05pt;margin-top:692.7pt;width:5in;height:21pt;z-index:251686400;mso-position-horizontal-relative:text;mso-position-vertical-relative:text" stroked="f">
            <v:textbox style="mso-fit-shape-to-text:t" inset="0,0,0,0">
              <w:txbxContent>
                <w:p w14:paraId="6729959C" w14:textId="77777777" w:rsidR="00F22575" w:rsidRDefault="00F22575"/>
              </w:txbxContent>
            </v:textbox>
            <w10:wrap type="topAndBottom"/>
          </v:shape>
        </w:pict>
      </w:r>
      <w:bookmarkEnd w:id="74"/>
    </w:p>
    <w:p w14:paraId="4CB82F8B" w14:textId="75A14782" w:rsidR="00070E99" w:rsidRDefault="000B21E8" w:rsidP="00EA2B26">
      <w:pPr>
        <w:pStyle w:val="Style1"/>
        <w:ind w:firstLine="708"/>
        <w:jc w:val="both"/>
        <w:rPr>
          <w:b/>
          <w:bCs/>
        </w:rPr>
      </w:pPr>
      <w:r>
        <w:rPr>
          <w:noProof/>
        </w:rPr>
        <w:pict w14:anchorId="760D1100">
          <v:shape id="_x0000_s1045" type="#_x0000_t202" style="position:absolute;left:0;text-align:left;margin-left:49.9pt;margin-top:478.15pt;width:5in;height:.05pt;z-index:251687424;mso-position-horizontal-relative:text;mso-position-vertical-relative:text" stroked="f">
            <v:textbox style="mso-fit-shape-to-text:t" inset="0,0,0,0">
              <w:txbxContent>
                <w:p w14:paraId="6E52360B" w14:textId="0A30B561" w:rsidR="00F22575" w:rsidRPr="00EA2B26" w:rsidRDefault="00F22575" w:rsidP="00EA2B26">
                  <w:pPr>
                    <w:pStyle w:val="Lgende"/>
                    <w:jc w:val="center"/>
                    <w:rPr>
                      <w:rFonts w:ascii="Times New Roman" w:hAnsi="Times New Roman" w:cs="Times New Roman"/>
                      <w:noProof/>
                      <w:color w:val="auto"/>
                      <w:sz w:val="24"/>
                      <w:szCs w:val="24"/>
                    </w:rPr>
                  </w:pPr>
                  <w:bookmarkStart w:id="75" w:name="_Toc105167272"/>
                  <w:r w:rsidRPr="00EA2B26">
                    <w:rPr>
                      <w:rFonts w:ascii="Times New Roman" w:hAnsi="Times New Roman" w:cs="Times New Roman"/>
                      <w:color w:val="auto"/>
                    </w:rPr>
                    <w:t xml:space="preserve">Figure </w:t>
                  </w:r>
                  <w:r w:rsidRPr="00EA2B26">
                    <w:rPr>
                      <w:rFonts w:ascii="Times New Roman" w:hAnsi="Times New Roman" w:cs="Times New Roman"/>
                      <w:color w:val="auto"/>
                    </w:rPr>
                    <w:fldChar w:fldCharType="begin"/>
                  </w:r>
                  <w:r w:rsidRPr="00EA2B26">
                    <w:rPr>
                      <w:rFonts w:ascii="Times New Roman" w:hAnsi="Times New Roman" w:cs="Times New Roman"/>
                      <w:color w:val="auto"/>
                    </w:rPr>
                    <w:instrText xml:space="preserve"> SEQ Figure \* ARABIC </w:instrText>
                  </w:r>
                  <w:r w:rsidRPr="00EA2B26">
                    <w:rPr>
                      <w:rFonts w:ascii="Times New Roman" w:hAnsi="Times New Roman" w:cs="Times New Roman"/>
                      <w:color w:val="auto"/>
                    </w:rPr>
                    <w:fldChar w:fldCharType="separate"/>
                  </w:r>
                  <w:r w:rsidR="00111B93">
                    <w:rPr>
                      <w:rFonts w:ascii="Times New Roman" w:hAnsi="Times New Roman" w:cs="Times New Roman"/>
                      <w:noProof/>
                      <w:color w:val="auto"/>
                    </w:rPr>
                    <w:t>30</w:t>
                  </w:r>
                  <w:r w:rsidRPr="00EA2B26">
                    <w:rPr>
                      <w:rFonts w:ascii="Times New Roman" w:hAnsi="Times New Roman" w:cs="Times New Roman"/>
                      <w:color w:val="auto"/>
                    </w:rPr>
                    <w:fldChar w:fldCharType="end"/>
                  </w:r>
                  <w:r w:rsidRPr="00EA2B26">
                    <w:rPr>
                      <w:rFonts w:ascii="Times New Roman" w:hAnsi="Times New Roman" w:cs="Times New Roman"/>
                      <w:color w:val="auto"/>
                    </w:rPr>
                    <w:t xml:space="preserve"> :</w:t>
                  </w:r>
                  <w:r>
                    <w:rPr>
                      <w:rFonts w:ascii="Times New Roman" w:hAnsi="Times New Roman" w:cs="Times New Roman"/>
                      <w:color w:val="auto"/>
                    </w:rPr>
                    <w:t xml:space="preserve"> F</w:t>
                  </w:r>
                  <w:r w:rsidRPr="00EA2B26">
                    <w:rPr>
                      <w:rFonts w:ascii="Times New Roman" w:hAnsi="Times New Roman" w:cs="Times New Roman"/>
                      <w:color w:val="auto"/>
                    </w:rPr>
                    <w:t>onctions d’appel lors une interruption</w:t>
                  </w:r>
                  <w:bookmarkEnd w:id="75"/>
                </w:p>
              </w:txbxContent>
            </v:textbox>
            <w10:wrap type="topAndBottom"/>
          </v:shape>
        </w:pict>
      </w:r>
      <w:r w:rsidR="00070E99" w:rsidRPr="00070E99">
        <w:t xml:space="preserve">Lors de l’initialisation on définit une limite pour chaque grandeur, si elle est dépassée une interruption est lancée dans notre programme, elle dispose toujours la priorité maximale. En cas d’interruption, une alarme est activée en fonction de l’état du driver. Pour le moment les alarme s’agissent des toggles Led et une notification dans l’application mobile. Nous allons les modifiés aux furs et à mesure avec des alarmes sonores selon les exigences générales des systèmes d’alarmes </w:t>
      </w:r>
      <w:r w:rsidR="00070E99" w:rsidRPr="00070E99">
        <w:rPr>
          <w:b/>
          <w:bCs/>
        </w:rPr>
        <w:t>(EN 60601-1-8).</w:t>
      </w:r>
    </w:p>
    <w:p w14:paraId="230A56EE" w14:textId="50069BF2" w:rsidR="00EA2B26" w:rsidRDefault="00EA2B26" w:rsidP="00D20BE5">
      <w:pPr>
        <w:pStyle w:val="Style1"/>
        <w:jc w:val="both"/>
        <w:rPr>
          <w:b/>
          <w:bCs/>
        </w:rPr>
      </w:pPr>
    </w:p>
    <w:p w14:paraId="05F01070" w14:textId="6279D98D" w:rsidR="00EA2B26" w:rsidRDefault="00D20BE5" w:rsidP="000B6747">
      <w:pPr>
        <w:pStyle w:val="Style1"/>
        <w:ind w:firstLine="708"/>
        <w:jc w:val="both"/>
        <w:rPr>
          <w:b/>
          <w:bCs/>
        </w:rPr>
      </w:pPr>
      <w:r>
        <w:rPr>
          <w:b/>
          <w:bCs/>
          <w:noProof/>
          <w:lang w:eastAsia="fr-FR"/>
        </w:rPr>
        <w:drawing>
          <wp:inline distT="0" distB="0" distL="0" distR="0" wp14:anchorId="3F48BD95" wp14:editId="53FD40DA">
            <wp:extent cx="5476378" cy="351509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62">
                      <a:extLst>
                        <a:ext uri="{28A0092B-C50C-407E-A947-70E740481C1C}">
                          <a14:useLocalDpi xmlns:a14="http://schemas.microsoft.com/office/drawing/2010/main" val="0"/>
                        </a:ext>
                      </a:extLst>
                    </a:blip>
                    <a:stretch>
                      <a:fillRect/>
                    </a:stretch>
                  </pic:blipFill>
                  <pic:spPr>
                    <a:xfrm>
                      <a:off x="0" y="0"/>
                      <a:ext cx="5479443" cy="3517063"/>
                    </a:xfrm>
                    <a:prstGeom prst="rect">
                      <a:avLst/>
                    </a:prstGeom>
                  </pic:spPr>
                </pic:pic>
              </a:graphicData>
            </a:graphic>
          </wp:inline>
        </w:drawing>
      </w:r>
    </w:p>
    <w:p w14:paraId="6A841BEC" w14:textId="70A03F94" w:rsidR="00EA2B26" w:rsidRDefault="00EA2B26" w:rsidP="00EA2B26">
      <w:pPr>
        <w:pStyle w:val="Style1"/>
        <w:ind w:firstLine="708"/>
        <w:jc w:val="both"/>
        <w:rPr>
          <w:b/>
          <w:bCs/>
        </w:rPr>
      </w:pPr>
    </w:p>
    <w:p w14:paraId="4EB3F565" w14:textId="77777777" w:rsidR="00EA2B26" w:rsidRPr="00E800AC" w:rsidRDefault="00EA2B26" w:rsidP="00EA2B26">
      <w:pPr>
        <w:pStyle w:val="Style1"/>
        <w:ind w:firstLine="708"/>
        <w:jc w:val="both"/>
        <w:rPr>
          <w:b/>
          <w:bCs/>
        </w:rPr>
      </w:pPr>
    </w:p>
    <w:p w14:paraId="3FF540D8" w14:textId="22200619" w:rsidR="00E800AC" w:rsidRDefault="00EA2B26" w:rsidP="00D52A39">
      <w:pPr>
        <w:pStyle w:val="Style2"/>
        <w:numPr>
          <w:ilvl w:val="2"/>
          <w:numId w:val="70"/>
        </w:numPr>
      </w:pPr>
      <w:bookmarkStart w:id="76" w:name="_Toc105167229"/>
      <w:r>
        <w:t>F</w:t>
      </w:r>
      <w:r w:rsidR="0C492962">
        <w:t>lux de données :</w:t>
      </w:r>
      <w:bookmarkEnd w:id="76"/>
    </w:p>
    <w:p w14:paraId="3EC570F7" w14:textId="77777777" w:rsidR="00E800AC" w:rsidRPr="00E800AC" w:rsidRDefault="00E800AC" w:rsidP="00EA2B26">
      <w:pPr>
        <w:pStyle w:val="Style1"/>
        <w:ind w:firstLine="708"/>
        <w:jc w:val="both"/>
      </w:pPr>
      <w:r w:rsidRPr="00E800AC">
        <w:t xml:space="preserve">On trouvera un échange de données entre la tâche </w:t>
      </w:r>
      <w:r w:rsidRPr="00E800AC">
        <w:rPr>
          <w:b/>
          <w:bCs/>
        </w:rPr>
        <w:t xml:space="preserve">StepperHandle </w:t>
      </w:r>
      <w:r w:rsidRPr="00E800AC">
        <w:t xml:space="preserve">et les autres taches, cet échange est assuré par les queues (files d’attentes). </w:t>
      </w:r>
    </w:p>
    <w:p w14:paraId="6FEC9945" w14:textId="44B748EA" w:rsidR="00E800AC" w:rsidRDefault="00E800AC" w:rsidP="00EA2B26">
      <w:pPr>
        <w:pStyle w:val="Style1"/>
        <w:ind w:firstLine="708"/>
        <w:jc w:val="both"/>
      </w:pPr>
      <w:r w:rsidRPr="00E800AC">
        <w:t>On reçoit le débit d’injection à l’aide de la file “</w:t>
      </w:r>
      <w:r w:rsidRPr="00E800AC">
        <w:rPr>
          <w:rFonts w:eastAsia="Courier New"/>
        </w:rPr>
        <w:t>FlowRateQHandle</w:t>
      </w:r>
      <w:r w:rsidRPr="00E800AC">
        <w:t>”, cette queue peut contenir 8 message maximum de type “float”.</w:t>
      </w:r>
    </w:p>
    <w:p w14:paraId="62C0DE2E" w14:textId="77777777" w:rsidR="00E800AC" w:rsidRDefault="00E800AC" w:rsidP="00EA2B26">
      <w:pPr>
        <w:pStyle w:val="Style1"/>
        <w:jc w:val="both"/>
      </w:pPr>
      <w:r>
        <w:tab/>
      </w:r>
      <w:r w:rsidRPr="7610EC53">
        <w:t>Le volume à injecter et le rayon de la seringue sont placés respectivement dans “</w:t>
      </w:r>
      <w:r w:rsidRPr="7610EC53">
        <w:rPr>
          <w:rFonts w:ascii="Courier New" w:eastAsia="Courier New" w:hAnsi="Courier New" w:cs="Courier New"/>
        </w:rPr>
        <w:t>VolumeQHandle</w:t>
      </w:r>
      <w:r w:rsidRPr="7610EC53">
        <w:t>” et “</w:t>
      </w:r>
      <w:r w:rsidRPr="7610EC53">
        <w:rPr>
          <w:rFonts w:ascii="Courier New" w:eastAsia="Courier New" w:hAnsi="Courier New" w:cs="Courier New"/>
        </w:rPr>
        <w:t>RadiusQHandle</w:t>
      </w:r>
      <w:r w:rsidRPr="7610EC53">
        <w:t xml:space="preserve">”. Selon ces 3 paramètres la vitesse du moteur est calculée comme il est indiqué dans la partie 3.4. </w:t>
      </w:r>
    </w:p>
    <w:p w14:paraId="1C187D21" w14:textId="5951FAD2" w:rsidR="00E800AC" w:rsidRDefault="00E800AC" w:rsidP="00EA2B26">
      <w:pPr>
        <w:pStyle w:val="Style1"/>
        <w:ind w:firstLine="708"/>
        <w:jc w:val="both"/>
      </w:pPr>
      <w:r w:rsidRPr="00EA2B26">
        <w:t>I</w:t>
      </w:r>
      <w:r w:rsidRPr="55C88689">
        <w:t xml:space="preserve">l y on a évidemment un flux de données sortant de la tache </w:t>
      </w:r>
      <w:r w:rsidRPr="55C88689">
        <w:rPr>
          <w:b/>
          <w:bCs/>
        </w:rPr>
        <w:t xml:space="preserve">StepperHandle </w:t>
      </w:r>
      <w:r w:rsidRPr="55C88689">
        <w:t>vers les tâches qui ont besoin d’informations concernant le moteur. Par exemple, après calculer le temps total d’injection, on dépose cette information dans une queue “</w:t>
      </w:r>
      <w:r w:rsidRPr="55C88689">
        <w:rPr>
          <w:rFonts w:ascii="Courier New" w:eastAsia="Courier New" w:hAnsi="Courier New" w:cs="Courier New"/>
        </w:rPr>
        <w:t>TotalTimeQHandle</w:t>
      </w:r>
      <w:r w:rsidRPr="55C88689">
        <w:t>”</w:t>
      </w:r>
      <w:r w:rsidRPr="55C88689">
        <w:rPr>
          <w:rFonts w:ascii="Calibri" w:eastAsia="Calibri" w:hAnsi="Calibri" w:cs="Calibri"/>
        </w:rPr>
        <w:t>. Ainsi, on partage le nombre total des pas dans la queue “</w:t>
      </w:r>
      <w:r w:rsidRPr="55C88689">
        <w:rPr>
          <w:rFonts w:ascii="Courier New" w:eastAsia="Courier New" w:hAnsi="Courier New" w:cs="Courier New"/>
        </w:rPr>
        <w:t>LastStepQHandle</w:t>
      </w:r>
      <w:r w:rsidRPr="55C88689">
        <w:rPr>
          <w:rFonts w:ascii="Calibri" w:eastAsia="Calibri" w:hAnsi="Calibri" w:cs="Calibri"/>
        </w:rPr>
        <w:t>”.</w:t>
      </w:r>
    </w:p>
    <w:p w14:paraId="72851C79" w14:textId="6FD63D26" w:rsidR="00E800AC" w:rsidRDefault="0C492962" w:rsidP="00D52A39">
      <w:pPr>
        <w:pStyle w:val="Style2"/>
        <w:numPr>
          <w:ilvl w:val="2"/>
          <w:numId w:val="70"/>
        </w:numPr>
      </w:pPr>
      <w:bookmarkStart w:id="77" w:name="_Toc105167230"/>
      <w:r>
        <w:t>Calcule</w:t>
      </w:r>
      <w:bookmarkEnd w:id="77"/>
      <w:r>
        <w:t xml:space="preserve"> </w:t>
      </w:r>
    </w:p>
    <w:p w14:paraId="77A244B7" w14:textId="77777777" w:rsidR="00E800AC" w:rsidRPr="00E800AC" w:rsidRDefault="00E800AC" w:rsidP="00EA2B26">
      <w:pPr>
        <w:pStyle w:val="Style1"/>
        <w:ind w:firstLine="708"/>
        <w:jc w:val="both"/>
      </w:pPr>
      <w:r w:rsidRPr="00E800AC">
        <w:t>Afin de contrôler le débit d’injection à l’aide d’un moteur pas à pas et un système vis écrou, il faut utiliser la mécanique de fluide.</w:t>
      </w:r>
    </w:p>
    <w:p w14:paraId="27331CF0" w14:textId="77777777" w:rsidR="00E800AC" w:rsidRPr="00E800AC" w:rsidRDefault="00E800AC" w:rsidP="00EA2B26">
      <w:pPr>
        <w:pStyle w:val="Style1"/>
        <w:ind w:firstLine="708"/>
        <w:jc w:val="both"/>
        <w:rPr>
          <w:rFonts w:ascii="Roboto" w:eastAsia="Roboto" w:hAnsi="Roboto" w:cs="Roboto"/>
          <w:color w:val="333333"/>
        </w:rPr>
      </w:pPr>
      <w:r w:rsidRPr="00E800AC">
        <w:t>On commencera avec le terme “</w:t>
      </w:r>
      <w:r w:rsidRPr="00E800AC">
        <w:rPr>
          <w:b/>
          <w:bCs/>
        </w:rPr>
        <w:t>débit volumique</w:t>
      </w:r>
      <w:r w:rsidRPr="00E800AC">
        <w:t>” qui désigne la quantité de liquide qui circule dans une canalisation durant un laps de temps déterminé. Exprimé en litres par seconde (L/s), litres par minute (L/mn) ou en mètres-cubes par heure (m3/h). Dans notre cas, le liquide c’est le médicament à injecter et le canal c’est la seringue.</w:t>
      </w:r>
    </w:p>
    <w:p w14:paraId="6EE9F1C9" w14:textId="77777777" w:rsidR="00E800AC" w:rsidRPr="00E800AC" w:rsidRDefault="00E800AC" w:rsidP="00EA2B26">
      <w:pPr>
        <w:pStyle w:val="Style1"/>
        <w:ind w:firstLine="708"/>
        <w:jc w:val="both"/>
      </w:pPr>
      <w:r w:rsidRPr="00E800AC">
        <w:t xml:space="preserve">Étant donné que la </w:t>
      </w:r>
      <w:r w:rsidRPr="00E800AC">
        <w:rPr>
          <w:b/>
          <w:bCs/>
        </w:rPr>
        <w:t xml:space="preserve">viscosité </w:t>
      </w:r>
      <w:r w:rsidRPr="00E800AC">
        <w:t>des médicaments est de même ordre que celle de l’eau, elle influence peu sur le calcul, donc elle va être négligée.</w:t>
      </w:r>
    </w:p>
    <w:p w14:paraId="404262C4" w14:textId="2108CA97" w:rsidR="000873FD" w:rsidRDefault="00E800AC" w:rsidP="00EA2B26">
      <w:pPr>
        <w:pStyle w:val="Style1"/>
        <w:ind w:firstLine="708"/>
        <w:jc w:val="both"/>
      </w:pPr>
      <w:r w:rsidRPr="00E800AC">
        <w:t>Pour une section d’un canal donnée, plus la vitesse de passage est grande, plus le débit d'écoulement sera important :</w:t>
      </w:r>
    </w:p>
    <w:p w14:paraId="0399FE29" w14:textId="77777777" w:rsidR="00092AEC" w:rsidRDefault="00092AEC" w:rsidP="000873FD">
      <w:pPr>
        <w:pStyle w:val="Style1"/>
      </w:pPr>
    </w:p>
    <w:p w14:paraId="4FC1DC48" w14:textId="660AEE34" w:rsidR="000873FD" w:rsidRDefault="000B21E8" w:rsidP="000873FD">
      <w:pPr>
        <w:pStyle w:val="Style1"/>
      </w:pPr>
      <w:r>
        <w:rPr>
          <w:noProof/>
        </w:rPr>
        <w:pict w14:anchorId="63F5C171">
          <v:shape id="Zone de texte 30" o:spid="_x0000_s1054" type="#_x0000_t202" style="position:absolute;margin-left:91.9pt;margin-top:.4pt;width:250.5pt;height:97.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" fillcolor="white [3201]" strokecolor="#4472c4 [3208]" strokeweight="1.5pt">
            <v:textbox>
              <w:txbxContent>
                <w:p w14:paraId="3A77CA3E" w14:textId="77777777" w:rsidR="00F22575" w:rsidRPr="00E800AC" w:rsidRDefault="00F22575" w:rsidP="00E800AC">
                  <w:pPr>
                    <w:pStyle w:val="Style1"/>
                    <w:rPr>
                      <w:b/>
                      <w:bCs/>
                      <w:color w:val="002060"/>
                      <w:sz w:val="28"/>
                      <w:szCs w:val="28"/>
                    </w:rPr>
                  </w:pPr>
                  <w:r>
                    <w:rPr>
                      <w:b/>
                      <w:bCs/>
                      <w:sz w:val="28"/>
                      <w:szCs w:val="28"/>
                    </w:rPr>
                    <w:t xml:space="preserve">                           </w:t>
                  </w:r>
                  <w:r w:rsidRPr="00E800AC">
                    <w:rPr>
                      <w:b/>
                      <w:bCs/>
                      <w:color w:val="002060"/>
                      <w:sz w:val="28"/>
                      <w:szCs w:val="28"/>
                    </w:rPr>
                    <w:t>V =</w:t>
                  </w:r>
                  <w:r w:rsidRPr="00E800AC">
                    <w:rPr>
                      <w:color w:val="002060"/>
                      <w:sz w:val="28"/>
                      <w:szCs w:val="28"/>
                    </w:rPr>
                    <w:t xml:space="preserve"> </w:t>
                  </w:r>
                  <w:r w:rsidRPr="00E800AC">
                    <w:rPr>
                      <w:b/>
                      <w:bCs/>
                      <w:color w:val="002060"/>
                      <w:sz w:val="28"/>
                      <w:szCs w:val="28"/>
                    </w:rPr>
                    <w:t>q</w:t>
                  </w:r>
                  <w:r w:rsidRPr="00E800AC">
                    <w:rPr>
                      <w:b/>
                      <w:bCs/>
                      <w:color w:val="002060"/>
                      <w:sz w:val="28"/>
                      <w:szCs w:val="28"/>
                      <w:vertAlign w:val="subscript"/>
                    </w:rPr>
                    <w:t>v</w:t>
                  </w:r>
                  <w:r w:rsidRPr="00E800AC">
                    <w:rPr>
                      <w:b/>
                      <w:bCs/>
                      <w:color w:val="002060"/>
                      <w:sz w:val="28"/>
                      <w:szCs w:val="28"/>
                    </w:rPr>
                    <w:t xml:space="preserve"> /</w:t>
                  </w:r>
                  <w:r w:rsidRPr="00E800AC">
                    <w:rPr>
                      <w:color w:val="002060"/>
                      <w:sz w:val="28"/>
                      <w:szCs w:val="28"/>
                    </w:rPr>
                    <w:t xml:space="preserve"> </w:t>
                  </w:r>
                  <w:r w:rsidRPr="00E800AC">
                    <w:rPr>
                      <w:b/>
                      <w:bCs/>
                      <w:color w:val="002060"/>
                      <w:sz w:val="28"/>
                      <w:szCs w:val="28"/>
                    </w:rPr>
                    <w:t>S</w:t>
                  </w:r>
                  <w:r>
                    <w:br/>
                  </w:r>
                  <w:r w:rsidRPr="55C88689">
                    <w:rPr>
                      <w:b/>
                      <w:bCs/>
                    </w:rPr>
                    <w:t>Avec :</w:t>
                  </w:r>
                  <w:r>
                    <w:br/>
                  </w:r>
                  <w:r w:rsidRPr="55C88689">
                    <w:rPr>
                      <w:b/>
                      <w:bCs/>
                    </w:rPr>
                    <w:t>q</w:t>
                  </w:r>
                  <w:r w:rsidRPr="55C88689">
                    <w:rPr>
                      <w:vertAlign w:val="subscript"/>
                    </w:rPr>
                    <w:t>v</w:t>
                  </w:r>
                  <w:r w:rsidRPr="55C88689">
                    <w:t xml:space="preserve"> : débit volumique en [m³/s]</w:t>
                  </w:r>
                  <w:r>
                    <w:br/>
                  </w:r>
                  <w:r w:rsidRPr="55C88689">
                    <w:rPr>
                      <w:b/>
                      <w:bCs/>
                    </w:rPr>
                    <w:t xml:space="preserve">v </w:t>
                  </w:r>
                  <w:r w:rsidRPr="55C88689">
                    <w:t>: vitesse du fluide en [m/s]</w:t>
                  </w:r>
                  <w:r>
                    <w:br/>
                  </w:r>
                  <w:r w:rsidRPr="55C88689">
                    <w:rPr>
                      <w:b/>
                      <w:bCs/>
                    </w:rPr>
                    <w:t xml:space="preserve">S </w:t>
                  </w:r>
                  <w:r w:rsidRPr="55C88689">
                    <w:t>: section de passage en [m²]</w:t>
                  </w:r>
                </w:p>
                <w:p w14:paraId="20966E8A" w14:textId="77777777" w:rsidR="00F22575" w:rsidRDefault="00F22575"/>
              </w:txbxContent>
            </v:textbox>
            <w10:wrap anchorx="margin"/>
          </v:shape>
        </w:pict>
      </w:r>
    </w:p>
    <w:p w14:paraId="5AFE3461" w14:textId="31F8B9C8" w:rsidR="000873FD" w:rsidRDefault="000873FD" w:rsidP="000873FD">
      <w:pPr>
        <w:pStyle w:val="Style1"/>
      </w:pPr>
    </w:p>
    <w:p w14:paraId="795156C4" w14:textId="560ED69A" w:rsidR="00E800AC" w:rsidRDefault="00E800AC" w:rsidP="000873FD">
      <w:pPr>
        <w:pStyle w:val="Style1"/>
      </w:pPr>
    </w:p>
    <w:p w14:paraId="634F3C6E" w14:textId="17520DA1" w:rsidR="000873FD" w:rsidRDefault="000873FD" w:rsidP="000873FD">
      <w:pPr>
        <w:pStyle w:val="Style1"/>
      </w:pPr>
    </w:p>
    <w:p w14:paraId="407AA652" w14:textId="25D4670F" w:rsidR="00E800AC" w:rsidRDefault="00E800AC" w:rsidP="00EA2B26">
      <w:pPr>
        <w:pStyle w:val="Style1"/>
        <w:ind w:firstLine="708"/>
        <w:jc w:val="both"/>
      </w:pPr>
      <w:r w:rsidRPr="55C88689">
        <w:t>Pour calculer la section (</w:t>
      </w:r>
      <w:r w:rsidRPr="55C88689">
        <w:rPr>
          <w:rFonts w:ascii="Calibri" w:eastAsia="Calibri" w:hAnsi="Calibri" w:cs="Calibri"/>
          <w:color w:val="000000" w:themeColor="text1"/>
        </w:rPr>
        <w:t>π*r</w:t>
      </w:r>
      <w:r w:rsidRPr="55C88689">
        <w:rPr>
          <w:rFonts w:ascii="Calibri" w:eastAsia="Calibri" w:hAnsi="Calibri" w:cs="Calibri"/>
          <w:color w:val="000000" w:themeColor="text1"/>
          <w:vertAlign w:val="superscript"/>
        </w:rPr>
        <w:t>2</w:t>
      </w:r>
      <w:r w:rsidRPr="55C88689">
        <w:t>) on obtient le rayon de la seringue à travers la tâche “</w:t>
      </w:r>
      <w:r w:rsidRPr="55C88689">
        <w:rPr>
          <w:rFonts w:ascii="Courier New" w:eastAsia="Courier New" w:hAnsi="Courier New" w:cs="Courier New"/>
          <w:color w:val="24292F"/>
        </w:rPr>
        <w:t>SensorsHandle</w:t>
      </w:r>
      <w:r w:rsidRPr="55C88689">
        <w:t xml:space="preserve">”. Le débit est tapé par le médecin dans l’écran TFT. La vitesse du fluide ou la vitesse de déplacement est calculée d’après la formule précédente. </w:t>
      </w:r>
    </w:p>
    <w:p w14:paraId="234A5D6B" w14:textId="5A5094B3" w:rsidR="00B1770D" w:rsidRDefault="000B21E8" w:rsidP="00E800AC">
      <w:pPr>
        <w:pStyle w:val="Style1"/>
      </w:pPr>
      <w:r>
        <w:rPr>
          <w:noProof/>
        </w:rPr>
        <w:pict w14:anchorId="2F8478AB">
          <v:shape id="_x0000_s1047" type="#_x0000_t202" style="position:absolute;margin-left:-7.85pt;margin-top:77.1pt;width:471.05pt;height:.05pt;z-index:251688448;mso-position-horizontal-relative:text;mso-position-vertical-relative:text" stroked="f">
            <v:textbox style="mso-fit-shape-to-text:t" inset="0,0,0,0">
              <w:txbxContent>
                <w:p w14:paraId="0815F664" w14:textId="3DE75E80" w:rsidR="00F22575" w:rsidRPr="00EA2B26" w:rsidRDefault="00F22575" w:rsidP="00EA2B26">
                  <w:pPr>
                    <w:pStyle w:val="Lgende"/>
                    <w:jc w:val="center"/>
                    <w:rPr>
                      <w:rFonts w:asciiTheme="majorBidi" w:hAnsiTheme="majorBidi" w:cstheme="majorBidi"/>
                      <w:noProof/>
                      <w:color w:val="auto"/>
                      <w:sz w:val="24"/>
                      <w:szCs w:val="24"/>
                    </w:rPr>
                  </w:pPr>
                  <w:bookmarkStart w:id="78" w:name="_Toc105167273"/>
                  <w:r w:rsidRPr="00EA2B26">
                    <w:rPr>
                      <w:color w:val="auto"/>
                    </w:rPr>
                    <w:t xml:space="preserve">Figure </w:t>
                  </w:r>
                  <w:r w:rsidRPr="00EA2B26">
                    <w:rPr>
                      <w:color w:val="auto"/>
                    </w:rPr>
                    <w:fldChar w:fldCharType="begin"/>
                  </w:r>
                  <w:r w:rsidRPr="00EA2B26">
                    <w:rPr>
                      <w:color w:val="auto"/>
                    </w:rPr>
                    <w:instrText xml:space="preserve"> SEQ Figure \* ARABIC </w:instrText>
                  </w:r>
                  <w:r w:rsidRPr="00EA2B26">
                    <w:rPr>
                      <w:color w:val="auto"/>
                    </w:rPr>
                    <w:fldChar w:fldCharType="separate"/>
                  </w:r>
                  <w:r w:rsidR="00111B93">
                    <w:rPr>
                      <w:noProof/>
                      <w:color w:val="auto"/>
                    </w:rPr>
                    <w:t>31</w:t>
                  </w:r>
                  <w:r w:rsidRPr="00EA2B26">
                    <w:rPr>
                      <w:color w:val="auto"/>
                    </w:rPr>
                    <w:fldChar w:fldCharType="end"/>
                  </w:r>
                  <w:r w:rsidRPr="00EA2B26">
                    <w:rPr>
                      <w:color w:val="auto"/>
                    </w:rPr>
                    <w:t xml:space="preserve"> :</w:t>
                  </w:r>
                  <w:r>
                    <w:rPr>
                      <w:color w:val="auto"/>
                    </w:rPr>
                    <w:t xml:space="preserve"> </w:t>
                  </w:r>
                  <w:r w:rsidRPr="00EA2B26">
                    <w:rPr>
                      <w:color w:val="auto"/>
                    </w:rPr>
                    <w:t>fonction pour calculer la vitesse de déplacement nécessaire</w:t>
                  </w:r>
                  <w:bookmarkEnd w:id="78"/>
                </w:p>
              </w:txbxContent>
            </v:textbox>
          </v:shape>
        </w:pict>
      </w:r>
      <w:r w:rsidR="00EA2B26">
        <w:rPr>
          <w:noProof/>
          <w:lang w:eastAsia="fr-FR"/>
        </w:rPr>
        <w:drawing>
          <wp:anchor distT="0" distB="0" distL="114300" distR="114300" simplePos="0" relativeHeight="251666432" behindDoc="0" locked="0" layoutInCell="1" allowOverlap="1" wp14:anchorId="1DB5B620" wp14:editId="35ADCB7B">
            <wp:simplePos x="0" y="0"/>
            <wp:positionH relativeFrom="column">
              <wp:posOffset>-99695</wp:posOffset>
            </wp:positionH>
            <wp:positionV relativeFrom="paragraph">
              <wp:posOffset>62230</wp:posOffset>
            </wp:positionV>
            <wp:extent cx="5982335" cy="859790"/>
            <wp:effectExtent l="0" t="0" r="0" b="0"/>
            <wp:wrapNone/>
            <wp:docPr id="1338072784" name="Image 133807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38072784"/>
                    <pic:cNvPicPr/>
                  </pic:nvPicPr>
                  <pic:blipFill>
                    <a:blip r:embed="rId63">
                      <a:extLst>
                        <a:ext uri="{28A0092B-C50C-407E-A947-70E740481C1C}">
                          <a14:useLocalDpi xmlns:a14="http://schemas.microsoft.com/office/drawing/2010/main" val="0"/>
                        </a:ext>
                      </a:extLst>
                    </a:blip>
                    <a:stretch>
                      <a:fillRect/>
                    </a:stretch>
                  </pic:blipFill>
                  <pic:spPr>
                    <a:xfrm>
                      <a:off x="0" y="0"/>
                      <a:ext cx="5982335" cy="859790"/>
                    </a:xfrm>
                    <a:prstGeom prst="rect">
                      <a:avLst/>
                    </a:prstGeom>
                  </pic:spPr>
                </pic:pic>
              </a:graphicData>
            </a:graphic>
          </wp:anchor>
        </w:drawing>
      </w:r>
    </w:p>
    <w:p w14:paraId="36AD75C5" w14:textId="4B5F86FD" w:rsidR="00D03162" w:rsidRDefault="00E800AC" w:rsidP="00EA2B26">
      <w:pPr>
        <w:pStyle w:val="Style1"/>
        <w:ind w:firstLine="708"/>
      </w:pPr>
      <w:r w:rsidRPr="55C88689">
        <w:t xml:space="preserve">L’écrou fait le déplacement d’un pas quand le moteur pas à pas termine une tour complète (une révolution). Donc la vitesse du moteur (en tours/seconde) est : </w:t>
      </w:r>
    </w:p>
    <w:p w14:paraId="33F2D6E4" w14:textId="54AC8244" w:rsidR="00E800AC" w:rsidRDefault="000B21E8" w:rsidP="00B1770D">
      <w:pPr>
        <w:pStyle w:val="Style1"/>
        <w:ind w:firstLine="708"/>
      </w:pPr>
      <w:r>
        <w:rPr>
          <w:noProof/>
        </w:rPr>
        <w:pict w14:anchorId="05698A8C">
          <v:shape id="Zone de texte 31" o:spid="_x0000_s1053" type="#_x0000_t202" style="position:absolute;left:0;text-align:left;margin-left:92.65pt;margin-top:69.4pt;width:276.35pt;height:123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" fillcolor="white [3201]" strokecolor="#4472c4 [3208]" strokeweight="1.5pt">
            <v:textbox>
              <w:txbxContent>
                <w:p w14:paraId="22222BAA" w14:textId="77777777" w:rsidR="00F22575" w:rsidRPr="00E800AC" w:rsidRDefault="00F22575" w:rsidP="00E800AC">
                  <w:pPr>
                    <w:rPr>
                      <w:b/>
                      <w:bCs/>
                      <w:color w:val="002060"/>
                      <w:sz w:val="28"/>
                      <w:szCs w:val="28"/>
                    </w:rPr>
                  </w:pPr>
                  <w:r>
                    <w:rPr>
                      <w:b/>
                      <w:bCs/>
                      <w:color w:val="002060"/>
                      <w:sz w:val="28"/>
                      <w:szCs w:val="28"/>
                    </w:rPr>
                    <w:t xml:space="preserve">                  </w:t>
                  </w:r>
                  <w:r w:rsidRPr="00E800AC">
                    <w:rPr>
                      <w:b/>
                      <w:bCs/>
                      <w:color w:val="002060"/>
                      <w:sz w:val="28"/>
                      <w:szCs w:val="28"/>
                    </w:rPr>
                    <w:t xml:space="preserve">            N=v/p</w:t>
                  </w:r>
                </w:p>
                <w:p w14:paraId="13F1E2F1" w14:textId="77777777" w:rsidR="00F22575" w:rsidRDefault="00F22575" w:rsidP="00E800AC">
                  <w:pPr>
                    <w:rPr>
                      <w:sz w:val="20"/>
                      <w:szCs w:val="20"/>
                    </w:rPr>
                  </w:pPr>
                  <w:r w:rsidRPr="55C88689">
                    <w:t xml:space="preserve">Avec : </w:t>
                  </w:r>
                </w:p>
                <w:p w14:paraId="419BE449" w14:textId="77777777" w:rsidR="00F22575" w:rsidRDefault="00F22575" w:rsidP="00E800AC">
                  <w:pPr>
                    <w:rPr>
                      <w:sz w:val="20"/>
                      <w:szCs w:val="20"/>
                    </w:rPr>
                  </w:pPr>
                  <w:r w:rsidRPr="55C88689">
                    <w:t>N : nombre de tours par seconde(tr/s)</w:t>
                  </w:r>
                </w:p>
                <w:p w14:paraId="149188DB" w14:textId="77777777" w:rsidR="00F22575" w:rsidRDefault="00F22575" w:rsidP="00E800AC">
                  <w:pPr>
                    <w:rPr>
                      <w:sz w:val="20"/>
                      <w:szCs w:val="20"/>
                    </w:rPr>
                  </w:pPr>
                  <w:r w:rsidRPr="55C88689">
                    <w:t>V : vitesse de déplacement nécessaire(m/s)</w:t>
                  </w:r>
                </w:p>
                <w:p w14:paraId="2E3C0636" w14:textId="77777777" w:rsidR="00F22575" w:rsidRDefault="00F22575" w:rsidP="00E800AC">
                  <w:r w:rsidRPr="55C88689">
                    <w:t>P : le pas de la vis(m)</w:t>
                  </w:r>
                </w:p>
                <w:p w14:paraId="4FC7187D" w14:textId="77777777" w:rsidR="00F22575" w:rsidRDefault="00F22575"/>
              </w:txbxContent>
            </v:textbox>
          </v:shape>
        </w:pict>
      </w:r>
      <w:r w:rsidR="00E800AC" w:rsidRPr="00E800AC">
        <w:t xml:space="preserve">Une révolution représente 360°, or qu’un pas complet du moteur (Full Step) représente 1.8° donc le nombre des pas totale pour une seule révolution est </w:t>
      </w:r>
      <w:r w:rsidR="00E800AC" w:rsidRPr="00E800AC">
        <w:rPr>
          <w:b/>
          <w:bCs/>
        </w:rPr>
        <w:t>360°/1.8°=200 pas/révolution.</w:t>
      </w:r>
      <w:r w:rsidR="00E800AC" w:rsidRPr="00E800AC">
        <w:t xml:space="preserve"> </w:t>
      </w:r>
    </w:p>
    <w:p w14:paraId="5FD1DF0B" w14:textId="2141D127" w:rsidR="00EA2B26" w:rsidRDefault="00EA2B26" w:rsidP="00795001">
      <w:pPr>
        <w:pStyle w:val="Style1"/>
      </w:pPr>
    </w:p>
    <w:p w14:paraId="2614CDA3" w14:textId="0A77FF1E" w:rsidR="00EA2B26" w:rsidRDefault="00EA2B26" w:rsidP="00795001">
      <w:pPr>
        <w:pStyle w:val="Style1"/>
      </w:pPr>
    </w:p>
    <w:p w14:paraId="34253285" w14:textId="3DBB1EB9" w:rsidR="00EA2B26" w:rsidRDefault="00EA2B26" w:rsidP="00795001">
      <w:pPr>
        <w:pStyle w:val="Style1"/>
      </w:pPr>
    </w:p>
    <w:p w14:paraId="05881FB6" w14:textId="6FB0915F" w:rsidR="00EA2B26" w:rsidRDefault="00EA2B26" w:rsidP="00795001">
      <w:pPr>
        <w:pStyle w:val="Style1"/>
      </w:pPr>
    </w:p>
    <w:p w14:paraId="3832BBC4" w14:textId="23306341" w:rsidR="00795001" w:rsidRDefault="000B21E8" w:rsidP="00EA2B26">
      <w:pPr>
        <w:pStyle w:val="Style1"/>
      </w:pPr>
      <w:r>
        <w:rPr>
          <w:noProof/>
        </w:rPr>
        <w:pict w14:anchorId="0FFBD50B">
          <v:shape id="_x0000_s1048" type="#_x0000_t202" style="position:absolute;margin-left:-.35pt;margin-top:88.5pt;width:455.1pt;height:.05pt;z-index:251689472;mso-position-horizontal-relative:text;mso-position-vertical-relative:text" stroked="f">
            <v:textbox style="mso-fit-shape-to-text:t" inset="0,0,0,0">
              <w:txbxContent>
                <w:p w14:paraId="4B28AF4F" w14:textId="72DF0EDF" w:rsidR="00F22575" w:rsidRPr="00EA2B26" w:rsidRDefault="00F22575" w:rsidP="00EA2B26">
                  <w:pPr>
                    <w:pStyle w:val="Lgende"/>
                    <w:jc w:val="center"/>
                    <w:rPr>
                      <w:rFonts w:ascii="Times New Roman" w:hAnsi="Times New Roman" w:cs="Times New Roman"/>
                      <w:noProof/>
                      <w:color w:val="auto"/>
                      <w:sz w:val="24"/>
                      <w:szCs w:val="24"/>
                    </w:rPr>
                  </w:pPr>
                  <w:bookmarkStart w:id="79" w:name="_Toc105167274"/>
                  <w:r w:rsidRPr="00EA2B26">
                    <w:rPr>
                      <w:rFonts w:ascii="Times New Roman" w:hAnsi="Times New Roman" w:cs="Times New Roman"/>
                      <w:color w:val="auto"/>
                    </w:rPr>
                    <w:t xml:space="preserve">Figure </w:t>
                  </w:r>
                  <w:r w:rsidRPr="00EA2B26">
                    <w:rPr>
                      <w:rFonts w:ascii="Times New Roman" w:hAnsi="Times New Roman" w:cs="Times New Roman"/>
                      <w:color w:val="auto"/>
                    </w:rPr>
                    <w:fldChar w:fldCharType="begin"/>
                  </w:r>
                  <w:r w:rsidRPr="00EA2B26">
                    <w:rPr>
                      <w:rFonts w:ascii="Times New Roman" w:hAnsi="Times New Roman" w:cs="Times New Roman"/>
                      <w:color w:val="auto"/>
                    </w:rPr>
                    <w:instrText xml:space="preserve"> SEQ Figure \* ARABIC </w:instrText>
                  </w:r>
                  <w:r w:rsidRPr="00EA2B26">
                    <w:rPr>
                      <w:rFonts w:ascii="Times New Roman" w:hAnsi="Times New Roman" w:cs="Times New Roman"/>
                      <w:color w:val="auto"/>
                    </w:rPr>
                    <w:fldChar w:fldCharType="separate"/>
                  </w:r>
                  <w:r w:rsidR="00111B93">
                    <w:rPr>
                      <w:rFonts w:ascii="Times New Roman" w:hAnsi="Times New Roman" w:cs="Times New Roman"/>
                      <w:noProof/>
                      <w:color w:val="auto"/>
                    </w:rPr>
                    <w:t>32</w:t>
                  </w:r>
                  <w:r w:rsidRPr="00EA2B26">
                    <w:rPr>
                      <w:rFonts w:ascii="Times New Roman" w:hAnsi="Times New Roman" w:cs="Times New Roman"/>
                      <w:color w:val="auto"/>
                    </w:rPr>
                    <w:fldChar w:fldCharType="end"/>
                  </w:r>
                  <w:r w:rsidRPr="00EA2B26">
                    <w:rPr>
                      <w:rFonts w:ascii="Times New Roman" w:hAnsi="Times New Roman" w:cs="Times New Roman"/>
                      <w:color w:val="auto"/>
                    </w:rPr>
                    <w:t xml:space="preserve"> :</w:t>
                  </w:r>
                  <w:r>
                    <w:rPr>
                      <w:rFonts w:ascii="Times New Roman" w:hAnsi="Times New Roman" w:cs="Times New Roman"/>
                      <w:color w:val="auto"/>
                    </w:rPr>
                    <w:t xml:space="preserve"> </w:t>
                  </w:r>
                  <w:r w:rsidRPr="00EA2B26">
                    <w:rPr>
                      <w:rFonts w:ascii="Times New Roman" w:hAnsi="Times New Roman" w:cs="Times New Roman"/>
                      <w:color w:val="auto"/>
                    </w:rPr>
                    <w:t>fonction pour calculer la vitesse du moteur</w:t>
                  </w:r>
                  <w:bookmarkEnd w:id="79"/>
                </w:p>
              </w:txbxContent>
            </v:textbox>
            <w10:wrap type="topAndBottom"/>
          </v:shape>
        </w:pict>
      </w:r>
      <w:r w:rsidR="00795001">
        <w:rPr>
          <w:noProof/>
          <w:lang w:eastAsia="fr-FR"/>
        </w:rPr>
        <w:drawing>
          <wp:anchor distT="0" distB="0" distL="114300" distR="114300" simplePos="0" relativeHeight="251667456" behindDoc="0" locked="0" layoutInCell="1" allowOverlap="1" wp14:anchorId="5AF95E53" wp14:editId="6763F0D1">
            <wp:simplePos x="0" y="0"/>
            <wp:positionH relativeFrom="margin">
              <wp:posOffset>-4445</wp:posOffset>
            </wp:positionH>
            <wp:positionV relativeFrom="paragraph">
              <wp:posOffset>368935</wp:posOffset>
            </wp:positionV>
            <wp:extent cx="5779770" cy="697865"/>
            <wp:effectExtent l="0" t="0" r="0" b="6985"/>
            <wp:wrapTopAndBottom/>
            <wp:docPr id="1202472841" name="Image 120247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779770" cy="697865"/>
                    </a:xfrm>
                    <a:prstGeom prst="rect">
                      <a:avLst/>
                    </a:prstGeom>
                  </pic:spPr>
                </pic:pic>
              </a:graphicData>
            </a:graphic>
          </wp:anchor>
        </w:drawing>
      </w:r>
    </w:p>
    <w:p w14:paraId="062ABF99" w14:textId="1B21BE4C" w:rsidR="00E800AC" w:rsidRPr="00E800AC" w:rsidRDefault="00E800AC" w:rsidP="00EA2B26">
      <w:pPr>
        <w:pStyle w:val="Style1"/>
        <w:ind w:firstLine="708"/>
        <w:jc w:val="both"/>
        <w:rPr>
          <w:b/>
          <w:bCs/>
        </w:rPr>
      </w:pPr>
      <w:r w:rsidRPr="00E800AC">
        <w:t>La vitesse du moteur dans la bibliothèque est en</w:t>
      </w:r>
      <w:r w:rsidRPr="00E800AC">
        <w:rPr>
          <w:b/>
          <w:bCs/>
        </w:rPr>
        <w:t xml:space="preserve"> pas/seconde </w:t>
      </w:r>
      <w:r w:rsidRPr="00E800AC">
        <w:t xml:space="preserve">donc la fonction </w:t>
      </w:r>
      <w:r w:rsidRPr="00E800AC">
        <w:rPr>
          <w:rFonts w:ascii="Courier New" w:eastAsia="Courier New" w:hAnsi="Courier New" w:cs="Courier New"/>
        </w:rPr>
        <w:t>L6474_SetMaxSpeed</w:t>
      </w:r>
      <w:r w:rsidRPr="00E800AC">
        <w:t xml:space="preserve"> prend en paramètre </w:t>
      </w:r>
      <w:r w:rsidRPr="00E800AC">
        <w:rPr>
          <w:b/>
          <w:bCs/>
        </w:rPr>
        <w:t>N*200.</w:t>
      </w:r>
    </w:p>
    <w:p w14:paraId="31051119" w14:textId="7D523578" w:rsidR="00E800AC" w:rsidRPr="00E800AC" w:rsidRDefault="00E800AC" w:rsidP="00B1770D">
      <w:pPr>
        <w:pStyle w:val="Style1"/>
        <w:ind w:firstLine="708"/>
        <w:rPr>
          <w:b/>
          <w:bCs/>
        </w:rPr>
      </w:pPr>
      <w:r w:rsidRPr="00E800AC">
        <w:t>Le temps total de l’opération d’injection est</w:t>
      </w:r>
      <w:r w:rsidR="00795001">
        <w:t xml:space="preserve"> égal au</w:t>
      </w:r>
      <w:r w:rsidRPr="00E800AC">
        <w:t xml:space="preserve"> rapport </w:t>
      </w:r>
      <w:r w:rsidRPr="00E800AC">
        <w:rPr>
          <w:b/>
          <w:bCs/>
        </w:rPr>
        <w:t>volume/débit.</w:t>
      </w:r>
    </w:p>
    <w:p w14:paraId="2A6DAE9F" w14:textId="6C1387D4" w:rsidR="00E800AC" w:rsidRDefault="00E800AC" w:rsidP="00E800AC"/>
    <w:p w14:paraId="4E75A38C" w14:textId="12166752" w:rsidR="00D03162" w:rsidRDefault="00D03162" w:rsidP="00E800AC"/>
    <w:p w14:paraId="6CE477A3" w14:textId="3066BAE1" w:rsidR="00D03162" w:rsidRDefault="006B4F5D" w:rsidP="00E800AC">
      <w:r>
        <w:rPr>
          <w:noProof/>
          <w:lang w:eastAsia="fr-FR"/>
        </w:rPr>
        <w:lastRenderedPageBreak/>
        <w:drawing>
          <wp:inline distT="0" distB="0" distL="0" distR="0" wp14:anchorId="701C188F" wp14:editId="001A788B">
            <wp:extent cx="5760720" cy="31940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65">
                      <a:extLst>
                        <a:ext uri="{28A0092B-C50C-407E-A947-70E740481C1C}">
                          <a14:useLocalDpi xmlns:a14="http://schemas.microsoft.com/office/drawing/2010/main" val="0"/>
                        </a:ext>
                      </a:extLst>
                    </a:blip>
                    <a:stretch>
                      <a:fillRect/>
                    </a:stretch>
                  </pic:blipFill>
                  <pic:spPr>
                    <a:xfrm>
                      <a:off x="0" y="0"/>
                      <a:ext cx="5760720" cy="3194050"/>
                    </a:xfrm>
                    <a:prstGeom prst="rect">
                      <a:avLst/>
                    </a:prstGeom>
                  </pic:spPr>
                </pic:pic>
              </a:graphicData>
            </a:graphic>
          </wp:inline>
        </w:drawing>
      </w:r>
    </w:p>
    <w:p w14:paraId="7C768F1A" w14:textId="444ED3AA" w:rsidR="00D03162" w:rsidRDefault="000B21E8" w:rsidP="00E800AC">
      <w:r>
        <w:rPr>
          <w:noProof/>
        </w:rPr>
        <w:pict w14:anchorId="49844C7D">
          <v:shape id="_x0000_s1049" type="#_x0000_t202" style="position:absolute;margin-left:68.55pt;margin-top:2.4pt;width:393.4pt;height:20.35pt;z-index:251690496;mso-position-horizontal-relative:text;mso-position-vertical-relative:text" stroked="f">
            <v:textbox style="mso-fit-shape-to-text:t" inset="0,0,0,0">
              <w:txbxContent>
                <w:p w14:paraId="73772602" w14:textId="4BDF1BBB" w:rsidR="00F22575" w:rsidRPr="00EA2B26" w:rsidRDefault="00F22575" w:rsidP="00EA2B26">
                  <w:pPr>
                    <w:pStyle w:val="Lgende"/>
                    <w:jc w:val="center"/>
                    <w:rPr>
                      <w:rFonts w:ascii="Times New Roman" w:hAnsi="Times New Roman" w:cs="Times New Roman"/>
                      <w:noProof/>
                      <w:color w:val="auto"/>
                    </w:rPr>
                  </w:pPr>
                  <w:bookmarkStart w:id="80" w:name="_Toc105167275"/>
                  <w:r w:rsidRPr="00EA2B26">
                    <w:rPr>
                      <w:rFonts w:ascii="Times New Roman" w:hAnsi="Times New Roman" w:cs="Times New Roman"/>
                      <w:color w:val="auto"/>
                    </w:rPr>
                    <w:t xml:space="preserve">Figure </w:t>
                  </w:r>
                  <w:r w:rsidRPr="00EA2B26">
                    <w:rPr>
                      <w:rFonts w:ascii="Times New Roman" w:hAnsi="Times New Roman" w:cs="Times New Roman"/>
                      <w:color w:val="auto"/>
                    </w:rPr>
                    <w:fldChar w:fldCharType="begin"/>
                  </w:r>
                  <w:r w:rsidRPr="00EA2B26">
                    <w:rPr>
                      <w:rFonts w:ascii="Times New Roman" w:hAnsi="Times New Roman" w:cs="Times New Roman"/>
                      <w:color w:val="auto"/>
                    </w:rPr>
                    <w:instrText xml:space="preserve"> SEQ Figure \* ARABIC </w:instrText>
                  </w:r>
                  <w:r w:rsidRPr="00EA2B26">
                    <w:rPr>
                      <w:rFonts w:ascii="Times New Roman" w:hAnsi="Times New Roman" w:cs="Times New Roman"/>
                      <w:color w:val="auto"/>
                    </w:rPr>
                    <w:fldChar w:fldCharType="separate"/>
                  </w:r>
                  <w:r w:rsidR="00111B93">
                    <w:rPr>
                      <w:rFonts w:ascii="Times New Roman" w:hAnsi="Times New Roman" w:cs="Times New Roman"/>
                      <w:noProof/>
                      <w:color w:val="auto"/>
                    </w:rPr>
                    <w:t>33</w:t>
                  </w:r>
                  <w:r w:rsidRPr="00EA2B26">
                    <w:rPr>
                      <w:rFonts w:ascii="Times New Roman" w:hAnsi="Times New Roman" w:cs="Times New Roman"/>
                      <w:color w:val="auto"/>
                    </w:rPr>
                    <w:fldChar w:fldCharType="end"/>
                  </w:r>
                  <w:r w:rsidRPr="00EA2B26">
                    <w:rPr>
                      <w:rFonts w:ascii="Times New Roman" w:hAnsi="Times New Roman" w:cs="Times New Roman"/>
                      <w:color w:val="auto"/>
                    </w:rPr>
                    <w:t xml:space="preserve"> :fonction pour commander le moteur selon les paramètres calculer</w:t>
                  </w:r>
                  <w:bookmarkEnd w:id="80"/>
                </w:p>
              </w:txbxContent>
            </v:textbox>
          </v:shape>
        </w:pict>
      </w:r>
    </w:p>
    <w:p w14:paraId="56386B5A" w14:textId="13E70A70" w:rsidR="00D03162" w:rsidRDefault="00D03162" w:rsidP="00E800AC"/>
    <w:p w14:paraId="6E01DAA1" w14:textId="0DDDC5C5" w:rsidR="00795001" w:rsidRDefault="00795001" w:rsidP="00E800AC"/>
    <w:p w14:paraId="4CD0C8A0" w14:textId="76D3AE40" w:rsidR="007F3BEA" w:rsidRPr="007F3BEA" w:rsidRDefault="0C492962" w:rsidP="00D52A39">
      <w:pPr>
        <w:pStyle w:val="Titre20"/>
        <w:numPr>
          <w:ilvl w:val="1"/>
          <w:numId w:val="71"/>
        </w:numPr>
        <w:rPr>
          <w:rFonts w:asciiTheme="majorBidi" w:eastAsia="Microsoft JhengHei" w:hAnsiTheme="majorBidi"/>
          <w:b/>
          <w:bCs/>
          <w:color w:val="auto"/>
          <w:sz w:val="36"/>
          <w:szCs w:val="36"/>
        </w:rPr>
      </w:pPr>
      <w:bookmarkStart w:id="81" w:name="_Toc1260986812"/>
      <w:bookmarkStart w:id="82" w:name="_Toc105167231"/>
      <w:r w:rsidRPr="0C492962">
        <w:rPr>
          <w:rStyle w:val="titre2Car0"/>
          <w:color w:val="auto"/>
        </w:rPr>
        <w:t>Interface homme machine « IHM</w:t>
      </w:r>
      <w:r w:rsidRPr="0C492962">
        <w:rPr>
          <w:rFonts w:asciiTheme="majorBidi" w:eastAsia="Microsoft JhengHei" w:hAnsiTheme="majorBidi"/>
          <w:b/>
          <w:bCs/>
          <w:color w:val="auto"/>
          <w:sz w:val="36"/>
          <w:szCs w:val="36"/>
        </w:rPr>
        <w:t> »</w:t>
      </w:r>
      <w:bookmarkEnd w:id="81"/>
      <w:bookmarkEnd w:id="82"/>
    </w:p>
    <w:p w14:paraId="00AD8B2E" w14:textId="11D140F8" w:rsidR="007F3BEA" w:rsidRDefault="1884F599" w:rsidP="00EA2B26">
      <w:pPr>
        <w:pStyle w:val="Style1"/>
        <w:ind w:firstLine="360"/>
        <w:jc w:val="both"/>
      </w:pPr>
      <w:r>
        <w:t>L'écran tactile résistive (4.3inch 480x272 TFT) va assurer l’interaction entre le médecin et la pousse seringue et vice versa, en fait toutes les données relatives à l’injection sont tapées à travers le médecin. Or que les données d’avancement et de l’état de la seringue ainsi que les alarmes sont affichées à travers l’écran.</w:t>
      </w:r>
    </w:p>
    <w:p w14:paraId="1CC10A27" w14:textId="6597D4BF" w:rsidR="007F3BEA" w:rsidRPr="007F3BEA" w:rsidRDefault="1884F599" w:rsidP="00D52A39">
      <w:pPr>
        <w:pStyle w:val="Paragraphedeliste"/>
        <w:numPr>
          <w:ilvl w:val="0"/>
          <w:numId w:val="5"/>
        </w:numPr>
        <w:rPr>
          <w:rFonts w:asciiTheme="majorBidi" w:hAnsiTheme="majorBidi" w:cstheme="majorBidi"/>
          <w:sz w:val="24"/>
          <w:szCs w:val="24"/>
        </w:rPr>
      </w:pPr>
      <w:r w:rsidRPr="1884F599">
        <w:rPr>
          <w:rFonts w:asciiTheme="majorBidi" w:hAnsiTheme="majorBidi" w:cstheme="majorBidi"/>
          <w:b/>
          <w:bCs/>
          <w:sz w:val="24"/>
          <w:szCs w:val="24"/>
        </w:rPr>
        <w:t>LTDC (LCD-TFT display Controller) et contrôleur de touches résistives.</w:t>
      </w:r>
    </w:p>
    <w:p w14:paraId="0DED6074" w14:textId="46E38552" w:rsidR="00F22575" w:rsidRDefault="000B21E8" w:rsidP="00F22575">
      <w:pPr>
        <w:pStyle w:val="Style1"/>
        <w:ind w:firstLine="360"/>
        <w:jc w:val="both"/>
      </w:pPr>
      <w:r>
        <w:rPr>
          <w:noProof/>
        </w:rPr>
        <w:pict w14:anchorId="380F6879">
          <v:shape id="_x0000_s1096" type="#_x0000_t202" style="position:absolute;left:0;text-align:left;margin-left:55.15pt;margin-top:283.15pt;width:5in;height:20.35pt;z-index:251702784;mso-position-horizontal-relative:text;mso-position-vertical-relative:text" stroked="f">
            <v:textbox style="mso-next-textbox:#_x0000_s1096;mso-fit-shape-to-text:t" inset="0,0,0,0">
              <w:txbxContent>
                <w:p w14:paraId="4227B483" w14:textId="419417FA" w:rsidR="00F22575" w:rsidRPr="00F22575" w:rsidRDefault="00F22575" w:rsidP="00F22575">
                  <w:pPr>
                    <w:pStyle w:val="Lgende"/>
                    <w:jc w:val="center"/>
                    <w:rPr>
                      <w:rFonts w:asciiTheme="majorBidi" w:hAnsiTheme="majorBidi" w:cstheme="majorBidi"/>
                      <w:noProof/>
                      <w:color w:val="auto"/>
                      <w:sz w:val="24"/>
                      <w:szCs w:val="24"/>
                    </w:rPr>
                  </w:pPr>
                  <w:r w:rsidRPr="00F22575">
                    <w:rPr>
                      <w:rFonts w:asciiTheme="majorBidi" w:hAnsiTheme="majorBidi" w:cstheme="majorBidi"/>
                      <w:color w:val="auto"/>
                    </w:rPr>
                    <w:t xml:space="preserve">Figure </w:t>
                  </w:r>
                  <w:r w:rsidRPr="00F22575">
                    <w:rPr>
                      <w:rFonts w:asciiTheme="majorBidi" w:hAnsiTheme="majorBidi" w:cstheme="majorBidi"/>
                      <w:color w:val="auto"/>
                    </w:rPr>
                    <w:fldChar w:fldCharType="begin"/>
                  </w:r>
                  <w:r w:rsidRPr="00F22575">
                    <w:rPr>
                      <w:rFonts w:asciiTheme="majorBidi" w:hAnsiTheme="majorBidi" w:cstheme="majorBidi"/>
                      <w:color w:val="auto"/>
                    </w:rPr>
                    <w:instrText xml:space="preserve"> SEQ Figure \* ARABIC </w:instrText>
                  </w:r>
                  <w:r w:rsidRPr="00F22575">
                    <w:rPr>
                      <w:rFonts w:asciiTheme="majorBidi" w:hAnsiTheme="majorBidi" w:cstheme="majorBidi"/>
                      <w:color w:val="auto"/>
                    </w:rPr>
                    <w:fldChar w:fldCharType="separate"/>
                  </w:r>
                  <w:r w:rsidR="00111B93">
                    <w:rPr>
                      <w:rFonts w:asciiTheme="majorBidi" w:hAnsiTheme="majorBidi" w:cstheme="majorBidi"/>
                      <w:noProof/>
                      <w:color w:val="auto"/>
                    </w:rPr>
                    <w:t>34</w:t>
                  </w:r>
                  <w:r w:rsidRPr="00F22575">
                    <w:rPr>
                      <w:rFonts w:asciiTheme="majorBidi" w:hAnsiTheme="majorBidi" w:cstheme="majorBidi"/>
                      <w:color w:val="auto"/>
                    </w:rPr>
                    <w:fldChar w:fldCharType="end"/>
                  </w:r>
                  <w:r w:rsidRPr="00F22575">
                    <w:rPr>
                      <w:rFonts w:asciiTheme="majorBidi" w:hAnsiTheme="majorBidi" w:cstheme="majorBidi"/>
                      <w:color w:val="auto"/>
                    </w:rPr>
                    <w:t>: interfaçage RGB</w:t>
                  </w:r>
                </w:p>
              </w:txbxContent>
            </v:textbox>
            <w10:wrap type="topAndBottom"/>
          </v:shape>
        </w:pict>
      </w:r>
      <w:r w:rsidR="00F22575">
        <w:rPr>
          <w:noProof/>
          <w:lang w:eastAsia="fr-FR"/>
        </w:rPr>
        <w:drawing>
          <wp:anchor distT="0" distB="0" distL="114300" distR="114300" simplePos="0" relativeHeight="251643904" behindDoc="0" locked="0" layoutInCell="1" allowOverlap="1" wp14:anchorId="3456B9F1" wp14:editId="128F0E38">
            <wp:simplePos x="0" y="0"/>
            <wp:positionH relativeFrom="column">
              <wp:posOffset>595630</wp:posOffset>
            </wp:positionH>
            <wp:positionV relativeFrom="paragraph">
              <wp:posOffset>1163320</wp:posOffset>
            </wp:positionV>
            <wp:extent cx="4572000" cy="2156774"/>
            <wp:effectExtent l="0" t="0" r="0" b="0"/>
            <wp:wrapTopAndBottom/>
            <wp:docPr id="1341717849" name="Image 679944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79944762"/>
                    <pic:cNvPicPr/>
                  </pic:nvPicPr>
                  <pic:blipFill>
                    <a:blip r:embed="rId66">
                      <a:extLst>
                        <a:ext uri="{28A0092B-C50C-407E-A947-70E740481C1C}">
                          <a14:useLocalDpi xmlns:a14="http://schemas.microsoft.com/office/drawing/2010/main" val="0"/>
                        </a:ext>
                      </a:extLst>
                    </a:blip>
                    <a:srcRect b="28344"/>
                    <a:stretch>
                      <a:fillRect/>
                    </a:stretch>
                  </pic:blipFill>
                  <pic:spPr>
                    <a:xfrm>
                      <a:off x="0" y="0"/>
                      <a:ext cx="4572000" cy="2156774"/>
                    </a:xfrm>
                    <a:prstGeom prst="rect">
                      <a:avLst/>
                    </a:prstGeom>
                  </pic:spPr>
                </pic:pic>
              </a:graphicData>
            </a:graphic>
          </wp:anchor>
        </w:drawing>
      </w:r>
      <w:r w:rsidR="1884F599">
        <w:t xml:space="preserve">Grace au périphérique LTDC on pourra interfacer l’écran avec la carte STM32, ce périphérique est responsable à transmettre l’ensemble des pixels d’une image sous une format bien déterminé (hors de portée de ce rapport due à sa taille). Le LTDC consomme beaucoup de ressources que ce soit au niveau des pins (&gt;40 pins) ou au niveau calcules et traitements. </w:t>
      </w:r>
    </w:p>
    <w:p w14:paraId="0B9434CE" w14:textId="2DB4D8C9" w:rsidR="1884F599" w:rsidRDefault="1884F599" w:rsidP="00EA2B26">
      <w:pPr>
        <w:pStyle w:val="Style1"/>
        <w:ind w:firstLine="360"/>
        <w:jc w:val="both"/>
      </w:pPr>
      <w:r>
        <w:lastRenderedPageBreak/>
        <w:t xml:space="preserve">C’est pour cela qu’on a utilisé un accélérateur </w:t>
      </w:r>
      <w:r w:rsidRPr="1884F599">
        <w:rPr>
          <w:b/>
          <w:bCs/>
        </w:rPr>
        <w:t>DMA2D.</w:t>
      </w:r>
    </w:p>
    <w:p w14:paraId="3DD2C4A0" w14:textId="7E386171" w:rsidR="00F22575" w:rsidRDefault="00F22575" w:rsidP="00F22575">
      <w:pPr>
        <w:pStyle w:val="Style1"/>
      </w:pPr>
      <w:r>
        <w:rPr>
          <w:noProof/>
          <w:lang w:eastAsia="fr-FR"/>
        </w:rPr>
        <w:drawing>
          <wp:anchor distT="0" distB="0" distL="114300" distR="114300" simplePos="0" relativeHeight="251650048" behindDoc="0" locked="0" layoutInCell="1" allowOverlap="1" wp14:anchorId="1144B071" wp14:editId="152123C9">
            <wp:simplePos x="0" y="0"/>
            <wp:positionH relativeFrom="column">
              <wp:posOffset>595630</wp:posOffset>
            </wp:positionH>
            <wp:positionV relativeFrom="paragraph">
              <wp:posOffset>13335</wp:posOffset>
            </wp:positionV>
            <wp:extent cx="4572000" cy="1571625"/>
            <wp:effectExtent l="0" t="0" r="0" b="0"/>
            <wp:wrapNone/>
            <wp:docPr id="309598971" name="Image 693645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93645441"/>
                    <pic:cNvPicPr/>
                  </pic:nvPicPr>
                  <pic:blipFill>
                    <a:blip r:embed="rId67">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anchor>
        </w:drawing>
      </w:r>
    </w:p>
    <w:p w14:paraId="59CE0D35" w14:textId="31B19662" w:rsidR="00F22575" w:rsidRDefault="00F22575" w:rsidP="00F22575">
      <w:pPr>
        <w:pStyle w:val="Style1"/>
      </w:pPr>
    </w:p>
    <w:p w14:paraId="50DD9759" w14:textId="75EB637E" w:rsidR="00F22575" w:rsidRDefault="00F22575" w:rsidP="00F22575">
      <w:pPr>
        <w:pStyle w:val="Style1"/>
      </w:pPr>
    </w:p>
    <w:p w14:paraId="60041D27" w14:textId="31A8166A" w:rsidR="00F22575" w:rsidRDefault="00F22575" w:rsidP="00F22575">
      <w:pPr>
        <w:pStyle w:val="Style1"/>
      </w:pPr>
    </w:p>
    <w:p w14:paraId="0B09B5DA" w14:textId="53FF36F8" w:rsidR="1884F599" w:rsidRDefault="000B21E8" w:rsidP="00F22575">
      <w:pPr>
        <w:pStyle w:val="Style1"/>
      </w:pPr>
      <w:r>
        <w:rPr>
          <w:noProof/>
        </w:rPr>
        <w:pict w14:anchorId="1AE36467">
          <v:shape id="_x0000_s1097" type="#_x0000_t202" style="position:absolute;margin-left:46.9pt;margin-top:28.75pt;width:5in;height:20.35pt;z-index:251703808;mso-position-horizontal-relative:text;mso-position-vertical-relative:text" stroked="f">
            <v:textbox style="mso-fit-shape-to-text:t" inset="0,0,0,0">
              <w:txbxContent>
                <w:p w14:paraId="208F8CED" w14:textId="2ECD903F" w:rsidR="00F22575" w:rsidRPr="00F22575" w:rsidRDefault="00F22575" w:rsidP="00F22575">
                  <w:pPr>
                    <w:pStyle w:val="Lgende"/>
                    <w:jc w:val="center"/>
                    <w:rPr>
                      <w:rFonts w:asciiTheme="majorBidi" w:hAnsiTheme="majorBidi" w:cstheme="majorBidi"/>
                      <w:noProof/>
                      <w:color w:val="auto"/>
                      <w:sz w:val="24"/>
                      <w:szCs w:val="24"/>
                    </w:rPr>
                  </w:pPr>
                  <w:r w:rsidRPr="00F22575">
                    <w:rPr>
                      <w:rFonts w:asciiTheme="majorBidi" w:hAnsiTheme="majorBidi" w:cstheme="majorBidi"/>
                      <w:color w:val="auto"/>
                    </w:rPr>
                    <w:t xml:space="preserve">Figure </w:t>
                  </w:r>
                  <w:r w:rsidRPr="00F22575">
                    <w:rPr>
                      <w:rFonts w:asciiTheme="majorBidi" w:hAnsiTheme="majorBidi" w:cstheme="majorBidi"/>
                      <w:color w:val="auto"/>
                    </w:rPr>
                    <w:fldChar w:fldCharType="begin"/>
                  </w:r>
                  <w:r w:rsidRPr="00F22575">
                    <w:rPr>
                      <w:rFonts w:asciiTheme="majorBidi" w:hAnsiTheme="majorBidi" w:cstheme="majorBidi"/>
                      <w:color w:val="auto"/>
                    </w:rPr>
                    <w:instrText xml:space="preserve"> SEQ Figure \* ARABIC </w:instrText>
                  </w:r>
                  <w:r w:rsidRPr="00F22575">
                    <w:rPr>
                      <w:rFonts w:asciiTheme="majorBidi" w:hAnsiTheme="majorBidi" w:cstheme="majorBidi"/>
                      <w:color w:val="auto"/>
                    </w:rPr>
                    <w:fldChar w:fldCharType="separate"/>
                  </w:r>
                  <w:r w:rsidR="00111B93">
                    <w:rPr>
                      <w:rFonts w:asciiTheme="majorBidi" w:hAnsiTheme="majorBidi" w:cstheme="majorBidi"/>
                      <w:noProof/>
                      <w:color w:val="auto"/>
                    </w:rPr>
                    <w:t>35</w:t>
                  </w:r>
                  <w:r w:rsidRPr="00F22575">
                    <w:rPr>
                      <w:rFonts w:asciiTheme="majorBidi" w:hAnsiTheme="majorBidi" w:cstheme="majorBidi"/>
                      <w:color w:val="auto"/>
                    </w:rPr>
                    <w:fldChar w:fldCharType="end"/>
                  </w:r>
                  <w:r w:rsidRPr="00F22575">
                    <w:rPr>
                      <w:rFonts w:asciiTheme="majorBidi" w:hAnsiTheme="majorBidi" w:cstheme="majorBidi"/>
                      <w:color w:val="auto"/>
                    </w:rPr>
                    <w:t>: Structure de données passées dans LTDC</w:t>
                  </w:r>
                </w:p>
              </w:txbxContent>
            </v:textbox>
          </v:shape>
        </w:pict>
      </w:r>
    </w:p>
    <w:p w14:paraId="17DCBCA5" w14:textId="77777777" w:rsidR="00F22575" w:rsidRDefault="00F22575" w:rsidP="00F22575">
      <w:pPr>
        <w:pStyle w:val="Style1"/>
        <w:rPr>
          <w:rFonts w:ascii="Times New Roman" w:hAnsi="Times New Roman" w:cs="Times New Roman"/>
        </w:rPr>
      </w:pPr>
    </w:p>
    <w:p w14:paraId="3B98550B" w14:textId="7405AF1B" w:rsidR="1884F599" w:rsidRDefault="1884F599" w:rsidP="00B1770D">
      <w:pPr>
        <w:pStyle w:val="Style1"/>
        <w:ind w:firstLine="708"/>
        <w:rPr>
          <w:rFonts w:ascii="Times New Roman" w:hAnsi="Times New Roman" w:cs="Times New Roman"/>
        </w:rPr>
      </w:pPr>
      <w:r w:rsidRPr="1884F599">
        <w:rPr>
          <w:rFonts w:ascii="Times New Roman" w:hAnsi="Times New Roman" w:cs="Times New Roman"/>
        </w:rPr>
        <w:t xml:space="preserve">Le périphérique de touche résistive est un système qui va convertir </w:t>
      </w:r>
      <w:r w:rsidR="00001709" w:rsidRPr="1884F599">
        <w:rPr>
          <w:rFonts w:ascii="Times New Roman" w:hAnsi="Times New Roman" w:cs="Times New Roman"/>
        </w:rPr>
        <w:t>les données analogiques</w:t>
      </w:r>
      <w:r w:rsidRPr="1884F599">
        <w:rPr>
          <w:rFonts w:ascii="Times New Roman" w:hAnsi="Times New Roman" w:cs="Times New Roman"/>
        </w:rPr>
        <w:t xml:space="preserve"> des touches à des coordonnées </w:t>
      </w:r>
      <w:r w:rsidR="00001709" w:rsidRPr="1884F599">
        <w:rPr>
          <w:rFonts w:ascii="Times New Roman" w:hAnsi="Times New Roman" w:cs="Times New Roman"/>
        </w:rPr>
        <w:t>x, y puis</w:t>
      </w:r>
      <w:r w:rsidRPr="1884F599">
        <w:rPr>
          <w:rFonts w:ascii="Times New Roman" w:hAnsi="Times New Roman" w:cs="Times New Roman"/>
        </w:rPr>
        <w:t xml:space="preserve"> il les transmet à travers le protocole i2c ou spi pour que le processeur l’interprète. En fait le processeur doit connaitre le protocole dont le contrôleur de touche utilise pour transmettre l’information. Dans ce cas un pilote logiciel doit être programmé pour assurer la communication avec le périphérique.</w:t>
      </w:r>
    </w:p>
    <w:p w14:paraId="787EFAFF" w14:textId="77777777" w:rsidR="00F22575" w:rsidRDefault="1884F599" w:rsidP="00F22575">
      <w:pPr>
        <w:pStyle w:val="Style1"/>
        <w:keepNext/>
        <w:jc w:val="center"/>
      </w:pPr>
      <w:r>
        <w:rPr>
          <w:noProof/>
          <w:lang w:eastAsia="fr-FR"/>
        </w:rPr>
        <w:drawing>
          <wp:inline distT="0" distB="0" distL="0" distR="0" wp14:anchorId="4D1661AA" wp14:editId="336682A9">
            <wp:extent cx="4572000" cy="2085975"/>
            <wp:effectExtent l="0" t="0" r="0" b="0"/>
            <wp:docPr id="753302738" name="Image 75330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14:paraId="77CC768F" w14:textId="3748C34C" w:rsidR="1884F599" w:rsidRPr="00F22575" w:rsidRDefault="00F22575" w:rsidP="00F22575">
      <w:pPr>
        <w:pStyle w:val="Lgende"/>
        <w:jc w:val="center"/>
        <w:rPr>
          <w:rFonts w:asciiTheme="majorBidi" w:hAnsiTheme="majorBidi" w:cstheme="majorBidi"/>
          <w:b/>
          <w:bCs/>
          <w:color w:val="auto"/>
        </w:rPr>
      </w:pPr>
      <w:r w:rsidRPr="00F22575">
        <w:rPr>
          <w:rFonts w:asciiTheme="majorBidi" w:hAnsiTheme="majorBidi" w:cstheme="majorBidi"/>
          <w:color w:val="auto"/>
        </w:rPr>
        <w:t xml:space="preserve">Figure </w:t>
      </w:r>
      <w:r w:rsidRPr="00F22575">
        <w:rPr>
          <w:rFonts w:asciiTheme="majorBidi" w:hAnsiTheme="majorBidi" w:cstheme="majorBidi"/>
          <w:color w:val="auto"/>
        </w:rPr>
        <w:fldChar w:fldCharType="begin"/>
      </w:r>
      <w:r w:rsidRPr="00F22575">
        <w:rPr>
          <w:rFonts w:asciiTheme="majorBidi" w:hAnsiTheme="majorBidi" w:cstheme="majorBidi"/>
          <w:color w:val="auto"/>
        </w:rPr>
        <w:instrText xml:space="preserve"> SEQ Figure \* ARABIC </w:instrText>
      </w:r>
      <w:r w:rsidRPr="00F22575">
        <w:rPr>
          <w:rFonts w:asciiTheme="majorBidi" w:hAnsiTheme="majorBidi" w:cstheme="majorBidi"/>
          <w:color w:val="auto"/>
        </w:rPr>
        <w:fldChar w:fldCharType="separate"/>
      </w:r>
      <w:r w:rsidR="00111B93">
        <w:rPr>
          <w:rFonts w:asciiTheme="majorBidi" w:hAnsiTheme="majorBidi" w:cstheme="majorBidi"/>
          <w:noProof/>
          <w:color w:val="auto"/>
        </w:rPr>
        <w:t>36</w:t>
      </w:r>
      <w:r w:rsidRPr="00F22575">
        <w:rPr>
          <w:rFonts w:asciiTheme="majorBidi" w:hAnsiTheme="majorBidi" w:cstheme="majorBidi"/>
          <w:color w:val="auto"/>
        </w:rPr>
        <w:fldChar w:fldCharType="end"/>
      </w:r>
      <w:r w:rsidRPr="00F22575">
        <w:rPr>
          <w:rFonts w:asciiTheme="majorBidi" w:hAnsiTheme="majorBidi" w:cstheme="majorBidi"/>
          <w:color w:val="auto"/>
        </w:rPr>
        <w:t xml:space="preserve"> : Communication dalle tactile résistive et processeur</w:t>
      </w:r>
    </w:p>
    <w:p w14:paraId="504E4775" w14:textId="24124360" w:rsidR="1884F599" w:rsidRDefault="1884F599" w:rsidP="1884F599">
      <w:pPr>
        <w:pStyle w:val="Style1"/>
        <w:rPr>
          <w:rFonts w:ascii="Times New Roman" w:hAnsi="Times New Roman" w:cs="Times New Roman"/>
        </w:rPr>
      </w:pPr>
    </w:p>
    <w:p w14:paraId="4084D9E9" w14:textId="0A5033F3" w:rsidR="007F3BEA" w:rsidRDefault="007F3BEA" w:rsidP="00D52A39">
      <w:pPr>
        <w:numPr>
          <w:ilvl w:val="0"/>
          <w:numId w:val="9"/>
        </w:numPr>
        <w:rPr>
          <w:rFonts w:asciiTheme="majorBidi" w:hAnsiTheme="majorBidi" w:cstheme="majorBidi"/>
          <w:b/>
          <w:bCs/>
          <w:sz w:val="24"/>
          <w:szCs w:val="24"/>
        </w:rPr>
      </w:pPr>
      <w:r w:rsidRPr="007F3BEA">
        <w:rPr>
          <w:rFonts w:asciiTheme="majorBidi" w:hAnsiTheme="majorBidi" w:cstheme="majorBidi"/>
          <w:b/>
          <w:bCs/>
          <w:sz w:val="24"/>
          <w:szCs w:val="24"/>
        </w:rPr>
        <w:t>Architecture (MVP)</w:t>
      </w:r>
    </w:p>
    <w:p w14:paraId="43A89F41" w14:textId="65C382F0" w:rsidR="007F3BEA" w:rsidRPr="007F3BEA" w:rsidRDefault="007F3BEA" w:rsidP="00B1770D">
      <w:pPr>
        <w:pStyle w:val="Style1"/>
        <w:ind w:firstLine="360"/>
        <w:rPr>
          <w:rStyle w:val="lev"/>
          <w:b w:val="0"/>
          <w:bCs w:val="0"/>
        </w:rPr>
      </w:pPr>
      <w:r w:rsidRPr="007F3BEA">
        <w:rPr>
          <w:rStyle w:val="lev"/>
          <w:b w:val="0"/>
          <w:bCs w:val="0"/>
        </w:rPr>
        <w:t>On a utilisé le Framework TouchGFX pour développer l’interface homme machine.</w:t>
      </w:r>
    </w:p>
    <w:p w14:paraId="36F251C3" w14:textId="64B65DF4" w:rsidR="007F3BEA" w:rsidRPr="007F3BEA" w:rsidRDefault="007F3BEA" w:rsidP="00B1770D">
      <w:pPr>
        <w:pStyle w:val="Style1"/>
        <w:ind w:firstLine="360"/>
        <w:rPr>
          <w:rStyle w:val="lev"/>
          <w:b w:val="0"/>
          <w:bCs w:val="0"/>
        </w:rPr>
      </w:pPr>
      <w:r w:rsidRPr="007F3BEA">
        <w:rPr>
          <w:rStyle w:val="lev"/>
          <w:b w:val="0"/>
          <w:bCs w:val="0"/>
        </w:rPr>
        <w:t xml:space="preserve">Le X-CUBE-TOUCHGFX est une expansion développée par ST pour faciliter l’intégration avec CUBE-IDE, en fait grâce à la méthode drag and drop, on peut faire le design de l’ensemble des vues (view) et puis on génère le code en C++ selon une architecture appelé MVP avec l’approche orienté objets. </w:t>
      </w:r>
    </w:p>
    <w:p w14:paraId="093774D1" w14:textId="18831BAA" w:rsidR="007F3BEA" w:rsidRDefault="007F3BEA" w:rsidP="00B1770D">
      <w:pPr>
        <w:pStyle w:val="Style1"/>
        <w:ind w:firstLine="360"/>
        <w:rPr>
          <w:rFonts w:eastAsia="system-ui"/>
        </w:rPr>
      </w:pPr>
      <w:r w:rsidRPr="349F5BE1">
        <w:rPr>
          <w:rFonts w:eastAsia="system-ui"/>
        </w:rPr>
        <w:lastRenderedPageBreak/>
        <w:t>Modèle de conception modèle-vue-présentateur</w:t>
      </w:r>
    </w:p>
    <w:p w14:paraId="2F893AA3" w14:textId="31151EBF" w:rsidR="007F3BEA" w:rsidRDefault="007F3BEA" w:rsidP="00B1770D">
      <w:pPr>
        <w:pStyle w:val="Style1"/>
        <w:ind w:firstLine="360"/>
        <w:rPr>
          <w:rFonts w:eastAsia="system-ui"/>
        </w:rPr>
      </w:pPr>
      <w:r w:rsidRPr="349F5BE1">
        <w:rPr>
          <w:rFonts w:eastAsia="system-ui"/>
        </w:rPr>
        <w:t>Les interfaces utilisateur TouchGFX suivent un modèle architectural appelé MVP qui est une dérivation du modèle Modèle-Vue-Contrôleur (MVC). Les deux sont largement utilisés pour créer des applications d'interface homme machine.</w:t>
      </w:r>
    </w:p>
    <w:p w14:paraId="3E9B4858" w14:textId="749D90F8" w:rsidR="007F3BEA" w:rsidRDefault="007F3BEA" w:rsidP="00B1770D">
      <w:pPr>
        <w:pStyle w:val="Style1"/>
        <w:ind w:firstLine="360"/>
      </w:pPr>
      <w:r w:rsidRPr="349F5BE1">
        <w:rPr>
          <w:rFonts w:eastAsia="system-ui"/>
        </w:rPr>
        <w:t>Dans MVP, les trois classes sont définies comme suit :</w:t>
      </w:r>
    </w:p>
    <w:p w14:paraId="66333C98" w14:textId="77777777" w:rsidR="007F3BEA" w:rsidRDefault="007F3BEA" w:rsidP="00D52A39">
      <w:pPr>
        <w:pStyle w:val="Style1"/>
        <w:numPr>
          <w:ilvl w:val="0"/>
          <w:numId w:val="10"/>
        </w:numPr>
      </w:pPr>
      <w:r w:rsidRPr="007F3BEA">
        <w:rPr>
          <w:rFonts w:eastAsia="system-ui"/>
          <w:b/>
          <w:bCs/>
        </w:rPr>
        <w:t xml:space="preserve">Le </w:t>
      </w:r>
      <w:r w:rsidRPr="007F3BEA">
        <w:rPr>
          <w:rFonts w:eastAsia="system-ui"/>
          <w:b/>
          <w:bCs/>
          <w:i/>
          <w:iCs/>
        </w:rPr>
        <w:t>modèle (Model)</w:t>
      </w:r>
      <w:r w:rsidRPr="007F3BEA">
        <w:rPr>
          <w:rFonts w:eastAsia="system-ui"/>
          <w:b/>
          <w:bCs/>
        </w:rPr>
        <w:t xml:space="preserve"> </w:t>
      </w:r>
      <w:r w:rsidRPr="7EAAF5DA">
        <w:rPr>
          <w:rFonts w:eastAsia="system-ui"/>
        </w:rPr>
        <w:t>est une interface de données, elle sert également de lien entre la partie non-UI (Backend system) et la partie UI (User Interface) du projet : c’est le cœur de l’interface graphique.</w:t>
      </w:r>
    </w:p>
    <w:p w14:paraId="56A8913F" w14:textId="77777777" w:rsidR="007F3BEA" w:rsidRDefault="007F3BEA" w:rsidP="00D52A39">
      <w:pPr>
        <w:pStyle w:val="Style1"/>
        <w:numPr>
          <w:ilvl w:val="0"/>
          <w:numId w:val="10"/>
        </w:numPr>
      </w:pPr>
      <w:r w:rsidRPr="007F3BEA">
        <w:rPr>
          <w:rFonts w:eastAsia="system-ui"/>
          <w:b/>
          <w:bCs/>
        </w:rPr>
        <w:t xml:space="preserve">La </w:t>
      </w:r>
      <w:r w:rsidRPr="007F3BEA">
        <w:rPr>
          <w:rFonts w:eastAsia="system-ui"/>
          <w:b/>
          <w:bCs/>
          <w:i/>
          <w:iCs/>
        </w:rPr>
        <w:t>vue (View)</w:t>
      </w:r>
      <w:r w:rsidRPr="007F3BEA">
        <w:rPr>
          <w:rFonts w:eastAsia="system-ui"/>
          <w:b/>
          <w:bCs/>
        </w:rPr>
        <w:t xml:space="preserve"> </w:t>
      </w:r>
      <w:r w:rsidRPr="3494BB9D">
        <w:rPr>
          <w:rFonts w:eastAsia="system-ui"/>
        </w:rPr>
        <w:t>est une interface passive interface passive qui affiche les données et acquiert les informations de l’utilisateur (via les différents widgets de touchgfx ex : zone de texte, image, bouton, menu déroulant, curseur…)</w:t>
      </w:r>
    </w:p>
    <w:p w14:paraId="1BD90BA9" w14:textId="56AB7D24" w:rsidR="007F3BEA" w:rsidRDefault="007F3BEA" w:rsidP="00D52A39">
      <w:pPr>
        <w:pStyle w:val="Style1"/>
        <w:numPr>
          <w:ilvl w:val="0"/>
          <w:numId w:val="10"/>
        </w:numPr>
      </w:pPr>
      <w:r w:rsidRPr="007F3BEA">
        <w:rPr>
          <w:rFonts w:eastAsia="system-ui"/>
          <w:b/>
          <w:bCs/>
        </w:rPr>
        <w:t xml:space="preserve">Le </w:t>
      </w:r>
      <w:r w:rsidRPr="007F3BEA">
        <w:rPr>
          <w:rFonts w:eastAsia="system-ui"/>
          <w:b/>
          <w:bCs/>
          <w:i/>
          <w:iCs/>
        </w:rPr>
        <w:t>présentateur (Presenter</w:t>
      </w:r>
      <w:r w:rsidRPr="3494BB9D">
        <w:rPr>
          <w:rFonts w:eastAsia="system-ui"/>
          <w:i/>
          <w:iCs/>
        </w:rPr>
        <w:t>)</w:t>
      </w:r>
      <w:r w:rsidRPr="3494BB9D">
        <w:rPr>
          <w:rFonts w:eastAsia="system-ui"/>
        </w:rPr>
        <w:t xml:space="preserve"> est une classe qui agit sur le modèle et la vue. Elle récupère les données du modèle et les formate pour les afficher dans la vue.</w:t>
      </w:r>
    </w:p>
    <w:p w14:paraId="7A115C18" w14:textId="47E86B66" w:rsidR="0042229A" w:rsidRDefault="0042229A" w:rsidP="18AFD3F6">
      <w:pPr>
        <w:rPr>
          <w:rFonts w:asciiTheme="majorBidi" w:hAnsiTheme="majorBidi" w:cstheme="majorBidi"/>
          <w:b/>
          <w:bCs/>
          <w:sz w:val="24"/>
          <w:szCs w:val="24"/>
        </w:rPr>
      </w:pPr>
    </w:p>
    <w:p w14:paraId="546D521E" w14:textId="4FA9BB10" w:rsidR="0042229A" w:rsidRDefault="0042229A" w:rsidP="1884F599">
      <w:pPr>
        <w:jc w:val="center"/>
        <w:rPr>
          <w:rFonts w:asciiTheme="majorBidi" w:hAnsiTheme="majorBidi" w:cstheme="majorBidi"/>
          <w:b/>
          <w:bCs/>
          <w:sz w:val="24"/>
          <w:szCs w:val="24"/>
        </w:rPr>
      </w:pPr>
      <w:r>
        <w:rPr>
          <w:noProof/>
          <w:lang w:eastAsia="fr-FR"/>
        </w:rPr>
        <w:drawing>
          <wp:inline distT="0" distB="0" distL="0" distR="0" wp14:anchorId="5CC6CA7B" wp14:editId="7EAF529B">
            <wp:extent cx="4333875" cy="2457450"/>
            <wp:effectExtent l="0" t="0" r="9525" b="0"/>
            <wp:docPr id="1035485385" name="Image 1035485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35485385"/>
                    <pic:cNvPicPr/>
                  </pic:nvPicPr>
                  <pic:blipFill>
                    <a:blip r:embed="rId69">
                      <a:extLst>
                        <a:ext uri="{28A0092B-C50C-407E-A947-70E740481C1C}">
                          <a14:useLocalDpi xmlns:a14="http://schemas.microsoft.com/office/drawing/2010/main" val="0"/>
                        </a:ext>
                      </a:extLst>
                    </a:blip>
                    <a:stretch>
                      <a:fillRect/>
                    </a:stretch>
                  </pic:blipFill>
                  <pic:spPr>
                    <a:xfrm>
                      <a:off x="0" y="0"/>
                      <a:ext cx="4333875" cy="2457450"/>
                    </a:xfrm>
                    <a:prstGeom prst="rect">
                      <a:avLst/>
                    </a:prstGeom>
                  </pic:spPr>
                </pic:pic>
              </a:graphicData>
            </a:graphic>
          </wp:inline>
        </w:drawing>
      </w:r>
    </w:p>
    <w:p w14:paraId="3BD20DA1" w14:textId="42E10CCD" w:rsidR="0042229A" w:rsidRDefault="000B21E8" w:rsidP="1884F599">
      <w:pPr>
        <w:rPr>
          <w:rFonts w:asciiTheme="majorBidi" w:hAnsiTheme="majorBidi" w:cstheme="majorBidi"/>
          <w:b/>
          <w:bCs/>
          <w:sz w:val="24"/>
          <w:szCs w:val="24"/>
        </w:rPr>
      </w:pPr>
      <w:r>
        <w:rPr>
          <w:noProof/>
        </w:rPr>
        <w:pict w14:anchorId="5AA869A1">
          <v:shape id="Zone de texte 24" o:spid="_x0000_s1052" type="#_x0000_t202" style="position:absolute;margin-left:69.4pt;margin-top:3.4pt;width:341.25pt;height:18.75pt;z-index:251666944;visibility:visible;mso-wrap-style:square;mso-height-percent:0;mso-wrap-distance-left:9pt;mso-wrap-distance-top:0;mso-wrap-distance-right:9pt;mso-wrap-distance-bottom:0;mso-position-horizontal-relative:margin;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" stroked="f">
            <v:textbox inset="0,0,0,0">
              <w:txbxContent>
                <w:p w14:paraId="2D1C28E8" w14:textId="288D1C84" w:rsidR="00F22575" w:rsidRPr="00F22575" w:rsidRDefault="00F22575" w:rsidP="007F3BEA">
                  <w:pPr>
                    <w:pStyle w:val="Lgende"/>
                    <w:jc w:val="center"/>
                    <w:rPr>
                      <w:rFonts w:asciiTheme="majorBidi" w:hAnsiTheme="majorBidi" w:cstheme="majorBidi"/>
                      <w:noProof/>
                      <w:color w:val="auto"/>
                      <w:sz w:val="20"/>
                      <w:szCs w:val="20"/>
                    </w:rPr>
                  </w:pPr>
                  <w:bookmarkStart w:id="83" w:name="_Toc105167276"/>
                  <w:r w:rsidRPr="00F22575">
                    <w:rPr>
                      <w:rFonts w:asciiTheme="majorBidi" w:hAnsiTheme="majorBidi" w:cstheme="majorBidi"/>
                      <w:color w:val="auto"/>
                      <w:sz w:val="20"/>
                      <w:szCs w:val="20"/>
                    </w:rPr>
                    <w:t xml:space="preserve">Figure </w:t>
                  </w:r>
                  <w:r w:rsidRPr="00F22575">
                    <w:rPr>
                      <w:rFonts w:asciiTheme="majorBidi" w:hAnsiTheme="majorBidi" w:cstheme="majorBidi"/>
                      <w:color w:val="auto"/>
                      <w:sz w:val="20"/>
                      <w:szCs w:val="20"/>
                    </w:rPr>
                    <w:fldChar w:fldCharType="begin"/>
                  </w:r>
                  <w:r w:rsidRPr="00F22575">
                    <w:rPr>
                      <w:rFonts w:asciiTheme="majorBidi" w:hAnsiTheme="majorBidi" w:cstheme="majorBidi"/>
                      <w:color w:val="auto"/>
                      <w:sz w:val="20"/>
                      <w:szCs w:val="20"/>
                    </w:rPr>
                    <w:instrText xml:space="preserve"> SEQ Figure \* ARABIC </w:instrText>
                  </w:r>
                  <w:r w:rsidRPr="00F22575">
                    <w:rPr>
                      <w:rFonts w:asciiTheme="majorBidi" w:hAnsiTheme="majorBidi" w:cstheme="majorBidi"/>
                      <w:color w:val="auto"/>
                      <w:sz w:val="20"/>
                      <w:szCs w:val="20"/>
                    </w:rPr>
                    <w:fldChar w:fldCharType="separate"/>
                  </w:r>
                  <w:r w:rsidR="00111B93">
                    <w:rPr>
                      <w:rFonts w:asciiTheme="majorBidi" w:hAnsiTheme="majorBidi" w:cstheme="majorBidi"/>
                      <w:noProof/>
                      <w:color w:val="auto"/>
                      <w:sz w:val="20"/>
                      <w:szCs w:val="20"/>
                    </w:rPr>
                    <w:t>37</w:t>
                  </w:r>
                  <w:r w:rsidRPr="00F22575">
                    <w:rPr>
                      <w:rFonts w:asciiTheme="majorBidi" w:hAnsiTheme="majorBidi" w:cstheme="majorBidi"/>
                      <w:color w:val="auto"/>
                      <w:sz w:val="20"/>
                      <w:szCs w:val="20"/>
                    </w:rPr>
                    <w:fldChar w:fldCharType="end"/>
                  </w:r>
                  <w:r w:rsidRPr="00F22575">
                    <w:rPr>
                      <w:rFonts w:asciiTheme="majorBidi" w:hAnsiTheme="majorBidi" w:cstheme="majorBidi"/>
                      <w:color w:val="auto"/>
                      <w:sz w:val="20"/>
                      <w:szCs w:val="20"/>
                    </w:rPr>
                    <w:t xml:space="preserve"> : Modèle de conception modèle-vue-présentateur</w:t>
                  </w:r>
                  <w:bookmarkEnd w:id="83"/>
                </w:p>
              </w:txbxContent>
            </v:textbox>
            <w10:wrap anchorx="margin"/>
          </v:shape>
        </w:pict>
      </w:r>
    </w:p>
    <w:p w14:paraId="70A109D7" w14:textId="343A7D2E" w:rsidR="007F3BEA" w:rsidRPr="007F3BEA" w:rsidRDefault="007F3BEA" w:rsidP="18AFD3F6">
      <w:pPr>
        <w:rPr>
          <w:rFonts w:asciiTheme="majorBidi" w:hAnsiTheme="majorBidi" w:cstheme="majorBidi"/>
          <w:b/>
          <w:bCs/>
          <w:sz w:val="24"/>
          <w:szCs w:val="24"/>
        </w:rPr>
      </w:pPr>
    </w:p>
    <w:p w14:paraId="6D0366D4" w14:textId="4F53BAE0" w:rsidR="00E800AC" w:rsidRDefault="007F3BEA" w:rsidP="00D52A39">
      <w:pPr>
        <w:pStyle w:val="Paragraphedeliste"/>
        <w:numPr>
          <w:ilvl w:val="0"/>
          <w:numId w:val="9"/>
        </w:numPr>
        <w:rPr>
          <w:rFonts w:asciiTheme="majorBidi" w:hAnsiTheme="majorBidi" w:cstheme="majorBidi"/>
          <w:b/>
          <w:bCs/>
          <w:sz w:val="24"/>
          <w:szCs w:val="24"/>
        </w:rPr>
      </w:pPr>
      <w:r w:rsidRPr="007F3BEA">
        <w:rPr>
          <w:rFonts w:asciiTheme="majorBidi" w:hAnsiTheme="majorBidi" w:cstheme="majorBidi"/>
          <w:b/>
          <w:bCs/>
          <w:sz w:val="24"/>
          <w:szCs w:val="24"/>
        </w:rPr>
        <w:t>Les interactions dans TouchGFX</w:t>
      </w:r>
    </w:p>
    <w:p w14:paraId="368CB83F" w14:textId="3E7DFAC3" w:rsidR="007F3BEA" w:rsidRPr="00C30C09" w:rsidRDefault="007F3BEA" w:rsidP="00C30C09">
      <w:pPr>
        <w:pStyle w:val="Style1"/>
        <w:rPr>
          <w:rStyle w:val="lev"/>
          <w:b w:val="0"/>
          <w:bCs w:val="0"/>
        </w:rPr>
      </w:pPr>
      <w:r w:rsidRPr="00C30C09">
        <w:rPr>
          <w:rStyle w:val="lev"/>
          <w:b w:val="0"/>
          <w:bCs w:val="0"/>
        </w:rPr>
        <w:t>Dans TouchGFX Designer, une interaction est constituée d'un trigger et d'une action :</w:t>
      </w:r>
    </w:p>
    <w:p w14:paraId="4F850BA6" w14:textId="6766A1C9" w:rsidR="007F3BEA" w:rsidRPr="00C30C09" w:rsidRDefault="007F3BEA" w:rsidP="00D52A39">
      <w:pPr>
        <w:pStyle w:val="Style1"/>
        <w:numPr>
          <w:ilvl w:val="0"/>
          <w:numId w:val="4"/>
        </w:numPr>
        <w:rPr>
          <w:rStyle w:val="lev"/>
          <w:b w:val="0"/>
          <w:bCs w:val="0"/>
        </w:rPr>
      </w:pPr>
      <w:r w:rsidRPr="00C30C09">
        <w:rPr>
          <w:rStyle w:val="lev"/>
          <w:b w:val="0"/>
          <w:bCs w:val="0"/>
        </w:rPr>
        <w:t>Un trigger est ce qui va démarrer l'interaction - ce qui doit se passer dans notre application pour que l'action ait lieu.</w:t>
      </w:r>
    </w:p>
    <w:p w14:paraId="3E1CB313" w14:textId="130C5CA0" w:rsidR="007F3BEA" w:rsidRPr="00C30C09" w:rsidRDefault="007F3BEA" w:rsidP="00D52A39">
      <w:pPr>
        <w:pStyle w:val="Style1"/>
        <w:numPr>
          <w:ilvl w:val="0"/>
          <w:numId w:val="4"/>
        </w:numPr>
        <w:rPr>
          <w:rStyle w:val="lev"/>
          <w:b w:val="0"/>
          <w:bCs w:val="0"/>
        </w:rPr>
      </w:pPr>
      <w:r w:rsidRPr="00C30C09">
        <w:rPr>
          <w:rStyle w:val="lev"/>
          <w:b w:val="0"/>
          <w:bCs w:val="0"/>
        </w:rPr>
        <w:lastRenderedPageBreak/>
        <w:t>Une action est ce qui va se passer après qu'un déclencheur ait été émis.</w:t>
      </w:r>
    </w:p>
    <w:p w14:paraId="6E0EBC96" w14:textId="25D9CF6D" w:rsidR="007F3BEA" w:rsidRPr="00C30C09" w:rsidRDefault="007F3BEA" w:rsidP="00C30C09">
      <w:pPr>
        <w:pStyle w:val="Style1"/>
        <w:rPr>
          <w:rStyle w:val="lev"/>
          <w:b w:val="0"/>
          <w:bCs w:val="0"/>
        </w:rPr>
      </w:pPr>
      <w:r w:rsidRPr="00C30C09">
        <w:rPr>
          <w:rStyle w:val="lev"/>
          <w:b w:val="0"/>
          <w:bCs w:val="0"/>
        </w:rPr>
        <w:t>Un écran vide n'aura que quatre actions disponibles :</w:t>
      </w:r>
    </w:p>
    <w:p w14:paraId="4665BAC8" w14:textId="16B16175" w:rsidR="00C30C09" w:rsidRPr="00C30C09" w:rsidRDefault="00C30C09" w:rsidP="00D52A39">
      <w:pPr>
        <w:pStyle w:val="Style1"/>
        <w:numPr>
          <w:ilvl w:val="0"/>
          <w:numId w:val="11"/>
        </w:numPr>
        <w:rPr>
          <w:rStyle w:val="lev"/>
          <w:b w:val="0"/>
          <w:bCs w:val="0"/>
        </w:rPr>
      </w:pPr>
      <w:r w:rsidRPr="00C30C09">
        <w:rPr>
          <w:rStyle w:val="lev"/>
          <w:b w:val="0"/>
          <w:bCs w:val="0"/>
        </w:rPr>
        <w:t>Call new virtual function</w:t>
      </w:r>
    </w:p>
    <w:p w14:paraId="47BB60E6" w14:textId="77777777" w:rsidR="00C30C09" w:rsidRPr="00C30C09" w:rsidRDefault="00C30C09" w:rsidP="00D52A39">
      <w:pPr>
        <w:pStyle w:val="Style1"/>
        <w:numPr>
          <w:ilvl w:val="0"/>
          <w:numId w:val="11"/>
        </w:numPr>
        <w:rPr>
          <w:rStyle w:val="lev"/>
          <w:b w:val="0"/>
          <w:bCs w:val="0"/>
        </w:rPr>
      </w:pPr>
      <w:r w:rsidRPr="00C30C09">
        <w:rPr>
          <w:rStyle w:val="lev"/>
          <w:b w:val="0"/>
          <w:bCs w:val="0"/>
        </w:rPr>
        <w:t>Change screen</w:t>
      </w:r>
    </w:p>
    <w:p w14:paraId="7A813403" w14:textId="77777777" w:rsidR="00C30C09" w:rsidRPr="00C30C09" w:rsidRDefault="00C30C09" w:rsidP="00D52A39">
      <w:pPr>
        <w:pStyle w:val="Style1"/>
        <w:numPr>
          <w:ilvl w:val="0"/>
          <w:numId w:val="11"/>
        </w:numPr>
        <w:rPr>
          <w:rStyle w:val="lev"/>
          <w:b w:val="0"/>
          <w:bCs w:val="0"/>
        </w:rPr>
      </w:pPr>
      <w:r w:rsidRPr="00C30C09">
        <w:rPr>
          <w:rStyle w:val="lev"/>
          <w:b w:val="0"/>
          <w:bCs w:val="0"/>
        </w:rPr>
        <w:t>Execute C++ code</w:t>
      </w:r>
    </w:p>
    <w:p w14:paraId="49B55CD6" w14:textId="7D065063" w:rsidR="00C30C09" w:rsidRDefault="1884F599" w:rsidP="00D52A39">
      <w:pPr>
        <w:pStyle w:val="Style1"/>
        <w:numPr>
          <w:ilvl w:val="0"/>
          <w:numId w:val="11"/>
        </w:numPr>
        <w:rPr>
          <w:rStyle w:val="lev"/>
          <w:b w:val="0"/>
          <w:bCs w:val="0"/>
        </w:rPr>
      </w:pPr>
      <w:r w:rsidRPr="1884F599">
        <w:rPr>
          <w:rStyle w:val="lev"/>
          <w:b w:val="0"/>
          <w:bCs w:val="0"/>
        </w:rPr>
        <w:t xml:space="preserve">Wait for </w:t>
      </w:r>
    </w:p>
    <w:p w14:paraId="4DB7606C" w14:textId="77777777" w:rsidR="00C30C09" w:rsidRDefault="1884F599" w:rsidP="00D52A39">
      <w:pPr>
        <w:pStyle w:val="Style1"/>
        <w:numPr>
          <w:ilvl w:val="0"/>
          <w:numId w:val="9"/>
        </w:numPr>
        <w:rPr>
          <w:rStyle w:val="lev"/>
          <w:b w:val="0"/>
          <w:bCs w:val="0"/>
        </w:rPr>
      </w:pPr>
      <w:r w:rsidRPr="1884F599">
        <w:rPr>
          <w:rStyle w:val="lev"/>
        </w:rPr>
        <w:t xml:space="preserve">Flux des données </w:t>
      </w:r>
    </w:p>
    <w:p w14:paraId="0EFAF18B" w14:textId="19A18F5F" w:rsidR="00C30C09" w:rsidRDefault="1884F599" w:rsidP="00B1770D">
      <w:pPr>
        <w:pStyle w:val="Style1"/>
        <w:ind w:firstLine="360"/>
        <w:rPr>
          <w:rFonts w:eastAsia="system-ui"/>
        </w:rPr>
      </w:pPr>
      <w:r w:rsidRPr="1884F599">
        <w:rPr>
          <w:rFonts w:eastAsia="system-ui"/>
        </w:rPr>
        <w:t xml:space="preserve">Dans TouchGFX, la communication avec la partie non-UI de l'application, appelée ici le </w:t>
      </w:r>
      <w:r w:rsidRPr="1884F599">
        <w:rPr>
          <w:rFonts w:eastAsia="system-ui"/>
          <w:b/>
          <w:bCs/>
        </w:rPr>
        <w:t>backend</w:t>
      </w:r>
      <w:r w:rsidRPr="1884F599">
        <w:rPr>
          <w:rFonts w:eastAsia="system-ui"/>
        </w:rPr>
        <w:t>, se fait à partir de la classe Model. Le système backend dans notre cas est FreeRTOS avec tous les taches que nous avons parlé précédemment. Du point de vue TouchGFX, cela n'a pas vraiment d'importance, tant qu'il s'agit d'un composant avec lequel il est capable de communiquer.</w:t>
      </w:r>
    </w:p>
    <w:p w14:paraId="31A15212" w14:textId="33476B27" w:rsidR="0042229A" w:rsidRDefault="0042229A" w:rsidP="1884F599">
      <w:pPr>
        <w:pStyle w:val="Style1"/>
        <w:jc w:val="center"/>
        <w:rPr>
          <w:rFonts w:ascii="Times New Roman" w:hAnsi="Times New Roman" w:cs="Times New Roman"/>
        </w:rPr>
      </w:pPr>
      <w:r>
        <w:rPr>
          <w:noProof/>
          <w:lang w:eastAsia="fr-FR"/>
        </w:rPr>
        <w:drawing>
          <wp:inline distT="0" distB="0" distL="0" distR="0" wp14:anchorId="5FE8968E" wp14:editId="27010616">
            <wp:extent cx="4572000" cy="2324100"/>
            <wp:effectExtent l="0" t="0" r="0" b="0"/>
            <wp:docPr id="469917035" name="Image 1175939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75939103"/>
                    <pic:cNvPicPr/>
                  </pic:nvPicPr>
                  <pic:blipFill>
                    <a:blip r:embed="rId70">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2A3CBC5A" w14:textId="73A8B977" w:rsidR="0042229A" w:rsidRDefault="000B21E8" w:rsidP="00C30C09">
      <w:pPr>
        <w:pStyle w:val="Style1"/>
        <w:rPr>
          <w:rFonts w:eastAsia="system-ui"/>
        </w:rPr>
      </w:pPr>
      <w:r>
        <w:rPr>
          <w:noProof/>
        </w:rPr>
        <w:pict w14:anchorId="50E4C6BA">
          <v:shape id="Zone de texte 32" o:spid="_x0000_s1051" type="#_x0000_t202" style="position:absolute;margin-left:31.9pt;margin-top:.65pt;width:5in;height:23.2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" stroked="f">
            <v:textbox inset="0,0,0,0">
              <w:txbxContent>
                <w:p w14:paraId="183ED2E7" w14:textId="4FAFA4A8" w:rsidR="00F22575" w:rsidRPr="00F22575" w:rsidRDefault="00F22575" w:rsidP="00C30C09">
                  <w:pPr>
                    <w:pStyle w:val="Lgende"/>
                    <w:jc w:val="center"/>
                    <w:rPr>
                      <w:rFonts w:asciiTheme="majorBidi" w:hAnsiTheme="majorBidi" w:cstheme="majorBidi"/>
                      <w:noProof/>
                      <w:color w:val="auto"/>
                      <w:sz w:val="28"/>
                      <w:szCs w:val="28"/>
                    </w:rPr>
                  </w:pPr>
                  <w:bookmarkStart w:id="84" w:name="_Toc105167277"/>
                  <w:r w:rsidRPr="00F22575">
                    <w:rPr>
                      <w:rFonts w:asciiTheme="majorBidi" w:hAnsiTheme="majorBidi" w:cstheme="majorBidi"/>
                      <w:color w:val="auto"/>
                      <w:sz w:val="20"/>
                      <w:szCs w:val="20"/>
                    </w:rPr>
                    <w:t xml:space="preserve">Figure </w:t>
                  </w:r>
                  <w:r w:rsidRPr="00F22575">
                    <w:rPr>
                      <w:rFonts w:asciiTheme="majorBidi" w:hAnsiTheme="majorBidi" w:cstheme="majorBidi"/>
                      <w:color w:val="auto"/>
                      <w:sz w:val="20"/>
                      <w:szCs w:val="20"/>
                    </w:rPr>
                    <w:fldChar w:fldCharType="begin"/>
                  </w:r>
                  <w:r w:rsidRPr="00F22575">
                    <w:rPr>
                      <w:rFonts w:asciiTheme="majorBidi" w:hAnsiTheme="majorBidi" w:cstheme="majorBidi"/>
                      <w:color w:val="auto"/>
                      <w:sz w:val="20"/>
                      <w:szCs w:val="20"/>
                    </w:rPr>
                    <w:instrText xml:space="preserve"> SEQ Figure \* ARABIC </w:instrText>
                  </w:r>
                  <w:r w:rsidRPr="00F22575">
                    <w:rPr>
                      <w:rFonts w:asciiTheme="majorBidi" w:hAnsiTheme="majorBidi" w:cstheme="majorBidi"/>
                      <w:color w:val="auto"/>
                      <w:sz w:val="20"/>
                      <w:szCs w:val="20"/>
                    </w:rPr>
                    <w:fldChar w:fldCharType="separate"/>
                  </w:r>
                  <w:r w:rsidR="00111B93">
                    <w:rPr>
                      <w:rFonts w:asciiTheme="majorBidi" w:hAnsiTheme="majorBidi" w:cstheme="majorBidi"/>
                      <w:noProof/>
                      <w:color w:val="auto"/>
                      <w:sz w:val="20"/>
                      <w:szCs w:val="20"/>
                    </w:rPr>
                    <w:t>38</w:t>
                  </w:r>
                  <w:r w:rsidRPr="00F22575">
                    <w:rPr>
                      <w:rFonts w:asciiTheme="majorBidi" w:hAnsiTheme="majorBidi" w:cstheme="majorBidi"/>
                      <w:color w:val="auto"/>
                      <w:sz w:val="20"/>
                      <w:szCs w:val="20"/>
                    </w:rPr>
                    <w:fldChar w:fldCharType="end"/>
                  </w:r>
                  <w:r w:rsidRPr="00F22575">
                    <w:rPr>
                      <w:rFonts w:asciiTheme="majorBidi" w:hAnsiTheme="majorBidi" w:cstheme="majorBidi"/>
                      <w:color w:val="auto"/>
                      <w:sz w:val="20"/>
                      <w:szCs w:val="20"/>
                    </w:rPr>
                    <w:t xml:space="preserve"> : Modèle-Vue-Présentateur et communication externe</w:t>
                  </w:r>
                  <w:bookmarkEnd w:id="84"/>
                </w:p>
              </w:txbxContent>
            </v:textbox>
          </v:shape>
        </w:pict>
      </w:r>
    </w:p>
    <w:p w14:paraId="482A5170" w14:textId="7D6C64E2" w:rsidR="00C30C09" w:rsidRPr="00C30C09" w:rsidRDefault="1884F599" w:rsidP="00B1770D">
      <w:pPr>
        <w:pStyle w:val="Style1"/>
        <w:ind w:firstLine="708"/>
        <w:rPr>
          <w:rFonts w:eastAsia="system-ui"/>
        </w:rPr>
      </w:pPr>
      <w:r w:rsidRPr="1884F599">
        <w:rPr>
          <w:rFonts w:eastAsia="system-ui"/>
        </w:rPr>
        <w:t xml:space="preserve">Dans notre cas, le protocole de communication entre la partie graphique et le backend est géré à travers les queues (files d’attentes) que nous avons déjà utilisées pour la communication inter-taches. </w:t>
      </w:r>
    </w:p>
    <w:p w14:paraId="1A8307E3" w14:textId="7EAB7115" w:rsidR="00C30C09" w:rsidRDefault="00C30C09" w:rsidP="00C30C09">
      <w:pPr>
        <w:pStyle w:val="Style1"/>
        <w:rPr>
          <w:rFonts w:ascii="Courier New" w:eastAsia="Courier New" w:hAnsi="Courier New" w:cs="Courier New"/>
        </w:rPr>
      </w:pPr>
      <w:r w:rsidRPr="7EAAF5DA">
        <w:t xml:space="preserve">On prend l’exemple du débit d’injection : </w:t>
      </w:r>
    </w:p>
    <w:p w14:paraId="63760416" w14:textId="493DAB3C" w:rsidR="00C30C09" w:rsidRDefault="6C470DB7" w:rsidP="00B1770D">
      <w:pPr>
        <w:pStyle w:val="Style1"/>
        <w:ind w:firstLine="708"/>
        <w:rPr>
          <w:rFonts w:ascii="Courier New" w:eastAsia="Courier New" w:hAnsi="Courier New" w:cs="Courier New"/>
        </w:rPr>
      </w:pPr>
      <w:r>
        <w:lastRenderedPageBreak/>
        <w:t>Le Médecin tape sur le bouton  “</w:t>
      </w:r>
      <w:r w:rsidRPr="6C470DB7">
        <w:rPr>
          <w:rFonts w:ascii="Courier New" w:eastAsia="Courier New" w:hAnsi="Courier New" w:cs="Courier New"/>
        </w:rPr>
        <w:t>RateBtnBuffer</w:t>
      </w:r>
      <w:r>
        <w:t>”, et grâce à l’interaction “</w:t>
      </w:r>
      <w:r w:rsidRPr="6C470DB7">
        <w:rPr>
          <w:rFonts w:ascii="Courier New" w:eastAsia="Courier New" w:hAnsi="Courier New" w:cs="Courier New"/>
        </w:rPr>
        <w:t>KeyboardRate</w:t>
      </w:r>
      <w:r>
        <w:t xml:space="preserve">” il est dirigé vers une interface clavier pour taper en chiffre le débit. Pour chaque chiffre tapé une interaction eu lieu pour le stocker dans un buffer. </w:t>
      </w:r>
    </w:p>
    <w:p w14:paraId="09259E7B" w14:textId="77777777" w:rsidR="00F22575" w:rsidRDefault="00B07B2B" w:rsidP="00F22575">
      <w:pPr>
        <w:pStyle w:val="Style1"/>
        <w:keepNext/>
        <w:jc w:val="center"/>
      </w:pPr>
      <w:r>
        <w:rPr>
          <w:noProof/>
          <w:lang w:eastAsia="fr-FR"/>
        </w:rPr>
        <w:drawing>
          <wp:inline distT="0" distB="0" distL="0" distR="0" wp14:anchorId="4E9B1CA5" wp14:editId="6D53448B">
            <wp:extent cx="4572000" cy="2381250"/>
            <wp:effectExtent l="0" t="0" r="0" b="0"/>
            <wp:docPr id="733753472" name="Image 1690020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90020920"/>
                    <pic:cNvPicPr/>
                  </pic:nvPicPr>
                  <pic:blipFill>
                    <a:blip r:embed="rId71">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p>
    <w:p w14:paraId="566BCE31" w14:textId="560C0632" w:rsidR="00B1770D" w:rsidRPr="00F22575" w:rsidRDefault="00F22575" w:rsidP="00F22575">
      <w:pPr>
        <w:pStyle w:val="Lgende"/>
        <w:jc w:val="center"/>
        <w:rPr>
          <w:rFonts w:asciiTheme="majorBidi" w:hAnsiTheme="majorBidi" w:cstheme="majorBidi"/>
          <w:color w:val="auto"/>
        </w:rPr>
      </w:pPr>
      <w:r w:rsidRPr="00F22575">
        <w:rPr>
          <w:rFonts w:asciiTheme="majorBidi" w:hAnsiTheme="majorBidi" w:cstheme="majorBidi"/>
          <w:color w:val="auto"/>
        </w:rPr>
        <w:t xml:space="preserve">Figure </w:t>
      </w:r>
      <w:r w:rsidRPr="00F22575">
        <w:rPr>
          <w:rFonts w:asciiTheme="majorBidi" w:hAnsiTheme="majorBidi" w:cstheme="majorBidi"/>
          <w:color w:val="auto"/>
        </w:rPr>
        <w:fldChar w:fldCharType="begin"/>
      </w:r>
      <w:r w:rsidRPr="00F22575">
        <w:rPr>
          <w:rFonts w:asciiTheme="majorBidi" w:hAnsiTheme="majorBidi" w:cstheme="majorBidi"/>
          <w:color w:val="auto"/>
        </w:rPr>
        <w:instrText xml:space="preserve"> SEQ Figure \* ARABIC </w:instrText>
      </w:r>
      <w:r w:rsidRPr="00F22575">
        <w:rPr>
          <w:rFonts w:asciiTheme="majorBidi" w:hAnsiTheme="majorBidi" w:cstheme="majorBidi"/>
          <w:color w:val="auto"/>
        </w:rPr>
        <w:fldChar w:fldCharType="separate"/>
      </w:r>
      <w:r w:rsidR="00111B93">
        <w:rPr>
          <w:rFonts w:asciiTheme="majorBidi" w:hAnsiTheme="majorBidi" w:cstheme="majorBidi"/>
          <w:noProof/>
          <w:color w:val="auto"/>
        </w:rPr>
        <w:t>39</w:t>
      </w:r>
      <w:r w:rsidRPr="00F22575">
        <w:rPr>
          <w:rFonts w:asciiTheme="majorBidi" w:hAnsiTheme="majorBidi" w:cstheme="majorBidi"/>
          <w:color w:val="auto"/>
        </w:rPr>
        <w:fldChar w:fldCharType="end"/>
      </w:r>
      <w:r w:rsidRPr="00F22575">
        <w:rPr>
          <w:rFonts w:asciiTheme="majorBidi" w:hAnsiTheme="majorBidi" w:cstheme="majorBidi"/>
          <w:color w:val="auto"/>
        </w:rPr>
        <w:t xml:space="preserve"> : interface principale</w:t>
      </w:r>
    </w:p>
    <w:p w14:paraId="38DD7D47" w14:textId="0744F8DB" w:rsidR="00C30C09" w:rsidRDefault="00C30C09" w:rsidP="00B1770D">
      <w:pPr>
        <w:pStyle w:val="Style1"/>
        <w:ind w:firstLine="708"/>
        <w:rPr>
          <w:rFonts w:ascii="Courier New" w:eastAsia="Courier New" w:hAnsi="Courier New" w:cs="Courier New"/>
        </w:rPr>
      </w:pPr>
      <w:r w:rsidRPr="7EAAF5DA">
        <w:t>Puis il tape le bouton “</w:t>
      </w:r>
      <w:r w:rsidRPr="7EAAF5DA">
        <w:rPr>
          <w:rFonts w:ascii="Courier New" w:eastAsia="Courier New" w:hAnsi="Courier New" w:cs="Courier New"/>
        </w:rPr>
        <w:t>Save</w:t>
      </w:r>
      <w:r w:rsidRPr="7EAAF5DA">
        <w:t>” qui fait l’appel d’une fonction “</w:t>
      </w:r>
      <w:r w:rsidRPr="7EAAF5DA">
        <w:rPr>
          <w:rFonts w:ascii="Courier New" w:eastAsia="Courier New" w:hAnsi="Courier New" w:cs="Courier New"/>
        </w:rPr>
        <w:t>SaveData</w:t>
      </w:r>
      <w:r w:rsidRPr="7EAAF5DA">
        <w:t>” définit dans la classe View de l’interface  “</w:t>
      </w:r>
      <w:r w:rsidRPr="7EAAF5DA">
        <w:rPr>
          <w:rFonts w:ascii="Courier New" w:eastAsia="Courier New" w:hAnsi="Courier New" w:cs="Courier New"/>
        </w:rPr>
        <w:t>KeyboardNb</w:t>
      </w:r>
      <w:r w:rsidRPr="7EAAF5DA">
        <w:t>”. Cette fonction passe la valeur du débit à la fonction “</w:t>
      </w:r>
      <w:r w:rsidRPr="7EAAF5DA">
        <w:rPr>
          <w:rFonts w:ascii="Courier New" w:eastAsia="Courier New" w:hAnsi="Courier New" w:cs="Courier New"/>
        </w:rPr>
        <w:t>saveFlowaRate</w:t>
      </w:r>
      <w:r w:rsidRPr="7EAAF5DA">
        <w:t xml:space="preserve">” définit dans la classe Presenter de la méme interface. </w:t>
      </w:r>
    </w:p>
    <w:p w14:paraId="241BD088" w14:textId="47D9615D" w:rsidR="00C30C09" w:rsidRDefault="00C30C09" w:rsidP="00B1770D">
      <w:pPr>
        <w:pStyle w:val="Style1"/>
        <w:ind w:firstLine="708"/>
      </w:pPr>
      <w:r w:rsidRPr="7EAAF5DA">
        <w:t>Enfin cette dernière fait l’appel de la fonction “</w:t>
      </w:r>
      <w:r w:rsidRPr="7EAAF5DA">
        <w:rPr>
          <w:rFonts w:ascii="Courier New" w:eastAsia="Courier New" w:hAnsi="Courier New" w:cs="Courier New"/>
        </w:rPr>
        <w:t>saveFlowaRate</w:t>
      </w:r>
      <w:r w:rsidRPr="7EAAF5DA">
        <w:t>” définit dans la classe Model.</w:t>
      </w:r>
    </w:p>
    <w:p w14:paraId="5A1BACAC" w14:textId="3C6A893D" w:rsidR="00C30C09" w:rsidRDefault="00C30C09" w:rsidP="00C30C09">
      <w:pPr>
        <w:ind w:firstLine="708"/>
      </w:pPr>
    </w:p>
    <w:p w14:paraId="612E184F" w14:textId="77777777" w:rsidR="00F22575" w:rsidRDefault="00B7079A" w:rsidP="00F22575">
      <w:pPr>
        <w:pStyle w:val="Style1"/>
        <w:keepNext/>
        <w:jc w:val="center"/>
      </w:pPr>
      <w:r>
        <w:rPr>
          <w:noProof/>
          <w:lang w:eastAsia="fr-FR"/>
        </w:rPr>
        <w:drawing>
          <wp:inline distT="0" distB="0" distL="0" distR="0" wp14:anchorId="7C9FC17F" wp14:editId="2E797E6F">
            <wp:extent cx="4572000" cy="2628900"/>
            <wp:effectExtent l="0" t="0" r="0" b="0"/>
            <wp:docPr id="1966088754" name="Image 1995493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95493743"/>
                    <pic:cNvPicPr/>
                  </pic:nvPicPr>
                  <pic:blipFill>
                    <a:blip r:embed="rId72">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14:paraId="343C919C" w14:textId="4BB0AB5A" w:rsidR="00001709" w:rsidRDefault="00F22575" w:rsidP="00F22575">
      <w:pPr>
        <w:pStyle w:val="Lgende"/>
        <w:jc w:val="center"/>
        <w:rPr>
          <w:rFonts w:ascii="Times New Roman" w:hAnsi="Times New Roman" w:cs="Times New Roman"/>
        </w:rPr>
      </w:pPr>
      <w:r w:rsidRPr="00F22575">
        <w:rPr>
          <w:rFonts w:asciiTheme="majorBidi" w:hAnsiTheme="majorBidi" w:cstheme="majorBidi"/>
          <w:color w:val="auto"/>
        </w:rPr>
        <w:t xml:space="preserve">Figure </w:t>
      </w:r>
      <w:r w:rsidRPr="00F22575">
        <w:rPr>
          <w:rFonts w:asciiTheme="majorBidi" w:hAnsiTheme="majorBidi" w:cstheme="majorBidi"/>
          <w:color w:val="auto"/>
        </w:rPr>
        <w:fldChar w:fldCharType="begin"/>
      </w:r>
      <w:r w:rsidRPr="00F22575">
        <w:rPr>
          <w:rFonts w:asciiTheme="majorBidi" w:hAnsiTheme="majorBidi" w:cstheme="majorBidi"/>
          <w:color w:val="auto"/>
        </w:rPr>
        <w:instrText xml:space="preserve"> SEQ Figure \* ARABIC </w:instrText>
      </w:r>
      <w:r w:rsidRPr="00F22575">
        <w:rPr>
          <w:rFonts w:asciiTheme="majorBidi" w:hAnsiTheme="majorBidi" w:cstheme="majorBidi"/>
          <w:color w:val="auto"/>
        </w:rPr>
        <w:fldChar w:fldCharType="separate"/>
      </w:r>
      <w:r w:rsidR="00111B93">
        <w:rPr>
          <w:rFonts w:asciiTheme="majorBidi" w:hAnsiTheme="majorBidi" w:cstheme="majorBidi"/>
          <w:noProof/>
          <w:color w:val="auto"/>
        </w:rPr>
        <w:t>40</w:t>
      </w:r>
      <w:r w:rsidRPr="00F22575">
        <w:rPr>
          <w:rFonts w:asciiTheme="majorBidi" w:hAnsiTheme="majorBidi" w:cstheme="majorBidi"/>
          <w:color w:val="auto"/>
        </w:rPr>
        <w:fldChar w:fldCharType="end"/>
      </w:r>
      <w:r w:rsidRPr="00F22575">
        <w:rPr>
          <w:rFonts w:asciiTheme="majorBidi" w:hAnsiTheme="majorBidi" w:cstheme="majorBidi"/>
          <w:color w:val="auto"/>
        </w:rPr>
        <w:t xml:space="preserve"> : interface clavier</w:t>
      </w:r>
    </w:p>
    <w:p w14:paraId="4967BE08" w14:textId="390275CC" w:rsidR="00001709" w:rsidRDefault="00B7079A" w:rsidP="00C30C09">
      <w:pPr>
        <w:pStyle w:val="Style1"/>
      </w:pPr>
      <w:r>
        <w:rPr>
          <w:noProof/>
          <w:lang w:eastAsia="fr-FR"/>
        </w:rPr>
        <w:lastRenderedPageBreak/>
        <w:drawing>
          <wp:inline distT="0" distB="0" distL="0" distR="0" wp14:anchorId="332C6C1B" wp14:editId="05F43E92">
            <wp:extent cx="5546696" cy="751115"/>
            <wp:effectExtent l="0" t="0" r="0" b="0"/>
            <wp:docPr id="1996300731" name="Image 202262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22622122"/>
                    <pic:cNvPicPr/>
                  </pic:nvPicPr>
                  <pic:blipFill>
                    <a:blip r:embed="rId73">
                      <a:extLst>
                        <a:ext uri="{28A0092B-C50C-407E-A947-70E740481C1C}">
                          <a14:useLocalDpi xmlns:a14="http://schemas.microsoft.com/office/drawing/2010/main" val="0"/>
                        </a:ext>
                      </a:extLst>
                    </a:blip>
                    <a:stretch>
                      <a:fillRect/>
                    </a:stretch>
                  </pic:blipFill>
                  <pic:spPr>
                    <a:xfrm>
                      <a:off x="0" y="0"/>
                      <a:ext cx="5546696" cy="751115"/>
                    </a:xfrm>
                    <a:prstGeom prst="rect">
                      <a:avLst/>
                    </a:prstGeom>
                  </pic:spPr>
                </pic:pic>
              </a:graphicData>
            </a:graphic>
          </wp:inline>
        </w:drawing>
      </w:r>
    </w:p>
    <w:p w14:paraId="47595848" w14:textId="1C8E320F" w:rsidR="00001709" w:rsidRDefault="1884F599" w:rsidP="1884F599">
      <w:pPr>
        <w:pStyle w:val="Style1"/>
        <w:rPr>
          <w:rFonts w:ascii="Times New Roman" w:hAnsi="Times New Roman" w:cs="Times New Roman"/>
        </w:rPr>
      </w:pPr>
      <w:r>
        <w:rPr>
          <w:noProof/>
          <w:lang w:eastAsia="fr-FR"/>
        </w:rPr>
        <w:drawing>
          <wp:inline distT="0" distB="0" distL="0" distR="0" wp14:anchorId="3CEDADEC" wp14:editId="06111D24">
            <wp:extent cx="5473964" cy="1436915"/>
            <wp:effectExtent l="0" t="0" r="0" b="0"/>
            <wp:docPr id="1254211924" name="Image 75741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57412683"/>
                    <pic:cNvPicPr/>
                  </pic:nvPicPr>
                  <pic:blipFill>
                    <a:blip r:embed="rId74">
                      <a:extLst>
                        <a:ext uri="{28A0092B-C50C-407E-A947-70E740481C1C}">
                          <a14:useLocalDpi xmlns:a14="http://schemas.microsoft.com/office/drawing/2010/main" val="0"/>
                        </a:ext>
                      </a:extLst>
                    </a:blip>
                    <a:stretch>
                      <a:fillRect/>
                    </a:stretch>
                  </pic:blipFill>
                  <pic:spPr>
                    <a:xfrm>
                      <a:off x="0" y="0"/>
                      <a:ext cx="5473964" cy="1436915"/>
                    </a:xfrm>
                    <a:prstGeom prst="rect">
                      <a:avLst/>
                    </a:prstGeom>
                  </pic:spPr>
                </pic:pic>
              </a:graphicData>
            </a:graphic>
          </wp:inline>
        </w:drawing>
      </w:r>
    </w:p>
    <w:p w14:paraId="72BC3652" w14:textId="5EA4D1CD" w:rsidR="00C30C09" w:rsidRDefault="1884F599" w:rsidP="00B1770D">
      <w:pPr>
        <w:pStyle w:val="Style1"/>
        <w:ind w:firstLine="708"/>
      </w:pPr>
      <w:r>
        <w:t>La fonction “</w:t>
      </w:r>
      <w:r w:rsidRPr="1884F599">
        <w:rPr>
          <w:rFonts w:ascii="Courier New" w:eastAsia="Courier New" w:hAnsi="Courier New" w:cs="Courier New"/>
        </w:rPr>
        <w:t>saveInfusionData</w:t>
      </w:r>
      <w:r>
        <w:t>” transmet les données vers le backend à travers une queue  ”</w:t>
      </w:r>
      <w:r w:rsidRPr="1884F599">
        <w:rPr>
          <w:rFonts w:ascii="Courier New" w:eastAsia="Courier New" w:hAnsi="Courier New" w:cs="Courier New"/>
        </w:rPr>
        <w:t>InfusionQHandle</w:t>
      </w:r>
      <w:r>
        <w:t>” sous format d’une structure C de type “</w:t>
      </w:r>
      <w:r w:rsidRPr="1884F599">
        <w:rPr>
          <w:rFonts w:ascii="Courier New" w:eastAsia="Courier New" w:hAnsi="Courier New" w:cs="Courier New"/>
        </w:rPr>
        <w:t>Infusion_paramT</w:t>
      </w:r>
      <w:r>
        <w:t>” qui admet tous les paramètres d’infusion.</w:t>
      </w:r>
    </w:p>
    <w:p w14:paraId="6C264452" w14:textId="45BCE149" w:rsidR="1884F599" w:rsidRDefault="1884F599" w:rsidP="1884F599">
      <w:pPr>
        <w:pStyle w:val="Style1"/>
      </w:pPr>
      <w:r>
        <w:rPr>
          <w:noProof/>
          <w:lang w:eastAsia="fr-FR"/>
        </w:rPr>
        <w:drawing>
          <wp:inline distT="0" distB="0" distL="0" distR="0" wp14:anchorId="57EA0028" wp14:editId="5997A719">
            <wp:extent cx="5326604" cy="1143000"/>
            <wp:effectExtent l="0" t="0" r="7620" b="0"/>
            <wp:docPr id="1557211411" name="Image 218132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8132780"/>
                    <pic:cNvPicPr/>
                  </pic:nvPicPr>
                  <pic:blipFill>
                    <a:blip r:embed="rId75">
                      <a:extLst>
                        <a:ext uri="{28A0092B-C50C-407E-A947-70E740481C1C}">
                          <a14:useLocalDpi xmlns:a14="http://schemas.microsoft.com/office/drawing/2010/main" val="0"/>
                        </a:ext>
                      </a:extLst>
                    </a:blip>
                    <a:stretch>
                      <a:fillRect/>
                    </a:stretch>
                  </pic:blipFill>
                  <pic:spPr>
                    <a:xfrm>
                      <a:off x="0" y="0"/>
                      <a:ext cx="5326604" cy="1143000"/>
                    </a:xfrm>
                    <a:prstGeom prst="rect">
                      <a:avLst/>
                    </a:prstGeom>
                  </pic:spPr>
                </pic:pic>
              </a:graphicData>
            </a:graphic>
          </wp:inline>
        </w:drawing>
      </w:r>
    </w:p>
    <w:p w14:paraId="43C1A80D" w14:textId="77777777" w:rsidR="00F22575" w:rsidRDefault="1884F599" w:rsidP="00F22575">
      <w:pPr>
        <w:pStyle w:val="Style1"/>
        <w:keepNext/>
      </w:pPr>
      <w:r>
        <w:rPr>
          <w:noProof/>
          <w:lang w:eastAsia="fr-FR"/>
        </w:rPr>
        <w:drawing>
          <wp:inline distT="0" distB="0" distL="0" distR="0" wp14:anchorId="74943920" wp14:editId="29F24CB0">
            <wp:extent cx="5116288" cy="1907948"/>
            <wp:effectExtent l="0" t="0" r="8255" b="0"/>
            <wp:docPr id="570424106" name="Image 1136547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36547200"/>
                    <pic:cNvPicPr/>
                  </pic:nvPicPr>
                  <pic:blipFill>
                    <a:blip r:embed="rId76">
                      <a:extLst>
                        <a:ext uri="{28A0092B-C50C-407E-A947-70E740481C1C}">
                          <a14:useLocalDpi xmlns:a14="http://schemas.microsoft.com/office/drawing/2010/main" val="0"/>
                        </a:ext>
                      </a:extLst>
                    </a:blip>
                    <a:stretch>
                      <a:fillRect/>
                    </a:stretch>
                  </pic:blipFill>
                  <pic:spPr>
                    <a:xfrm>
                      <a:off x="0" y="0"/>
                      <a:ext cx="5116288" cy="1907948"/>
                    </a:xfrm>
                    <a:prstGeom prst="rect">
                      <a:avLst/>
                    </a:prstGeom>
                  </pic:spPr>
                </pic:pic>
              </a:graphicData>
            </a:graphic>
          </wp:inline>
        </w:drawing>
      </w:r>
    </w:p>
    <w:p w14:paraId="5C16A1E6" w14:textId="6ED3E6CB" w:rsidR="004230F5" w:rsidRPr="00F22575" w:rsidRDefault="00F22575" w:rsidP="00F22575">
      <w:pPr>
        <w:pStyle w:val="Lgende"/>
        <w:jc w:val="center"/>
        <w:rPr>
          <w:rFonts w:asciiTheme="majorBidi" w:hAnsiTheme="majorBidi" w:cstheme="majorBidi"/>
          <w:color w:val="auto"/>
        </w:rPr>
      </w:pPr>
      <w:r w:rsidRPr="00F22575">
        <w:rPr>
          <w:rFonts w:asciiTheme="majorBidi" w:hAnsiTheme="majorBidi" w:cstheme="majorBidi"/>
          <w:color w:val="auto"/>
        </w:rPr>
        <w:t xml:space="preserve">Figure </w:t>
      </w:r>
      <w:r w:rsidRPr="00F22575">
        <w:rPr>
          <w:rFonts w:asciiTheme="majorBidi" w:hAnsiTheme="majorBidi" w:cstheme="majorBidi"/>
          <w:color w:val="auto"/>
        </w:rPr>
        <w:fldChar w:fldCharType="begin"/>
      </w:r>
      <w:r w:rsidRPr="00F22575">
        <w:rPr>
          <w:rFonts w:asciiTheme="majorBidi" w:hAnsiTheme="majorBidi" w:cstheme="majorBidi"/>
          <w:color w:val="auto"/>
        </w:rPr>
        <w:instrText xml:space="preserve"> SEQ Figure \* ARABIC </w:instrText>
      </w:r>
      <w:r w:rsidRPr="00F22575">
        <w:rPr>
          <w:rFonts w:asciiTheme="majorBidi" w:hAnsiTheme="majorBidi" w:cstheme="majorBidi"/>
          <w:color w:val="auto"/>
        </w:rPr>
        <w:fldChar w:fldCharType="separate"/>
      </w:r>
      <w:r w:rsidR="00111B93">
        <w:rPr>
          <w:rFonts w:asciiTheme="majorBidi" w:hAnsiTheme="majorBidi" w:cstheme="majorBidi"/>
          <w:noProof/>
          <w:color w:val="auto"/>
        </w:rPr>
        <w:t>41</w:t>
      </w:r>
      <w:r w:rsidRPr="00F22575">
        <w:rPr>
          <w:rFonts w:asciiTheme="majorBidi" w:hAnsiTheme="majorBidi" w:cstheme="majorBidi"/>
          <w:color w:val="auto"/>
        </w:rPr>
        <w:fldChar w:fldCharType="end"/>
      </w:r>
      <w:r w:rsidRPr="00F22575">
        <w:rPr>
          <w:rFonts w:asciiTheme="majorBidi" w:hAnsiTheme="majorBidi" w:cstheme="majorBidi"/>
          <w:color w:val="auto"/>
        </w:rPr>
        <w:t xml:space="preserve"> : structure C Infusion_paramT</w:t>
      </w:r>
    </w:p>
    <w:p w14:paraId="1FAF06A2" w14:textId="77777777" w:rsidR="00B1770D" w:rsidRDefault="1884F599" w:rsidP="00B1770D">
      <w:pPr>
        <w:pStyle w:val="Style1"/>
        <w:ind w:firstLine="708"/>
      </w:pPr>
      <w:r>
        <w:t>Dans le backend, la tâche “</w:t>
      </w:r>
      <w:r w:rsidRPr="1884F599">
        <w:rPr>
          <w:rFonts w:ascii="Courier New" w:eastAsia="Courier New" w:hAnsi="Courier New" w:cs="Courier New"/>
        </w:rPr>
        <w:t>IHMHandle</w:t>
      </w:r>
      <w:r>
        <w:t>” reçoit toutes les données envoyées d’après la queue d’infusion et les transmet vers d’autre files d’attente selon le besoin.</w:t>
      </w:r>
    </w:p>
    <w:p w14:paraId="50D22B70" w14:textId="69DAE225" w:rsidR="003D48B1" w:rsidRDefault="000B21E8" w:rsidP="003D48B1">
      <w:pPr>
        <w:pStyle w:val="Style1"/>
        <w:ind w:firstLine="708"/>
      </w:pPr>
      <w:r>
        <w:rPr>
          <w:noProof/>
        </w:rPr>
        <w:pict w14:anchorId="73A27446">
          <v:shape id="_x0000_s1098" type="#_x0000_t202" style="position:absolute;left:0;text-align:left;margin-left:15.3pt;margin-top:177.35pt;width:422.9pt;height:.05pt;z-index:251704832;mso-position-horizontal-relative:text;mso-position-vertical-relative:text" stroked="f">
            <v:textbox style="mso-fit-shape-to-text:t" inset="0,0,0,0">
              <w:txbxContent>
                <w:p w14:paraId="3A539066" w14:textId="4ABCC7BE" w:rsidR="00F22575" w:rsidRPr="00F22575" w:rsidRDefault="00F22575" w:rsidP="00F22575">
                  <w:pPr>
                    <w:pStyle w:val="Lgende"/>
                    <w:jc w:val="center"/>
                    <w:rPr>
                      <w:rFonts w:asciiTheme="majorBidi" w:hAnsiTheme="majorBidi" w:cstheme="majorBidi"/>
                      <w:noProof/>
                      <w:color w:val="auto"/>
                      <w:sz w:val="24"/>
                      <w:szCs w:val="24"/>
                    </w:rPr>
                  </w:pPr>
                  <w:r w:rsidRPr="00F22575">
                    <w:rPr>
                      <w:rFonts w:asciiTheme="majorBidi" w:hAnsiTheme="majorBidi" w:cstheme="majorBidi"/>
                      <w:color w:val="auto"/>
                    </w:rPr>
                    <w:t xml:space="preserve">Figure </w:t>
                  </w:r>
                  <w:r w:rsidRPr="00F22575">
                    <w:rPr>
                      <w:rFonts w:asciiTheme="majorBidi" w:hAnsiTheme="majorBidi" w:cstheme="majorBidi"/>
                      <w:color w:val="auto"/>
                    </w:rPr>
                    <w:fldChar w:fldCharType="begin"/>
                  </w:r>
                  <w:r w:rsidRPr="00F22575">
                    <w:rPr>
                      <w:rFonts w:asciiTheme="majorBidi" w:hAnsiTheme="majorBidi" w:cstheme="majorBidi"/>
                      <w:color w:val="auto"/>
                    </w:rPr>
                    <w:instrText xml:space="preserve"> SEQ Figure \* ARABIC </w:instrText>
                  </w:r>
                  <w:r w:rsidRPr="00F22575">
                    <w:rPr>
                      <w:rFonts w:asciiTheme="majorBidi" w:hAnsiTheme="majorBidi" w:cstheme="majorBidi"/>
                      <w:color w:val="auto"/>
                    </w:rPr>
                    <w:fldChar w:fldCharType="separate"/>
                  </w:r>
                  <w:r w:rsidR="00111B93">
                    <w:rPr>
                      <w:rFonts w:asciiTheme="majorBidi" w:hAnsiTheme="majorBidi" w:cstheme="majorBidi"/>
                      <w:noProof/>
                      <w:color w:val="auto"/>
                    </w:rPr>
                    <w:t>42</w:t>
                  </w:r>
                  <w:r w:rsidRPr="00F22575">
                    <w:rPr>
                      <w:rFonts w:asciiTheme="majorBidi" w:hAnsiTheme="majorBidi" w:cstheme="majorBidi"/>
                      <w:color w:val="auto"/>
                    </w:rPr>
                    <w:fldChar w:fldCharType="end"/>
                  </w:r>
                  <w:r w:rsidRPr="00F22575">
                    <w:rPr>
                      <w:rFonts w:asciiTheme="majorBidi" w:hAnsiTheme="majorBidi" w:cstheme="majorBidi"/>
                      <w:color w:val="auto"/>
                    </w:rPr>
                    <w:t xml:space="preserve"> : structure tache IHMHandle</w:t>
                  </w:r>
                </w:p>
              </w:txbxContent>
            </v:textbox>
          </v:shape>
        </w:pict>
      </w:r>
      <w:commentRangeStart w:id="85"/>
      <w:commentRangeEnd w:id="85"/>
      <w:r w:rsidR="00B07B2B">
        <w:commentReference w:id="85"/>
      </w:r>
    </w:p>
    <w:p w14:paraId="45EF1FDB" w14:textId="15FADBCD" w:rsidR="003D48B1" w:rsidRDefault="003D48B1" w:rsidP="003D48B1">
      <w:pPr>
        <w:pStyle w:val="Style1"/>
        <w:ind w:firstLine="708"/>
      </w:pPr>
    </w:p>
    <w:p w14:paraId="01A5EF73" w14:textId="0D229131" w:rsidR="003D48B1" w:rsidRDefault="000B6747" w:rsidP="003D48B1">
      <w:pPr>
        <w:pStyle w:val="Style1"/>
        <w:ind w:firstLine="708"/>
      </w:pPr>
      <w:r>
        <w:rPr>
          <w:noProof/>
          <w:lang w:eastAsia="fr-FR"/>
        </w:rPr>
        <w:lastRenderedPageBreak/>
        <w:drawing>
          <wp:anchor distT="0" distB="0" distL="114300" distR="114300" simplePos="0" relativeHeight="251656192" behindDoc="0" locked="0" layoutInCell="1" allowOverlap="1" wp14:anchorId="70C72B9D" wp14:editId="4F74D746">
            <wp:simplePos x="0" y="0"/>
            <wp:positionH relativeFrom="margin">
              <wp:posOffset>253348</wp:posOffset>
            </wp:positionH>
            <wp:positionV relativeFrom="paragraph">
              <wp:posOffset>152862</wp:posOffset>
            </wp:positionV>
            <wp:extent cx="5371099" cy="2002972"/>
            <wp:effectExtent l="0" t="0" r="1270" b="0"/>
            <wp:wrapNone/>
            <wp:docPr id="1612613584" name="Image 492304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2304066"/>
                    <pic:cNvPicPr/>
                  </pic:nvPicPr>
                  <pic:blipFill>
                    <a:blip r:embed="rId79">
                      <a:extLst>
                        <a:ext uri="{28A0092B-C50C-407E-A947-70E740481C1C}">
                          <a14:useLocalDpi xmlns:a14="http://schemas.microsoft.com/office/drawing/2010/main" val="0"/>
                        </a:ext>
                      </a:extLst>
                    </a:blip>
                    <a:stretch>
                      <a:fillRect/>
                    </a:stretch>
                  </pic:blipFill>
                  <pic:spPr>
                    <a:xfrm>
                      <a:off x="0" y="0"/>
                      <a:ext cx="5371099" cy="2002972"/>
                    </a:xfrm>
                    <a:prstGeom prst="rect">
                      <a:avLst/>
                    </a:prstGeom>
                  </pic:spPr>
                </pic:pic>
              </a:graphicData>
            </a:graphic>
          </wp:anchor>
        </w:drawing>
      </w:r>
    </w:p>
    <w:p w14:paraId="74E901E4" w14:textId="77777777" w:rsidR="003D48B1" w:rsidRDefault="003D48B1" w:rsidP="003D48B1">
      <w:pPr>
        <w:pStyle w:val="Style1"/>
        <w:ind w:firstLine="708"/>
      </w:pPr>
    </w:p>
    <w:p w14:paraId="29FA8D5A" w14:textId="77777777" w:rsidR="003D48B1" w:rsidRDefault="003D48B1" w:rsidP="003D48B1">
      <w:pPr>
        <w:pStyle w:val="Style1"/>
        <w:ind w:firstLine="708"/>
      </w:pPr>
    </w:p>
    <w:p w14:paraId="0C0D838D" w14:textId="0228BFEC" w:rsidR="003D48B1" w:rsidRDefault="003D48B1" w:rsidP="003D48B1">
      <w:pPr>
        <w:pStyle w:val="Style1"/>
        <w:ind w:firstLine="708"/>
      </w:pPr>
    </w:p>
    <w:p w14:paraId="70578045" w14:textId="67E0D878" w:rsidR="000B6747" w:rsidRDefault="000B6747" w:rsidP="003D48B1">
      <w:pPr>
        <w:pStyle w:val="Style1"/>
        <w:ind w:firstLine="708"/>
      </w:pPr>
    </w:p>
    <w:p w14:paraId="37DD58AC" w14:textId="77777777" w:rsidR="000B6747" w:rsidRDefault="000B6747" w:rsidP="003D48B1">
      <w:pPr>
        <w:pStyle w:val="Style1"/>
        <w:ind w:firstLine="708"/>
      </w:pPr>
    </w:p>
    <w:p w14:paraId="7D7C6121" w14:textId="08D54B58" w:rsidR="003D48B1" w:rsidRDefault="003D48B1" w:rsidP="00F22575">
      <w:pPr>
        <w:pStyle w:val="Style1"/>
        <w:ind w:firstLine="708"/>
        <w:rPr>
          <w:rFonts w:eastAsia="Microsoft JhengHei"/>
        </w:rPr>
      </w:pPr>
    </w:p>
    <w:p w14:paraId="10E5A9EB" w14:textId="41DA957E" w:rsidR="74FBCD6A" w:rsidRDefault="0C492962" w:rsidP="00D52A39">
      <w:pPr>
        <w:pStyle w:val="titre2"/>
        <w:numPr>
          <w:ilvl w:val="1"/>
          <w:numId w:val="71"/>
        </w:numPr>
      </w:pPr>
      <w:bookmarkStart w:id="86" w:name="_Toc105167232"/>
      <w:r w:rsidRPr="0C492962">
        <w:t>Capteurs et mesures</w:t>
      </w:r>
      <w:bookmarkEnd w:id="86"/>
    </w:p>
    <w:p w14:paraId="55B4523E" w14:textId="3D9FC956" w:rsidR="74FBCD6A" w:rsidRPr="003D48B1" w:rsidRDefault="00EA2B26" w:rsidP="003D48B1">
      <w:pPr>
        <w:pStyle w:val="Style4"/>
        <w:rPr>
          <w:rFonts w:eastAsiaTheme="minorEastAsia"/>
        </w:rPr>
      </w:pPr>
      <w:bookmarkStart w:id="87" w:name="_Toc105167233"/>
      <w:r>
        <w:rPr>
          <w:rFonts w:eastAsia="Calibri"/>
        </w:rPr>
        <w:t>4.5.1</w:t>
      </w:r>
      <w:r w:rsidR="003D48B1">
        <w:rPr>
          <w:rFonts w:eastAsia="Calibri"/>
        </w:rPr>
        <w:t xml:space="preserve"> </w:t>
      </w:r>
      <w:r w:rsidR="18AFD3F6" w:rsidRPr="003D48B1">
        <w:rPr>
          <w:rFonts w:eastAsia="Calibri"/>
        </w:rPr>
        <w:t>Capteur de diamètre</w:t>
      </w:r>
      <w:bookmarkEnd w:id="87"/>
    </w:p>
    <w:p w14:paraId="01C4055F" w14:textId="77777777" w:rsidR="18AFD3F6" w:rsidRPr="003D48B1" w:rsidRDefault="18AFD3F6" w:rsidP="00D52A39">
      <w:pPr>
        <w:pStyle w:val="Style1"/>
        <w:numPr>
          <w:ilvl w:val="0"/>
          <w:numId w:val="38"/>
        </w:numPr>
        <w:rPr>
          <w:rFonts w:eastAsia="Calibri"/>
          <w:b/>
          <w:bCs/>
        </w:rPr>
      </w:pPr>
      <w:r w:rsidRPr="003D48B1">
        <w:rPr>
          <w:rFonts w:eastAsia="Calibri"/>
          <w:b/>
          <w:bCs/>
        </w:rPr>
        <w:t>Solution proposée :</w:t>
      </w:r>
    </w:p>
    <w:p w14:paraId="580EAFC1" w14:textId="77777777" w:rsidR="18AFD3F6" w:rsidRDefault="18AFD3F6" w:rsidP="003D48B1">
      <w:pPr>
        <w:pStyle w:val="Style1"/>
        <w:rPr>
          <w:rFonts w:eastAsia="Calibri"/>
        </w:rPr>
      </w:pPr>
      <w:r w:rsidRPr="18AFD3F6">
        <w:rPr>
          <w:rFonts w:eastAsia="Calibri"/>
        </w:rPr>
        <w:t>Le calcule de débit d’injection, comme il est indiqué précédemment, nécessite une connaissance de la section de la seringue. Afin de calculer ce paramètre il faut connaitre le rayon.</w:t>
      </w:r>
    </w:p>
    <w:p w14:paraId="46795954" w14:textId="77777777" w:rsidR="18AFD3F6" w:rsidRDefault="18AFD3F6" w:rsidP="7A6FE1E2">
      <w:pPr>
        <w:jc w:val="center"/>
      </w:pPr>
      <m:oMathPara>
        <m:oMath>
          <m:r>
            <w:rPr>
              <w:rFonts w:ascii="Cambria Math" w:hAnsi="Cambria Math"/>
            </w:rPr>
            <m:t>S=π×</m:t>
          </m:r>
          <m:sSup>
            <m:sSupPr>
              <m:ctrlPr>
                <w:rPr>
                  <w:rFonts w:ascii="Cambria Math" w:hAnsi="Cambria Math"/>
                </w:rPr>
              </m:ctrlPr>
            </m:sSupPr>
            <m:e>
              <m:r>
                <w:rPr>
                  <w:rFonts w:ascii="Cambria Math" w:hAnsi="Cambria Math"/>
                </w:rPr>
                <m:t>r</m:t>
              </m:r>
            </m:e>
            <m:sup>
              <m:r>
                <w:rPr>
                  <w:rFonts w:ascii="Cambria Math" w:hAnsi="Cambria Math"/>
                </w:rPr>
                <m:t>2</m:t>
              </m:r>
            </m:sup>
          </m:sSup>
        </m:oMath>
      </m:oMathPara>
    </w:p>
    <w:p w14:paraId="3864D0AB" w14:textId="77777777" w:rsidR="18AFD3F6" w:rsidRDefault="18AFD3F6" w:rsidP="003D48B1">
      <w:pPr>
        <w:pStyle w:val="Style1"/>
        <w:ind w:firstLine="708"/>
        <w:rPr>
          <w:rFonts w:eastAsia="Calibri"/>
        </w:rPr>
      </w:pPr>
      <w:r w:rsidRPr="18AFD3F6">
        <w:rPr>
          <w:rFonts w:eastAsia="Calibri"/>
        </w:rPr>
        <w:t xml:space="preserve">Généralement, on a une idée sur les rayons possibles d’après le type de la seringue. Notre solution est de détecter dans quelles marges se trouve le diamètre de la seringue et puis assigner la valeur convenable selon cette marge. </w:t>
      </w:r>
    </w:p>
    <w:p w14:paraId="0EA61235" w14:textId="77777777" w:rsidR="18AFD3F6" w:rsidRDefault="18AFD3F6" w:rsidP="003D48B1">
      <w:pPr>
        <w:pStyle w:val="Style1"/>
        <w:ind w:firstLine="708"/>
        <w:rPr>
          <w:rFonts w:eastAsia="Calibri"/>
        </w:rPr>
      </w:pPr>
      <w:r w:rsidRPr="18AFD3F6">
        <w:rPr>
          <w:rFonts w:eastAsia="Calibri"/>
        </w:rPr>
        <w:t>Le capteur s’agit d’un potentiomètre linéaire ou bien “slide potentiometer” qui est lié au vérin de la pince à seringue (syringe clamp). Le potentiomètre va retourner une valeur pour chaque niveau du curseur et selon cette valeur on attribue un diamètre.</w:t>
      </w:r>
    </w:p>
    <w:p w14:paraId="141525D1" w14:textId="77777777" w:rsidR="18AFD3F6" w:rsidRDefault="18AFD3F6" w:rsidP="003D48B1">
      <w:pPr>
        <w:pStyle w:val="Style1"/>
        <w:rPr>
          <w:rFonts w:eastAsia="Calibri"/>
        </w:rPr>
      </w:pPr>
      <w:r w:rsidRPr="18AFD3F6">
        <w:rPr>
          <w:rFonts w:eastAsia="Calibri"/>
        </w:rPr>
        <w:t>Par exemple, on travaille avec les seringues de type x qui admettent ces diamètres possibles :</w:t>
      </w:r>
    </w:p>
    <w:p w14:paraId="0A587D00" w14:textId="77777777" w:rsidR="18AFD3F6" w:rsidRDefault="18AFD3F6" w:rsidP="00D52A39">
      <w:pPr>
        <w:pStyle w:val="Style1"/>
        <w:numPr>
          <w:ilvl w:val="0"/>
          <w:numId w:val="39"/>
        </w:numPr>
        <w:spacing w:line="240" w:lineRule="auto"/>
      </w:pPr>
      <w:r w:rsidRPr="18AFD3F6">
        <w:rPr>
          <w:rFonts w:eastAsia="Calibri"/>
        </w:rPr>
        <w:t>0.34mm pour le volume 5 mm^3</w:t>
      </w:r>
    </w:p>
    <w:p w14:paraId="7FC013B5" w14:textId="77777777" w:rsidR="18AFD3F6" w:rsidRDefault="18AFD3F6" w:rsidP="00D52A39">
      <w:pPr>
        <w:pStyle w:val="Style1"/>
        <w:numPr>
          <w:ilvl w:val="0"/>
          <w:numId w:val="39"/>
        </w:numPr>
        <w:spacing w:line="240" w:lineRule="auto"/>
      </w:pPr>
      <w:r w:rsidRPr="18AFD3F6">
        <w:rPr>
          <w:rFonts w:eastAsia="Calibri"/>
        </w:rPr>
        <w:t>0.49mm pour le volume 10 mm^3</w:t>
      </w:r>
    </w:p>
    <w:p w14:paraId="06C0F521" w14:textId="77777777" w:rsidR="18AFD3F6" w:rsidRDefault="18AFD3F6" w:rsidP="00D52A39">
      <w:pPr>
        <w:pStyle w:val="Style1"/>
        <w:numPr>
          <w:ilvl w:val="0"/>
          <w:numId w:val="39"/>
        </w:numPr>
        <w:spacing w:line="240" w:lineRule="auto"/>
      </w:pPr>
      <w:r w:rsidRPr="18AFD3F6">
        <w:rPr>
          <w:rFonts w:eastAsia="Calibri"/>
        </w:rPr>
        <w:t>1.03mm pour le volume 50mm^3</w:t>
      </w:r>
    </w:p>
    <w:p w14:paraId="33889588" w14:textId="77777777" w:rsidR="18AFD3F6" w:rsidRDefault="18AFD3F6" w:rsidP="00D52A39">
      <w:pPr>
        <w:pStyle w:val="Style1"/>
        <w:numPr>
          <w:ilvl w:val="0"/>
          <w:numId w:val="39"/>
        </w:numPr>
        <w:spacing w:line="240" w:lineRule="auto"/>
      </w:pPr>
      <w:r w:rsidRPr="18AFD3F6">
        <w:rPr>
          <w:rFonts w:eastAsia="Calibri"/>
        </w:rPr>
        <w:t>…</w:t>
      </w:r>
    </w:p>
    <w:p w14:paraId="19DD5222" w14:textId="77777777" w:rsidR="18AFD3F6" w:rsidRDefault="18AFD3F6" w:rsidP="003D48B1">
      <w:pPr>
        <w:pStyle w:val="Style1"/>
        <w:ind w:firstLine="360"/>
        <w:rPr>
          <w:rFonts w:eastAsia="Calibri"/>
        </w:rPr>
      </w:pPr>
      <w:r w:rsidRPr="18AFD3F6">
        <w:rPr>
          <w:rFonts w:eastAsia="Calibri"/>
        </w:rPr>
        <w:t>Si le capteur indique x ou y la variable rayon reçoit 0.49mm et puis on fait le calcul de la section.</w:t>
      </w:r>
    </w:p>
    <w:p w14:paraId="5AA4A004" w14:textId="77777777" w:rsidR="18AFD3F6" w:rsidRPr="003D48B1" w:rsidRDefault="18AFD3F6" w:rsidP="00D52A39">
      <w:pPr>
        <w:pStyle w:val="Style1"/>
        <w:numPr>
          <w:ilvl w:val="0"/>
          <w:numId w:val="40"/>
        </w:numPr>
        <w:rPr>
          <w:rFonts w:eastAsia="Calibri"/>
          <w:b/>
          <w:bCs/>
        </w:rPr>
      </w:pPr>
      <w:r w:rsidRPr="003D48B1">
        <w:rPr>
          <w:rFonts w:eastAsia="Calibri"/>
          <w:b/>
          <w:bCs/>
        </w:rPr>
        <w:lastRenderedPageBreak/>
        <w:t>Implémentation</w:t>
      </w:r>
    </w:p>
    <w:p w14:paraId="789BA619" w14:textId="77777777" w:rsidR="18AFD3F6" w:rsidRDefault="18AFD3F6" w:rsidP="003D48B1">
      <w:pPr>
        <w:pStyle w:val="Style1"/>
        <w:ind w:firstLine="360"/>
        <w:rPr>
          <w:rFonts w:eastAsia="Calibri"/>
        </w:rPr>
      </w:pPr>
      <w:r w:rsidRPr="18AFD3F6">
        <w:rPr>
          <w:rFonts w:eastAsia="Calibri"/>
        </w:rPr>
        <w:t>Le potentiomètre est alimenté avec une tension 3.3v qui représente sa valeur maximale et la sortie du potentiomètre linéaire est reliée à une entré ADC (Analogue to digital Converter) du microcontrôleur qui admet une résolution 16 bit, donc les valeurs possibles sont entre 0 (0v) et 65535 (3.3v).</w:t>
      </w:r>
    </w:p>
    <w:p w14:paraId="6D184F28" w14:textId="41E62C55" w:rsidR="18AFD3F6" w:rsidRPr="003D48B1" w:rsidRDefault="18AFD3F6" w:rsidP="003D48B1">
      <w:pPr>
        <w:pStyle w:val="Style1"/>
        <w:ind w:firstLine="360"/>
        <w:rPr>
          <w:rFonts w:eastAsia="Calibri"/>
        </w:rPr>
      </w:pPr>
      <w:r w:rsidRPr="18AFD3F6">
        <w:rPr>
          <w:rFonts w:eastAsia="Calibri"/>
        </w:rPr>
        <w:t>On a activé La fonction de mode continu (continuous mode) qui permet à l'ADC de travailler en arrière-plan. L'ADC convertit les canaux en continu sans aucune intervention du CPU.</w:t>
      </w:r>
    </w:p>
    <w:p w14:paraId="58A198B5" w14:textId="31691C21" w:rsidR="18AFD3F6" w:rsidRDefault="00EA2B26" w:rsidP="003D48B1">
      <w:pPr>
        <w:pStyle w:val="Style4"/>
      </w:pPr>
      <w:bookmarkStart w:id="88" w:name="_Toc105167234"/>
      <w:r>
        <w:rPr>
          <w:rFonts w:eastAsia="Calibri"/>
        </w:rPr>
        <w:t>4.5.2</w:t>
      </w:r>
      <w:r w:rsidR="003D48B1">
        <w:rPr>
          <w:rFonts w:eastAsia="Calibri"/>
        </w:rPr>
        <w:t xml:space="preserve"> </w:t>
      </w:r>
      <w:r w:rsidR="18AFD3F6" w:rsidRPr="18AFD3F6">
        <w:rPr>
          <w:rFonts w:eastAsia="Calibri"/>
        </w:rPr>
        <w:t>Capteur de position</w:t>
      </w:r>
      <w:bookmarkEnd w:id="88"/>
      <w:r w:rsidR="18AFD3F6" w:rsidRPr="18AFD3F6">
        <w:rPr>
          <w:rFonts w:eastAsia="Calibri"/>
        </w:rPr>
        <w:t xml:space="preserve"> </w:t>
      </w:r>
    </w:p>
    <w:p w14:paraId="4A6C363D" w14:textId="77777777" w:rsidR="18AFD3F6" w:rsidRPr="003D48B1" w:rsidRDefault="22FEF866" w:rsidP="00D52A39">
      <w:pPr>
        <w:pStyle w:val="Style1"/>
        <w:numPr>
          <w:ilvl w:val="0"/>
          <w:numId w:val="41"/>
        </w:numPr>
        <w:rPr>
          <w:rFonts w:eastAsia="Calibri"/>
          <w:b/>
          <w:bCs/>
        </w:rPr>
      </w:pPr>
      <w:r w:rsidRPr="003D48B1">
        <w:rPr>
          <w:rFonts w:eastAsia="Calibri"/>
          <w:b/>
          <w:bCs/>
        </w:rPr>
        <w:t>Solution proposée</w:t>
      </w:r>
    </w:p>
    <w:p w14:paraId="34699DE0" w14:textId="77777777" w:rsidR="18AFD3F6" w:rsidRDefault="22FEF866" w:rsidP="003D48B1">
      <w:pPr>
        <w:pStyle w:val="Style1"/>
        <w:ind w:firstLine="360"/>
        <w:rPr>
          <w:rFonts w:eastAsia="Calibri"/>
        </w:rPr>
      </w:pPr>
      <w:r w:rsidRPr="22FEF866">
        <w:rPr>
          <w:rFonts w:eastAsia="Calibri"/>
        </w:rPr>
        <w:t xml:space="preserve">Avec le même principe On a utilisé un potentiomètre rotatif avec des dents pour qu’il puisse suivre la rotation de l’arbre moteur il s’agit d’un feedback pour contrôler l’erreur du moteur et augmenter sa performance. D’après les valeurs retournées par le potentiomètre on peut aussi conclure la position de la seringue ainsi que le volume restant. </w:t>
      </w:r>
    </w:p>
    <w:p w14:paraId="52DA5A70" w14:textId="77777777" w:rsidR="18AFD3F6" w:rsidRPr="003D48B1" w:rsidRDefault="22FEF866" w:rsidP="00D52A39">
      <w:pPr>
        <w:pStyle w:val="Style1"/>
        <w:numPr>
          <w:ilvl w:val="0"/>
          <w:numId w:val="41"/>
        </w:numPr>
        <w:rPr>
          <w:rFonts w:eastAsia="Calibri"/>
          <w:b/>
          <w:bCs/>
        </w:rPr>
      </w:pPr>
      <w:r w:rsidRPr="003D48B1">
        <w:rPr>
          <w:rFonts w:eastAsia="Calibri"/>
          <w:b/>
          <w:bCs/>
        </w:rPr>
        <w:t>Implémentation</w:t>
      </w:r>
    </w:p>
    <w:p w14:paraId="44911CAB" w14:textId="77777777" w:rsidR="22FEF866" w:rsidRDefault="22FEF866" w:rsidP="003D48B1">
      <w:pPr>
        <w:pStyle w:val="Style1"/>
        <w:ind w:firstLine="360"/>
      </w:pPr>
      <w:r>
        <w:t xml:space="preserve">Le potentiomètre rotatif est interfacé de la même manière que celui utilisé pour capturer le diamètre. La seule chose qui se diffère est la partie de l’interprétation des valeurs retournées par le capteur. En fait, pour détecter la position de la seringue on doit </w:t>
      </w:r>
    </w:p>
    <w:p w14:paraId="0E05B2ED" w14:textId="366E1DFB" w:rsidR="18AFD3F6" w:rsidRDefault="00EA2B26" w:rsidP="003D48B1">
      <w:pPr>
        <w:pStyle w:val="Style4"/>
      </w:pPr>
      <w:bookmarkStart w:id="89" w:name="_Toc105167235"/>
      <w:r>
        <w:rPr>
          <w:rFonts w:eastAsia="Calibri"/>
        </w:rPr>
        <w:t>4.5.</w:t>
      </w:r>
      <w:r w:rsidR="003D48B1">
        <w:rPr>
          <w:rFonts w:eastAsia="Calibri"/>
        </w:rPr>
        <w:t xml:space="preserve">3 </w:t>
      </w:r>
      <w:r w:rsidR="7A6FE1E2" w:rsidRPr="7A6FE1E2">
        <w:rPr>
          <w:rFonts w:eastAsia="Calibri"/>
        </w:rPr>
        <w:t>Capteur de température</w:t>
      </w:r>
      <w:bookmarkEnd w:id="89"/>
    </w:p>
    <w:p w14:paraId="0BADE9AB" w14:textId="77777777" w:rsidR="7A6FE1E2" w:rsidRDefault="7A6FE1E2" w:rsidP="00EA2B26">
      <w:pPr>
        <w:pStyle w:val="Style1"/>
        <w:ind w:firstLine="708"/>
        <w:jc w:val="both"/>
        <w:rPr>
          <w:rFonts w:eastAsia="Calibri"/>
        </w:rPr>
      </w:pPr>
      <w:r w:rsidRPr="7A6FE1E2">
        <w:rPr>
          <w:rFonts w:eastAsia="Calibri"/>
        </w:rPr>
        <w:t xml:space="preserve">Avec toutes les taches que notre carte (Stm32H7) va gérer, il est probable qu’elle surchauffe pour une longue durée d’utilisation, même si elle peut supporter jusqu’à 140°c avec une fréquence de 480MHZ. </w:t>
      </w:r>
    </w:p>
    <w:p w14:paraId="29EA081C" w14:textId="77777777" w:rsidR="7A6FE1E2" w:rsidRDefault="7A6FE1E2" w:rsidP="00EA2B26">
      <w:pPr>
        <w:pStyle w:val="Style1"/>
        <w:ind w:firstLine="708"/>
        <w:jc w:val="both"/>
        <w:rPr>
          <w:rFonts w:eastAsia="Calibri"/>
        </w:rPr>
      </w:pPr>
      <w:r w:rsidRPr="7A6FE1E2">
        <w:rPr>
          <w:rFonts w:eastAsia="Calibri"/>
        </w:rPr>
        <w:t>Mais pour se protéger et rester dans la zone hors stress, on a utilisé le capteur de température interne qui est connecté directement à l’</w:t>
      </w:r>
      <w:r w:rsidRPr="7A6FE1E2">
        <w:rPr>
          <w:rFonts w:eastAsia="Calibri"/>
          <w:b/>
          <w:bCs/>
        </w:rPr>
        <w:t>ADC3</w:t>
      </w:r>
      <w:r w:rsidRPr="7A6FE1E2">
        <w:rPr>
          <w:rFonts w:eastAsia="Calibri"/>
        </w:rPr>
        <w:t xml:space="preserve">. La conversion analogique numérique est faite dans le background avec le mode continu (810.5 cycles) et le </w:t>
      </w:r>
      <w:r w:rsidRPr="7A6FE1E2">
        <w:rPr>
          <w:rFonts w:eastAsia="Calibri"/>
          <w:b/>
          <w:bCs/>
        </w:rPr>
        <w:t>watchdog analogique</w:t>
      </w:r>
      <w:r w:rsidRPr="7A6FE1E2">
        <w:rPr>
          <w:rFonts w:eastAsia="Calibri"/>
        </w:rPr>
        <w:t xml:space="preserve"> qui génère une interruption (</w:t>
      </w:r>
      <w:r w:rsidRPr="7A6FE1E2">
        <w:rPr>
          <w:rFonts w:ascii="Courier New" w:eastAsia="Courier New" w:hAnsi="Courier New" w:cs="Courier New"/>
        </w:rPr>
        <w:t>HAL_ADC_LevelOutOfWindowCallback(ADC_HandleTypeDef *hadc)</w:t>
      </w:r>
      <w:r w:rsidRPr="7A6FE1E2">
        <w:rPr>
          <w:rFonts w:eastAsia="Calibri"/>
        </w:rPr>
        <w:t>) si la conversion est hors la marge spécifiée.</w:t>
      </w:r>
    </w:p>
    <w:p w14:paraId="349328D6" w14:textId="6083DEE0" w:rsidR="00EA2B26" w:rsidRDefault="00BA6241" w:rsidP="00EA2B26">
      <w:pPr>
        <w:keepNext/>
        <w:jc w:val="center"/>
      </w:pPr>
      <w:r>
        <w:rPr>
          <w:noProof/>
          <w:lang w:eastAsia="fr-FR"/>
        </w:rPr>
        <w:lastRenderedPageBreak/>
        <w:drawing>
          <wp:anchor distT="0" distB="0" distL="114300" distR="114300" simplePos="0" relativeHeight="251671552" behindDoc="0" locked="0" layoutInCell="1" allowOverlap="1" wp14:anchorId="3E0A2033" wp14:editId="50738261">
            <wp:simplePos x="0" y="0"/>
            <wp:positionH relativeFrom="column">
              <wp:posOffset>342409</wp:posOffset>
            </wp:positionH>
            <wp:positionV relativeFrom="paragraph">
              <wp:posOffset>-2648</wp:posOffset>
            </wp:positionV>
            <wp:extent cx="5068007" cy="1771897"/>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80">
                      <a:extLst>
                        <a:ext uri="{28A0092B-C50C-407E-A947-70E740481C1C}">
                          <a14:useLocalDpi xmlns:a14="http://schemas.microsoft.com/office/drawing/2010/main" val="0"/>
                        </a:ext>
                      </a:extLst>
                    </a:blip>
                    <a:stretch>
                      <a:fillRect/>
                    </a:stretch>
                  </pic:blipFill>
                  <pic:spPr>
                    <a:xfrm>
                      <a:off x="0" y="0"/>
                      <a:ext cx="5068007" cy="1771897"/>
                    </a:xfrm>
                    <a:prstGeom prst="rect">
                      <a:avLst/>
                    </a:prstGeom>
                  </pic:spPr>
                </pic:pic>
              </a:graphicData>
            </a:graphic>
          </wp:anchor>
        </w:drawing>
      </w:r>
    </w:p>
    <w:p w14:paraId="1245DC7D" w14:textId="7811DDC3" w:rsidR="7A6FE1E2" w:rsidRPr="00EA2B26" w:rsidRDefault="00EA2B26" w:rsidP="00EA2B26">
      <w:pPr>
        <w:pStyle w:val="Lgende"/>
        <w:jc w:val="center"/>
        <w:rPr>
          <w:rFonts w:ascii="Times New Roman" w:hAnsi="Times New Roman" w:cs="Times New Roman"/>
          <w:color w:val="auto"/>
        </w:rPr>
      </w:pPr>
      <w:bookmarkStart w:id="90" w:name="_Toc105167278"/>
      <w:r w:rsidRPr="00EA2B26">
        <w:rPr>
          <w:rFonts w:ascii="Times New Roman" w:hAnsi="Times New Roman" w:cs="Times New Roman"/>
          <w:color w:val="auto"/>
        </w:rPr>
        <w:t xml:space="preserve">Figure </w:t>
      </w:r>
      <w:r w:rsidRPr="00EA2B26">
        <w:rPr>
          <w:rFonts w:ascii="Times New Roman" w:hAnsi="Times New Roman" w:cs="Times New Roman"/>
          <w:color w:val="auto"/>
        </w:rPr>
        <w:fldChar w:fldCharType="begin"/>
      </w:r>
      <w:r w:rsidRPr="00EA2B26">
        <w:rPr>
          <w:rFonts w:ascii="Times New Roman" w:hAnsi="Times New Roman" w:cs="Times New Roman"/>
          <w:color w:val="auto"/>
        </w:rPr>
        <w:instrText xml:space="preserve"> SEQ Figure \* ARABIC </w:instrText>
      </w:r>
      <w:r w:rsidRPr="00EA2B26">
        <w:rPr>
          <w:rFonts w:ascii="Times New Roman" w:hAnsi="Times New Roman" w:cs="Times New Roman"/>
          <w:color w:val="auto"/>
        </w:rPr>
        <w:fldChar w:fldCharType="separate"/>
      </w:r>
      <w:r w:rsidR="00111B93">
        <w:rPr>
          <w:rFonts w:ascii="Times New Roman" w:hAnsi="Times New Roman" w:cs="Times New Roman"/>
          <w:noProof/>
          <w:color w:val="auto"/>
        </w:rPr>
        <w:t>43</w:t>
      </w:r>
      <w:r w:rsidRPr="00EA2B26">
        <w:rPr>
          <w:rFonts w:ascii="Times New Roman" w:hAnsi="Times New Roman" w:cs="Times New Roman"/>
          <w:color w:val="auto"/>
        </w:rPr>
        <w:fldChar w:fldCharType="end"/>
      </w:r>
      <w:r w:rsidRPr="00EA2B26">
        <w:rPr>
          <w:rFonts w:ascii="Times New Roman" w:hAnsi="Times New Roman" w:cs="Times New Roman"/>
          <w:color w:val="auto"/>
        </w:rPr>
        <w:t xml:space="preserve"> :configuration Watchdog analogique</w:t>
      </w:r>
      <w:bookmarkEnd w:id="90"/>
    </w:p>
    <w:p w14:paraId="5456F7DC" w14:textId="16D4F80D" w:rsidR="004230F5" w:rsidRDefault="004230F5" w:rsidP="7A6FE1E2">
      <w:pPr>
        <w:jc w:val="center"/>
      </w:pPr>
      <w:r>
        <w:t xml:space="preserve"> </w:t>
      </w:r>
    </w:p>
    <w:p w14:paraId="1D28515F" w14:textId="77777777" w:rsidR="7A6FE1E2" w:rsidRDefault="7A6FE1E2" w:rsidP="00EA2B26">
      <w:pPr>
        <w:pStyle w:val="Style1"/>
        <w:jc w:val="both"/>
      </w:pPr>
      <w:r>
        <w:t xml:space="preserve">La limite supérieur ( HighThreshold ) et la limite inférieur (LowThreshold ) sont calculées d’après la formule suivante : </w:t>
      </w:r>
    </w:p>
    <w:p w14:paraId="2EC67890" w14:textId="77777777" w:rsidR="7A6FE1E2" w:rsidRDefault="7A6FE1E2" w:rsidP="00EA2B26">
      <w:pPr>
        <w:pStyle w:val="Style1"/>
        <w:jc w:val="both"/>
        <w:rPr>
          <w:rFonts w:ascii="Courier New" w:eastAsia="Courier New" w:hAnsi="Courier New" w:cs="Courier New"/>
        </w:rPr>
      </w:pPr>
      <w:r w:rsidRPr="7A6FE1E2">
        <w:rPr>
          <w:rFonts w:ascii="Courier New" w:eastAsia="Courier New" w:hAnsi="Courier New" w:cs="Courier New"/>
        </w:rPr>
        <w:t>tCelsius = (110 - 30) * (readValue - *TEMPSENSOR_CAL1_ADDR) / (*TEMPSENSOR_CAL2_ADDR - *TEMPSENSOR_CAL1_ADDR) + 30</w:t>
      </w:r>
    </w:p>
    <w:p w14:paraId="0F0BF7FE" w14:textId="77777777" w:rsidR="7A6FE1E2" w:rsidRPr="003D48B1" w:rsidRDefault="6C470DB7" w:rsidP="00EA2B26">
      <w:pPr>
        <w:pStyle w:val="Style1"/>
        <w:jc w:val="both"/>
      </w:pPr>
      <w:r w:rsidRPr="6C470DB7">
        <w:rPr>
          <w:b/>
          <w:bCs/>
        </w:rPr>
        <w:t xml:space="preserve">tcelsius </w:t>
      </w:r>
      <w:r>
        <w:t>: la température en degré Celsius.</w:t>
      </w:r>
    </w:p>
    <w:p w14:paraId="59359048" w14:textId="77777777" w:rsidR="7A6FE1E2" w:rsidRPr="003D48B1" w:rsidRDefault="6C470DB7" w:rsidP="00EA2B26">
      <w:pPr>
        <w:pStyle w:val="Style1"/>
        <w:jc w:val="both"/>
      </w:pPr>
      <w:r w:rsidRPr="6C470DB7">
        <w:rPr>
          <w:b/>
          <w:bCs/>
        </w:rPr>
        <w:t xml:space="preserve">readValue </w:t>
      </w:r>
      <w:r>
        <w:t>:  le résultat de conversion analogique numérique.</w:t>
      </w:r>
    </w:p>
    <w:p w14:paraId="76ECFF28" w14:textId="3200DFE5" w:rsidR="7A6FE1E2" w:rsidRPr="003D48B1" w:rsidRDefault="6C470DB7" w:rsidP="00EA2B26">
      <w:pPr>
        <w:pStyle w:val="Style1"/>
        <w:jc w:val="both"/>
      </w:pPr>
      <w:r w:rsidRPr="6C470DB7">
        <w:rPr>
          <w:b/>
          <w:bCs/>
        </w:rPr>
        <w:t>TEMPSENSOR_CAL1_ADDR</w:t>
      </w:r>
      <w:r>
        <w:t xml:space="preserve"> </w:t>
      </w:r>
      <w:r w:rsidRPr="00EA2B26">
        <w:rPr>
          <w:b/>
          <w:bCs/>
        </w:rPr>
        <w:t>:</w:t>
      </w:r>
      <w:r>
        <w:t xml:space="preserve"> contenant l’adresse de la valeur de calibrage pour la température 110°c (stocké dans la mémoire morte de la carte).</w:t>
      </w:r>
    </w:p>
    <w:p w14:paraId="7D059C09" w14:textId="7B08FCCB" w:rsidR="7A6FE1E2" w:rsidRPr="003D48B1" w:rsidRDefault="6C470DB7" w:rsidP="00EA2B26">
      <w:pPr>
        <w:pStyle w:val="Style1"/>
        <w:jc w:val="both"/>
      </w:pPr>
      <w:r w:rsidRPr="6C470DB7">
        <w:rPr>
          <w:b/>
          <w:bCs/>
        </w:rPr>
        <w:t>TEMPSENSOR_CAL2_ADDR</w:t>
      </w:r>
      <w:r>
        <w:t xml:space="preserve"> </w:t>
      </w:r>
      <w:r w:rsidRPr="00EA2B26">
        <w:rPr>
          <w:b/>
          <w:bCs/>
        </w:rPr>
        <w:t>:</w:t>
      </w:r>
      <w:r>
        <w:t xml:space="preserve"> contenant l’adresse de la valeur de calibrage pour la température 30°c (stocké dans la mémoire morte de la carte).</w:t>
      </w:r>
    </w:p>
    <w:p w14:paraId="5B4004DF" w14:textId="77777777" w:rsidR="7A6FE1E2" w:rsidRDefault="7A6FE1E2" w:rsidP="00EA2B26">
      <w:pPr>
        <w:pStyle w:val="Style1"/>
        <w:jc w:val="both"/>
        <w:rPr>
          <w:rFonts w:asciiTheme="majorHAnsi" w:eastAsiaTheme="majorEastAsia" w:hAnsiTheme="majorHAnsi"/>
        </w:rPr>
      </w:pPr>
      <w:r w:rsidRPr="7A6FE1E2">
        <w:t xml:space="preserve">L’interruption est appelée quand le résultat de conversion est en dehors de cette fenêtre : </w:t>
      </w:r>
    </w:p>
    <w:p w14:paraId="4207C5BD" w14:textId="77777777" w:rsidR="7A6FE1E2" w:rsidRDefault="6C470DB7" w:rsidP="00EA2B26">
      <w:pPr>
        <w:pStyle w:val="Style1"/>
        <w:jc w:val="both"/>
      </w:pPr>
      <w:r>
        <w:t xml:space="preserve">Max : </w:t>
      </w:r>
      <w:r w:rsidRPr="6C470DB7">
        <w:rPr>
          <w:b/>
          <w:bCs/>
        </w:rPr>
        <w:t xml:space="preserve">15896 </w:t>
      </w:r>
      <w:r>
        <w:t xml:space="preserve">qui correspond à </w:t>
      </w:r>
      <w:r w:rsidRPr="6C470DB7">
        <w:rPr>
          <w:b/>
          <w:bCs/>
        </w:rPr>
        <w:t>100°c</w:t>
      </w:r>
      <w:r>
        <w:t xml:space="preserve"> </w:t>
      </w:r>
    </w:p>
    <w:p w14:paraId="3F39BEA0" w14:textId="77777777" w:rsidR="7A6FE1E2" w:rsidRDefault="6C470DB7" w:rsidP="00EA2B26">
      <w:pPr>
        <w:pStyle w:val="Style1"/>
        <w:jc w:val="both"/>
      </w:pPr>
      <w:r>
        <w:t xml:space="preserve">Min : </w:t>
      </w:r>
      <w:r w:rsidRPr="6C470DB7">
        <w:rPr>
          <w:b/>
          <w:bCs/>
        </w:rPr>
        <w:t>10881</w:t>
      </w:r>
      <w:r>
        <w:t xml:space="preserve"> qui correspond à </w:t>
      </w:r>
      <w:r w:rsidRPr="6C470DB7">
        <w:rPr>
          <w:b/>
          <w:bCs/>
        </w:rPr>
        <w:t>0°c</w:t>
      </w:r>
      <w:r>
        <w:t xml:space="preserve"> </w:t>
      </w:r>
    </w:p>
    <w:p w14:paraId="2552C73C" w14:textId="77777777" w:rsidR="7A6FE1E2" w:rsidRDefault="7A6FE1E2" w:rsidP="00EA2B26">
      <w:pPr>
        <w:pStyle w:val="Style1"/>
        <w:jc w:val="both"/>
      </w:pPr>
      <w:r w:rsidRPr="7A6FE1E2">
        <w:t>Pour chaque interruption de l’ADC3 on lance une alarme de type “</w:t>
      </w:r>
      <w:r w:rsidRPr="7A6FE1E2">
        <w:rPr>
          <w:rFonts w:ascii="Courier New" w:eastAsia="Courier New" w:hAnsi="Courier New" w:cs="Courier New"/>
        </w:rPr>
        <w:t>overheating</w:t>
      </w:r>
      <w:r w:rsidRPr="7A6FE1E2">
        <w:t>”.</w:t>
      </w:r>
    </w:p>
    <w:p w14:paraId="73E3C4A1" w14:textId="77777777" w:rsidR="00EA2B26" w:rsidRDefault="7A6FE1E2" w:rsidP="00EA2B26">
      <w:pPr>
        <w:keepNext/>
        <w:jc w:val="center"/>
      </w:pPr>
      <w:r>
        <w:rPr>
          <w:noProof/>
          <w:lang w:eastAsia="fr-FR"/>
        </w:rPr>
        <w:drawing>
          <wp:inline distT="0" distB="0" distL="0" distR="0" wp14:anchorId="23028408" wp14:editId="7A5D96EE">
            <wp:extent cx="5505450" cy="791408"/>
            <wp:effectExtent l="0" t="0" r="0" b="0"/>
            <wp:docPr id="1180039117" name="Image 1180039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505450" cy="791408"/>
                    </a:xfrm>
                    <a:prstGeom prst="rect">
                      <a:avLst/>
                    </a:prstGeom>
                  </pic:spPr>
                </pic:pic>
              </a:graphicData>
            </a:graphic>
          </wp:inline>
        </w:drawing>
      </w:r>
    </w:p>
    <w:p w14:paraId="73B20ABB" w14:textId="2DECF2C2" w:rsidR="7A6FE1E2" w:rsidRPr="00EA2B26" w:rsidRDefault="00EA2B26" w:rsidP="00EA2B26">
      <w:pPr>
        <w:pStyle w:val="Lgende"/>
        <w:jc w:val="center"/>
        <w:rPr>
          <w:rFonts w:ascii="Times New Roman" w:hAnsi="Times New Roman" w:cs="Times New Roman"/>
          <w:color w:val="auto"/>
        </w:rPr>
      </w:pPr>
      <w:bookmarkStart w:id="91" w:name="_Toc105167279"/>
      <w:r w:rsidRPr="00EA2B26">
        <w:rPr>
          <w:rFonts w:ascii="Times New Roman" w:hAnsi="Times New Roman" w:cs="Times New Roman"/>
          <w:color w:val="auto"/>
        </w:rPr>
        <w:t xml:space="preserve">Figure </w:t>
      </w:r>
      <w:r w:rsidRPr="00EA2B26">
        <w:rPr>
          <w:rFonts w:ascii="Times New Roman" w:hAnsi="Times New Roman" w:cs="Times New Roman"/>
          <w:color w:val="auto"/>
        </w:rPr>
        <w:fldChar w:fldCharType="begin"/>
      </w:r>
      <w:r w:rsidRPr="00EA2B26">
        <w:rPr>
          <w:rFonts w:ascii="Times New Roman" w:hAnsi="Times New Roman" w:cs="Times New Roman"/>
          <w:color w:val="auto"/>
        </w:rPr>
        <w:instrText xml:space="preserve"> SEQ Figure \* ARABIC </w:instrText>
      </w:r>
      <w:r w:rsidRPr="00EA2B26">
        <w:rPr>
          <w:rFonts w:ascii="Times New Roman" w:hAnsi="Times New Roman" w:cs="Times New Roman"/>
          <w:color w:val="auto"/>
        </w:rPr>
        <w:fldChar w:fldCharType="separate"/>
      </w:r>
      <w:r w:rsidR="00111B93">
        <w:rPr>
          <w:rFonts w:ascii="Times New Roman" w:hAnsi="Times New Roman" w:cs="Times New Roman"/>
          <w:noProof/>
          <w:color w:val="auto"/>
        </w:rPr>
        <w:t>44</w:t>
      </w:r>
      <w:r w:rsidRPr="00EA2B26">
        <w:rPr>
          <w:rFonts w:ascii="Times New Roman" w:hAnsi="Times New Roman" w:cs="Times New Roman"/>
          <w:color w:val="auto"/>
        </w:rPr>
        <w:fldChar w:fldCharType="end"/>
      </w:r>
      <w:r w:rsidRPr="00EA2B26">
        <w:rPr>
          <w:rFonts w:ascii="Times New Roman" w:hAnsi="Times New Roman" w:cs="Times New Roman"/>
          <w:color w:val="auto"/>
        </w:rPr>
        <w:t>:fonction d’appel lors d’une interruption wdg analogique</w:t>
      </w:r>
      <w:bookmarkEnd w:id="91"/>
    </w:p>
    <w:p w14:paraId="1052A225" w14:textId="77777777" w:rsidR="7A6FE1E2" w:rsidRDefault="7A6FE1E2" w:rsidP="7A6FE1E2">
      <w:pPr>
        <w:rPr>
          <w:rFonts w:eastAsiaTheme="minorEastAsia"/>
        </w:rPr>
      </w:pPr>
    </w:p>
    <w:p w14:paraId="4D2322CF" w14:textId="0748B9CA" w:rsidR="18AFD3F6" w:rsidRDefault="1884F599" w:rsidP="00D52A39">
      <w:pPr>
        <w:pStyle w:val="Style4"/>
        <w:numPr>
          <w:ilvl w:val="2"/>
          <w:numId w:val="72"/>
        </w:numPr>
      </w:pPr>
      <w:bookmarkStart w:id="92" w:name="_Toc105167236"/>
      <w:r w:rsidRPr="1884F599">
        <w:rPr>
          <w:rFonts w:eastAsia="Calibri"/>
        </w:rPr>
        <w:lastRenderedPageBreak/>
        <w:t>Capteur de pression</w:t>
      </w:r>
      <w:bookmarkEnd w:id="92"/>
    </w:p>
    <w:p w14:paraId="3C8C963C" w14:textId="6005FF44" w:rsidR="1884F599" w:rsidRDefault="00EA2B26" w:rsidP="00EA2B26">
      <w:pPr>
        <w:pStyle w:val="titre2"/>
        <w:numPr>
          <w:ilvl w:val="0"/>
          <w:numId w:val="0"/>
        </w:numPr>
        <w:ind w:left="360" w:hanging="360"/>
      </w:pPr>
      <w:bookmarkStart w:id="93" w:name="_Toc105167237"/>
      <w:r>
        <w:t xml:space="preserve">4.6 </w:t>
      </w:r>
      <w:r w:rsidR="6C470DB7">
        <w:t>Connectivité</w:t>
      </w:r>
      <w:bookmarkEnd w:id="93"/>
    </w:p>
    <w:p w14:paraId="5C8CD731" w14:textId="68B176AD" w:rsidR="6C470DB7" w:rsidRDefault="6C470DB7" w:rsidP="00EA2B26">
      <w:pPr>
        <w:pStyle w:val="Style1"/>
        <w:ind w:firstLine="360"/>
        <w:jc w:val="both"/>
        <w:rPr>
          <w:rFonts w:eastAsia="Calibri"/>
        </w:rPr>
      </w:pPr>
      <w:r w:rsidRPr="6C470DB7">
        <w:rPr>
          <w:rFonts w:eastAsia="Calibri"/>
        </w:rPr>
        <w:t xml:space="preserve">La connectivité est </w:t>
      </w:r>
      <w:r w:rsidR="0056512C" w:rsidRPr="6C470DB7">
        <w:rPr>
          <w:rFonts w:eastAsia="Calibri"/>
        </w:rPr>
        <w:t>un</w:t>
      </w:r>
      <w:r w:rsidRPr="6C470DB7">
        <w:rPr>
          <w:rFonts w:eastAsia="Calibri"/>
        </w:rPr>
        <w:t xml:space="preserve"> élément clé dans notre projet, vu qu'elle est rarement utilisée dans les pousses seringues existantes dans le marché. Son rôle est de permettre le médecin de la surveillance en temps réel de l’état d’injection à distance et n’importe où avec l’aide d’une application mobile.</w:t>
      </w:r>
    </w:p>
    <w:p w14:paraId="5B239D7C" w14:textId="22C56288" w:rsidR="6C470DB7" w:rsidRDefault="00EA2B26" w:rsidP="0056512C">
      <w:pPr>
        <w:pStyle w:val="Style4"/>
        <w:rPr>
          <w:rFonts w:eastAsia="Calibri"/>
        </w:rPr>
      </w:pPr>
      <w:bookmarkStart w:id="94" w:name="_Toc105167238"/>
      <w:r>
        <w:rPr>
          <w:rFonts w:eastAsia="Calibri"/>
        </w:rPr>
        <w:t>4.6.1</w:t>
      </w:r>
      <w:r w:rsidR="0056512C">
        <w:rPr>
          <w:rFonts w:eastAsia="Calibri"/>
        </w:rPr>
        <w:t xml:space="preserve"> </w:t>
      </w:r>
      <w:r w:rsidR="6C470DB7" w:rsidRPr="6C470DB7">
        <w:rPr>
          <w:rFonts w:eastAsia="Calibri"/>
        </w:rPr>
        <w:t>Solution proposée :</w:t>
      </w:r>
      <w:bookmarkEnd w:id="94"/>
    </w:p>
    <w:p w14:paraId="7F77D1DE" w14:textId="40EEE519" w:rsidR="6C470DB7" w:rsidRDefault="6C470DB7" w:rsidP="00EA2B26">
      <w:pPr>
        <w:pStyle w:val="Style1"/>
        <w:ind w:firstLine="708"/>
        <w:jc w:val="both"/>
        <w:rPr>
          <w:rFonts w:eastAsia="Calibri"/>
        </w:rPr>
      </w:pPr>
      <w:r w:rsidRPr="6C470DB7">
        <w:rPr>
          <w:rFonts w:eastAsia="Calibri"/>
        </w:rPr>
        <w:t>Les données de supervision sont stockées et synchronisées en temps réels dans une base de données hébergée dans le cloud puis L’application mobile peut les récupèrent, faire le traitement si nécessaire et les affichent au médecin. À l’aide de cette architecture, les informations sont disponibles même si l’application est hors ligne.</w:t>
      </w:r>
    </w:p>
    <w:p w14:paraId="430AB97F" w14:textId="6B507A71" w:rsidR="6C470DB7" w:rsidRDefault="6C470DB7" w:rsidP="00EA2B26">
      <w:pPr>
        <w:pStyle w:val="Style1"/>
        <w:ind w:firstLine="708"/>
        <w:jc w:val="both"/>
        <w:rPr>
          <w:rFonts w:eastAsia="Calibri"/>
        </w:rPr>
      </w:pPr>
      <w:r w:rsidRPr="6C470DB7">
        <w:rPr>
          <w:rFonts w:eastAsia="Calibri"/>
        </w:rPr>
        <w:t>L’envoie des données nécessite un accès à l’internet, pour cela on a intégré un module Wi-Fi qui va assurer la communication avec un point d’accès vers le WEB selon le protocole TCP-IP.</w:t>
      </w:r>
    </w:p>
    <w:p w14:paraId="0A0C94FD" w14:textId="09D41CF7" w:rsidR="6C470DB7" w:rsidRDefault="00EA2B26" w:rsidP="0056512C">
      <w:pPr>
        <w:pStyle w:val="Style4"/>
        <w:rPr>
          <w:rFonts w:eastAsia="Calibri"/>
        </w:rPr>
      </w:pPr>
      <w:bookmarkStart w:id="95" w:name="_Toc105167239"/>
      <w:r>
        <w:rPr>
          <w:rFonts w:eastAsia="Calibri"/>
        </w:rPr>
        <w:t>4.6.2</w:t>
      </w:r>
      <w:r w:rsidR="0056512C">
        <w:rPr>
          <w:rFonts w:eastAsia="Calibri"/>
        </w:rPr>
        <w:t xml:space="preserve"> </w:t>
      </w:r>
      <w:r w:rsidR="6C470DB7" w:rsidRPr="6C470DB7">
        <w:rPr>
          <w:rFonts w:eastAsia="Calibri"/>
        </w:rPr>
        <w:t>Architecture et protocoles :</w:t>
      </w:r>
      <w:bookmarkEnd w:id="95"/>
      <w:r w:rsidR="6C470DB7" w:rsidRPr="6C470DB7">
        <w:rPr>
          <w:rFonts w:eastAsia="Calibri"/>
        </w:rPr>
        <w:t xml:space="preserve"> </w:t>
      </w:r>
    </w:p>
    <w:p w14:paraId="39803AB8" w14:textId="5AFB905F" w:rsidR="6C470DB7" w:rsidRDefault="6C470DB7" w:rsidP="00EA2B26">
      <w:pPr>
        <w:pStyle w:val="Style1"/>
        <w:ind w:firstLine="708"/>
        <w:jc w:val="both"/>
        <w:rPr>
          <w:rFonts w:eastAsia="Calibri"/>
        </w:rPr>
      </w:pPr>
      <w:r w:rsidRPr="6C470DB7">
        <w:rPr>
          <w:rFonts w:eastAsia="Calibri"/>
        </w:rPr>
        <w:t>Le module Wi-Fi et la carte se communiquent à l’aide du protocole UART (RX/TX), la communication entre le module Wi-Fi et la base de données hébergée dans le cloud est assurée par le protocole HTTP et l'application mobile utilise le protocole Websockets pour récupérer les données déposées dans le cloud.</w:t>
      </w:r>
    </w:p>
    <w:p w14:paraId="45C77236" w14:textId="56CB25BB" w:rsidR="6C470DB7" w:rsidRDefault="00EA2B26" w:rsidP="0056512C">
      <w:pPr>
        <w:pStyle w:val="Style4"/>
        <w:rPr>
          <w:rFonts w:eastAsia="Calibri"/>
        </w:rPr>
      </w:pPr>
      <w:bookmarkStart w:id="96" w:name="_Toc105167240"/>
      <w:r>
        <w:rPr>
          <w:rFonts w:eastAsia="Calibri"/>
        </w:rPr>
        <w:t>4.6.3</w:t>
      </w:r>
      <w:r w:rsidR="0056512C">
        <w:rPr>
          <w:rFonts w:eastAsia="Calibri"/>
        </w:rPr>
        <w:t xml:space="preserve"> </w:t>
      </w:r>
      <w:r w:rsidR="6C470DB7" w:rsidRPr="6C470DB7">
        <w:rPr>
          <w:rFonts w:eastAsia="Calibri"/>
        </w:rPr>
        <w:t>Implémentation :</w:t>
      </w:r>
      <w:bookmarkEnd w:id="96"/>
    </w:p>
    <w:p w14:paraId="284EC77E" w14:textId="3D5577A6" w:rsidR="6C470DB7" w:rsidRDefault="6C470DB7" w:rsidP="0056512C">
      <w:pPr>
        <w:pStyle w:val="Style1"/>
        <w:ind w:firstLine="708"/>
        <w:rPr>
          <w:rFonts w:eastAsia="Calibri"/>
        </w:rPr>
      </w:pPr>
      <w:r w:rsidRPr="6C470DB7">
        <w:rPr>
          <w:rFonts w:eastAsia="Calibri"/>
        </w:rPr>
        <w:t>La connectivité est gérée par la tache RTOS “</w:t>
      </w:r>
      <w:r w:rsidRPr="6C470DB7">
        <w:rPr>
          <w:rFonts w:ascii="Courier New" w:eastAsia="Courier New" w:hAnsi="Courier New" w:cs="Courier New"/>
        </w:rPr>
        <w:t>ConnectivityHandle</w:t>
      </w:r>
      <w:r w:rsidRPr="6C470DB7">
        <w:rPr>
          <w:rFonts w:eastAsia="Calibri"/>
        </w:rPr>
        <w:t>”, elle reçoit les données déposées par les autres taches dans les queues puis elles les envoient vers le module Wi-Fi esp8266.</w:t>
      </w:r>
    </w:p>
    <w:p w14:paraId="57C24E61" w14:textId="5A85DEA7" w:rsidR="6C470DB7" w:rsidRDefault="6C470DB7" w:rsidP="0056512C">
      <w:pPr>
        <w:pStyle w:val="Style1"/>
        <w:ind w:firstLine="360"/>
        <w:rPr>
          <w:rFonts w:eastAsia="Calibri"/>
        </w:rPr>
      </w:pPr>
      <w:r w:rsidRPr="6C470DB7">
        <w:rPr>
          <w:rFonts w:eastAsia="Calibri"/>
        </w:rPr>
        <w:t xml:space="preserve">Ci-dessous est la liste des données à envoyées vers le cloud avec leurs queues correspondantes : </w:t>
      </w:r>
    </w:p>
    <w:p w14:paraId="2F1B329D" w14:textId="2AC57DDD" w:rsidR="6C470DB7" w:rsidRDefault="6C470DB7" w:rsidP="00D52A39">
      <w:pPr>
        <w:pStyle w:val="Style1"/>
        <w:numPr>
          <w:ilvl w:val="0"/>
          <w:numId w:val="54"/>
        </w:numPr>
        <w:spacing w:line="240" w:lineRule="auto"/>
      </w:pPr>
      <w:r w:rsidRPr="6C470DB7">
        <w:rPr>
          <w:rFonts w:eastAsia="Calibri"/>
        </w:rPr>
        <w:t>Débit d’injection =&gt; FlowRateQHandle</w:t>
      </w:r>
    </w:p>
    <w:p w14:paraId="4D2AE051" w14:textId="757A6145" w:rsidR="6C470DB7" w:rsidRDefault="6C470DB7" w:rsidP="00D52A39">
      <w:pPr>
        <w:pStyle w:val="Style1"/>
        <w:numPr>
          <w:ilvl w:val="0"/>
          <w:numId w:val="54"/>
        </w:numPr>
        <w:spacing w:line="240" w:lineRule="auto"/>
      </w:pPr>
      <w:r w:rsidRPr="6C470DB7">
        <w:rPr>
          <w:rFonts w:eastAsia="Calibri"/>
        </w:rPr>
        <w:t>Temps restant   =&gt; TimeQHandle</w:t>
      </w:r>
    </w:p>
    <w:p w14:paraId="077723EA" w14:textId="72F29A09" w:rsidR="6C470DB7" w:rsidRDefault="6C470DB7" w:rsidP="00D52A39">
      <w:pPr>
        <w:pStyle w:val="Style1"/>
        <w:numPr>
          <w:ilvl w:val="0"/>
          <w:numId w:val="54"/>
        </w:numPr>
        <w:spacing w:line="240" w:lineRule="auto"/>
      </w:pPr>
      <w:r w:rsidRPr="6C470DB7">
        <w:rPr>
          <w:rFonts w:eastAsia="Calibri"/>
        </w:rPr>
        <w:t>Volume restant =&gt; VolumeLeftQHandle</w:t>
      </w:r>
    </w:p>
    <w:p w14:paraId="62BA9593" w14:textId="600C42C7" w:rsidR="6C470DB7" w:rsidRDefault="6C470DB7" w:rsidP="00D52A39">
      <w:pPr>
        <w:pStyle w:val="Style1"/>
        <w:numPr>
          <w:ilvl w:val="0"/>
          <w:numId w:val="54"/>
        </w:numPr>
        <w:spacing w:line="240" w:lineRule="auto"/>
      </w:pPr>
      <w:r w:rsidRPr="6C470DB7">
        <w:rPr>
          <w:rFonts w:eastAsia="Calibri"/>
        </w:rPr>
        <w:t>Alarmes =&gt; envoyées directement auprès de leurs interruptions.</w:t>
      </w:r>
    </w:p>
    <w:p w14:paraId="0A1E6FF7" w14:textId="516AC1B4" w:rsidR="6C470DB7" w:rsidRDefault="6C470DB7" w:rsidP="00D52A39">
      <w:pPr>
        <w:pStyle w:val="Style1"/>
        <w:numPr>
          <w:ilvl w:val="0"/>
          <w:numId w:val="54"/>
        </w:numPr>
        <w:spacing w:line="240" w:lineRule="auto"/>
      </w:pPr>
      <w:r w:rsidRPr="6C470DB7">
        <w:rPr>
          <w:rFonts w:eastAsia="Calibri"/>
        </w:rPr>
        <w:lastRenderedPageBreak/>
        <w:t>L'ID de la seringue</w:t>
      </w:r>
    </w:p>
    <w:p w14:paraId="4D9C5E5B" w14:textId="15360BD7" w:rsidR="6C470DB7" w:rsidRDefault="6C470DB7" w:rsidP="0056512C">
      <w:pPr>
        <w:pStyle w:val="Style1"/>
        <w:ind w:firstLine="360"/>
        <w:rPr>
          <w:rFonts w:eastAsia="Calibri"/>
        </w:rPr>
      </w:pPr>
      <w:r w:rsidRPr="6C470DB7">
        <w:rPr>
          <w:rFonts w:eastAsia="Calibri"/>
        </w:rPr>
        <w:t>Après la réception des queues on passe chaque valeur à la fonction “</w:t>
      </w:r>
      <w:r w:rsidRPr="6C470DB7">
        <w:rPr>
          <w:rFonts w:ascii="Courier New" w:eastAsia="Courier New" w:hAnsi="Courier New" w:cs="Courier New"/>
        </w:rPr>
        <w:t>sprintf</w:t>
      </w:r>
      <w:r w:rsidRPr="6C470DB7">
        <w:rPr>
          <w:rFonts w:eastAsia="Calibri"/>
        </w:rPr>
        <w:t>” qui retourne une chaîne formatée en utilisant les arguments %d, %f, %s, %.3f ….</w:t>
      </w:r>
    </w:p>
    <w:p w14:paraId="07EBE2D9" w14:textId="258F144E" w:rsidR="6C470DB7" w:rsidRDefault="6C470DB7" w:rsidP="0056512C">
      <w:pPr>
        <w:pStyle w:val="Style1"/>
        <w:ind w:firstLine="360"/>
        <w:rPr>
          <w:rFonts w:eastAsia="Calibri"/>
        </w:rPr>
      </w:pPr>
      <w:r w:rsidRPr="6C470DB7">
        <w:rPr>
          <w:rFonts w:eastAsia="Calibri"/>
        </w:rPr>
        <w:t>Les données sont envoyées à travers UART avec une vitesse de transmission 9600 bauds vers le module Wi-Fi selon un format bien déterminé à l’aide de la fonction :</w:t>
      </w:r>
    </w:p>
    <w:p w14:paraId="2A9466C3" w14:textId="666163BD" w:rsidR="6C470DB7" w:rsidRDefault="6C470DB7" w:rsidP="6C470DB7">
      <w:pPr>
        <w:ind w:left="708"/>
        <w:rPr>
          <w:rFonts w:ascii="Calibri" w:eastAsia="Calibri" w:hAnsi="Calibri" w:cs="Calibri"/>
          <w:color w:val="000000" w:themeColor="text1"/>
        </w:rPr>
      </w:pPr>
      <w:r w:rsidRPr="6C470DB7">
        <w:rPr>
          <w:rFonts w:ascii="Calibri" w:eastAsia="Calibri" w:hAnsi="Calibri" w:cs="Calibri"/>
          <w:color w:val="000000" w:themeColor="text1"/>
        </w:rPr>
        <w:t xml:space="preserve"> “</w:t>
      </w:r>
      <w:r w:rsidRPr="6C470DB7">
        <w:rPr>
          <w:rFonts w:ascii="Courier New" w:eastAsia="Courier New" w:hAnsi="Courier New" w:cs="Courier New"/>
          <w:color w:val="000000" w:themeColor="text1"/>
        </w:rPr>
        <w:t>HAL_UART_Transmit</w:t>
      </w:r>
      <w:r w:rsidR="0056512C">
        <w:rPr>
          <w:rFonts w:ascii="Courier New" w:eastAsia="Courier New" w:hAnsi="Courier New" w:cs="Courier New"/>
          <w:color w:val="000000" w:themeColor="text1"/>
        </w:rPr>
        <w:t xml:space="preserve"> </w:t>
      </w:r>
      <w:r w:rsidRPr="6C470DB7">
        <w:rPr>
          <w:rFonts w:ascii="Courier New" w:eastAsia="Courier New" w:hAnsi="Courier New" w:cs="Courier New"/>
          <w:color w:val="000000" w:themeColor="text1"/>
        </w:rPr>
        <w:t>UART_HandleTypeDef *huart, const uint8_t *pData, uint16_t Size, uint32_t Timeout)</w:t>
      </w:r>
      <w:r w:rsidRPr="6C470DB7">
        <w:rPr>
          <w:rFonts w:ascii="Calibri" w:eastAsia="Calibri" w:hAnsi="Calibri" w:cs="Calibri"/>
          <w:color w:val="000000" w:themeColor="text1"/>
        </w:rPr>
        <w:t xml:space="preserve">” </w:t>
      </w:r>
    </w:p>
    <w:p w14:paraId="7C60C70C" w14:textId="7BA78E9C" w:rsidR="6C470DB7" w:rsidRDefault="6C470DB7" w:rsidP="0056512C">
      <w:pPr>
        <w:pStyle w:val="Style1"/>
        <w:ind w:firstLine="708"/>
        <w:rPr>
          <w:rFonts w:eastAsia="Calibri"/>
        </w:rPr>
      </w:pPr>
      <w:r w:rsidRPr="6C470DB7">
        <w:rPr>
          <w:rFonts w:eastAsia="Calibri"/>
        </w:rPr>
        <w:t xml:space="preserve">En fait, chaque trame doit commencer par une </w:t>
      </w:r>
      <w:r w:rsidR="0056512C" w:rsidRPr="6C470DB7">
        <w:rPr>
          <w:rFonts w:eastAsia="Calibri"/>
        </w:rPr>
        <w:t>grandeur (</w:t>
      </w:r>
      <w:r w:rsidRPr="6C470DB7">
        <w:rPr>
          <w:rFonts w:eastAsia="Calibri"/>
        </w:rPr>
        <w:t>v=&gt;volume restant, t =&gt; temps restant, f=&gt; débit d’injection …) suivie par sa valeur, par exemple “</w:t>
      </w:r>
      <w:r w:rsidRPr="6C470DB7">
        <w:rPr>
          <w:rFonts w:ascii="Times New Roman" w:eastAsia="Times New Roman" w:hAnsi="Times New Roman" w:cs="Times New Roman"/>
        </w:rPr>
        <w:t>v20</w:t>
      </w:r>
      <w:r w:rsidRPr="6C470DB7">
        <w:rPr>
          <w:rFonts w:eastAsia="Calibri"/>
        </w:rPr>
        <w:t>” correspond à un volume restant vaut 20ml, or que “</w:t>
      </w:r>
      <w:r w:rsidRPr="6C470DB7">
        <w:rPr>
          <w:rFonts w:ascii="Times New Roman" w:eastAsia="Times New Roman" w:hAnsi="Times New Roman" w:cs="Times New Roman"/>
        </w:rPr>
        <w:t>f50</w:t>
      </w:r>
      <w:r w:rsidRPr="6C470DB7">
        <w:rPr>
          <w:rFonts w:eastAsia="Calibri"/>
        </w:rPr>
        <w:t xml:space="preserve">” correspond à un débit d’injection qui vaut 50 ml/h. </w:t>
      </w:r>
    </w:p>
    <w:p w14:paraId="3BC5D1B5" w14:textId="2FC35AE6" w:rsidR="6C470DB7" w:rsidRDefault="6C470DB7" w:rsidP="0056512C">
      <w:pPr>
        <w:pStyle w:val="Style1"/>
        <w:ind w:firstLine="708"/>
        <w:rPr>
          <w:rFonts w:eastAsia="Calibri"/>
        </w:rPr>
      </w:pPr>
      <w:r w:rsidRPr="6C470DB7">
        <w:rPr>
          <w:rFonts w:eastAsia="Calibri"/>
        </w:rPr>
        <w:t>Pour synchroniser la lecture et l’écriture dans le port série, on a utilisé un pin digital qui bascule en état haut à chaque transmission, puis revient à l’état bas à la fin de l’écriture. Elle semble à une horloge qui déclenche un signal au module Wi-Fi pour faire la lecture.</w:t>
      </w:r>
    </w:p>
    <w:p w14:paraId="11A10461" w14:textId="143F5B31" w:rsidR="0056512C" w:rsidRDefault="0056512C" w:rsidP="00092AEC">
      <w:pPr>
        <w:ind w:left="708"/>
        <w:rPr>
          <w:rFonts w:ascii="Calibri" w:eastAsia="Calibri" w:hAnsi="Calibri" w:cs="Calibri"/>
          <w:color w:val="000000" w:themeColor="text1"/>
        </w:rPr>
      </w:pPr>
    </w:p>
    <w:p w14:paraId="6931B9EE" w14:textId="11E81D77" w:rsidR="0056512C" w:rsidRDefault="0056512C" w:rsidP="6C470DB7">
      <w:pPr>
        <w:ind w:left="708"/>
        <w:rPr>
          <w:rFonts w:ascii="Calibri" w:eastAsia="Calibri" w:hAnsi="Calibri" w:cs="Calibri"/>
          <w:color w:val="000000" w:themeColor="text1"/>
        </w:rPr>
      </w:pPr>
    </w:p>
    <w:p w14:paraId="33B6BE3F" w14:textId="5067C82A" w:rsidR="0056512C" w:rsidRDefault="0056512C" w:rsidP="6C470DB7">
      <w:pPr>
        <w:ind w:left="708"/>
        <w:rPr>
          <w:rFonts w:ascii="Calibri" w:eastAsia="Calibri" w:hAnsi="Calibri" w:cs="Calibri"/>
          <w:color w:val="000000" w:themeColor="text1"/>
        </w:rPr>
      </w:pPr>
    </w:p>
    <w:p w14:paraId="04AD481D" w14:textId="6CE50735" w:rsidR="0056512C" w:rsidRDefault="0056512C" w:rsidP="6C470DB7">
      <w:pPr>
        <w:ind w:left="708"/>
        <w:rPr>
          <w:rFonts w:ascii="Calibri" w:eastAsia="Calibri" w:hAnsi="Calibri" w:cs="Calibri"/>
          <w:color w:val="000000" w:themeColor="text1"/>
        </w:rPr>
      </w:pPr>
    </w:p>
    <w:p w14:paraId="29525EB6" w14:textId="65A8852B" w:rsidR="00BA4B5F" w:rsidRDefault="00BA4B5F" w:rsidP="6C470DB7">
      <w:pPr>
        <w:ind w:left="708"/>
        <w:rPr>
          <w:rFonts w:ascii="Calibri" w:eastAsia="Calibri" w:hAnsi="Calibri" w:cs="Calibri"/>
          <w:color w:val="000000" w:themeColor="text1"/>
        </w:rPr>
      </w:pPr>
    </w:p>
    <w:p w14:paraId="0D09A023" w14:textId="77777777" w:rsidR="00BA4B5F" w:rsidRDefault="00BA4B5F" w:rsidP="6C470DB7">
      <w:pPr>
        <w:ind w:left="708"/>
        <w:rPr>
          <w:rFonts w:ascii="Calibri" w:eastAsia="Calibri" w:hAnsi="Calibri" w:cs="Calibri"/>
          <w:color w:val="000000" w:themeColor="text1"/>
        </w:rPr>
      </w:pPr>
    </w:p>
    <w:p w14:paraId="28E0F113" w14:textId="15E7B6BB" w:rsidR="00092AEC" w:rsidRDefault="00092AEC" w:rsidP="6C470DB7">
      <w:pPr>
        <w:ind w:left="708"/>
        <w:rPr>
          <w:rFonts w:ascii="Calibri" w:eastAsia="Calibri" w:hAnsi="Calibri" w:cs="Calibri"/>
          <w:color w:val="000000" w:themeColor="text1"/>
        </w:rPr>
      </w:pPr>
    </w:p>
    <w:p w14:paraId="7559ED96" w14:textId="15FC828A" w:rsidR="00BA4B5F" w:rsidRDefault="00BA4B5F" w:rsidP="6C470DB7">
      <w:pPr>
        <w:ind w:left="708"/>
        <w:rPr>
          <w:rFonts w:ascii="Calibri" w:eastAsia="Calibri" w:hAnsi="Calibri" w:cs="Calibri"/>
          <w:color w:val="000000" w:themeColor="text1"/>
        </w:rPr>
      </w:pPr>
    </w:p>
    <w:p w14:paraId="1328A31B" w14:textId="77777777" w:rsidR="00BA4B5F" w:rsidRDefault="00BA4B5F" w:rsidP="6C470DB7">
      <w:pPr>
        <w:ind w:left="708"/>
        <w:rPr>
          <w:rFonts w:ascii="Calibri" w:eastAsia="Calibri" w:hAnsi="Calibri" w:cs="Calibri"/>
          <w:color w:val="000000" w:themeColor="text1"/>
        </w:rPr>
      </w:pPr>
    </w:p>
    <w:p w14:paraId="3BC5255D" w14:textId="15372D11" w:rsidR="00092AEC" w:rsidRDefault="00092AEC" w:rsidP="6C470DB7">
      <w:pPr>
        <w:ind w:left="708"/>
        <w:rPr>
          <w:rFonts w:ascii="Calibri" w:eastAsia="Calibri" w:hAnsi="Calibri" w:cs="Calibri"/>
          <w:color w:val="000000" w:themeColor="text1"/>
        </w:rPr>
      </w:pPr>
    </w:p>
    <w:p w14:paraId="59901861" w14:textId="1905F46A" w:rsidR="6C470DB7" w:rsidRDefault="6C470DB7" w:rsidP="00F22575">
      <w:pPr>
        <w:pStyle w:val="Style1"/>
        <w:rPr>
          <w:rFonts w:eastAsia="Calibri"/>
        </w:rPr>
      </w:pPr>
    </w:p>
    <w:p w14:paraId="147E436D" w14:textId="4AED79EC" w:rsidR="00BA4B5F" w:rsidRDefault="00BA4B5F" w:rsidP="00F22575">
      <w:pPr>
        <w:pStyle w:val="Style1"/>
        <w:rPr>
          <w:rFonts w:eastAsia="Calibri"/>
        </w:rPr>
      </w:pPr>
    </w:p>
    <w:p w14:paraId="136B3DF6" w14:textId="5D9A1CBF" w:rsidR="00BA4B5F" w:rsidRDefault="000B21E8" w:rsidP="00F22575">
      <w:pPr>
        <w:pStyle w:val="Style1"/>
        <w:rPr>
          <w:rFonts w:eastAsia="Calibri"/>
        </w:rPr>
      </w:pPr>
      <w:r>
        <w:rPr>
          <w:rFonts w:asciiTheme="minorHAnsi" w:eastAsiaTheme="minorHAnsi" w:hAnsiTheme="minorHAnsi" w:cstheme="minorBidi"/>
          <w:noProof/>
        </w:rPr>
        <w:lastRenderedPageBreak/>
        <w:pict w14:anchorId="29A92A28">
          <v:shape id="_x0000_s1099" type="#_x0000_t202" style="position:absolute;margin-left:88.1pt;margin-top:292.55pt;width:309.45pt;height:18.35pt;z-index:251705856;mso-position-horizontal-relative:text;mso-position-vertical-relative:text" stroked="f">
            <v:textbox style="mso-next-textbox:#_x0000_s1099" inset="0,0,0,0">
              <w:txbxContent>
                <w:p w14:paraId="59C3070A" w14:textId="3AADA178" w:rsidR="00F22575" w:rsidRPr="00F22575" w:rsidRDefault="00F22575" w:rsidP="00F22575">
                  <w:pPr>
                    <w:pStyle w:val="Lgende"/>
                    <w:jc w:val="center"/>
                    <w:rPr>
                      <w:rFonts w:asciiTheme="majorBidi" w:hAnsiTheme="majorBidi" w:cstheme="majorBidi"/>
                      <w:noProof/>
                      <w:color w:val="auto"/>
                    </w:rPr>
                  </w:pPr>
                  <w:r w:rsidRPr="00F22575">
                    <w:rPr>
                      <w:rFonts w:asciiTheme="majorBidi" w:hAnsiTheme="majorBidi" w:cstheme="majorBidi"/>
                      <w:color w:val="auto"/>
                    </w:rPr>
                    <w:t xml:space="preserve">Figure </w:t>
                  </w:r>
                  <w:r w:rsidRPr="00F22575">
                    <w:rPr>
                      <w:rFonts w:asciiTheme="majorBidi" w:hAnsiTheme="majorBidi" w:cstheme="majorBidi"/>
                      <w:color w:val="auto"/>
                    </w:rPr>
                    <w:fldChar w:fldCharType="begin"/>
                  </w:r>
                  <w:r w:rsidRPr="00F22575">
                    <w:rPr>
                      <w:rFonts w:asciiTheme="majorBidi" w:hAnsiTheme="majorBidi" w:cstheme="majorBidi"/>
                      <w:color w:val="auto"/>
                    </w:rPr>
                    <w:instrText xml:space="preserve"> SEQ Figure \* ARABIC </w:instrText>
                  </w:r>
                  <w:r w:rsidRPr="00F22575">
                    <w:rPr>
                      <w:rFonts w:asciiTheme="majorBidi" w:hAnsiTheme="majorBidi" w:cstheme="majorBidi"/>
                      <w:color w:val="auto"/>
                    </w:rPr>
                    <w:fldChar w:fldCharType="separate"/>
                  </w:r>
                  <w:r w:rsidR="00111B93">
                    <w:rPr>
                      <w:rFonts w:asciiTheme="majorBidi" w:hAnsiTheme="majorBidi" w:cstheme="majorBidi"/>
                      <w:noProof/>
                      <w:color w:val="auto"/>
                    </w:rPr>
                    <w:t>45</w:t>
                  </w:r>
                  <w:r w:rsidRPr="00F22575">
                    <w:rPr>
                      <w:rFonts w:asciiTheme="majorBidi" w:hAnsiTheme="majorBidi" w:cstheme="majorBidi"/>
                      <w:color w:val="auto"/>
                    </w:rPr>
                    <w:fldChar w:fldCharType="end"/>
                  </w:r>
                  <w:r w:rsidRPr="00F22575">
                    <w:rPr>
                      <w:rFonts w:asciiTheme="majorBidi" w:hAnsiTheme="majorBidi" w:cstheme="majorBidi"/>
                      <w:color w:val="auto"/>
                    </w:rPr>
                    <w:t xml:space="preserve"> : structure de la tache ConnectivityHandle</w:t>
                  </w:r>
                </w:p>
              </w:txbxContent>
            </v:textbox>
          </v:shape>
        </w:pict>
      </w:r>
      <w:r w:rsidR="00BA4B5F">
        <w:rPr>
          <w:rFonts w:eastAsia="Calibri"/>
          <w:noProof/>
          <w:lang w:eastAsia="fr-FR"/>
        </w:rPr>
        <w:drawing>
          <wp:anchor distT="0" distB="0" distL="114300" distR="114300" simplePos="0" relativeHeight="251647488" behindDoc="0" locked="0" layoutInCell="1" allowOverlap="1" wp14:anchorId="5F30E89F" wp14:editId="7374248A">
            <wp:simplePos x="0" y="0"/>
            <wp:positionH relativeFrom="column">
              <wp:posOffset>-2648</wp:posOffset>
            </wp:positionH>
            <wp:positionV relativeFrom="paragraph">
              <wp:posOffset>-2648</wp:posOffset>
            </wp:positionV>
            <wp:extent cx="5760503" cy="3657600"/>
            <wp:effectExtent l="0" t="0" r="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82">
                      <a:extLst>
                        <a:ext uri="{28A0092B-C50C-407E-A947-70E740481C1C}">
                          <a14:useLocalDpi xmlns:a14="http://schemas.microsoft.com/office/drawing/2010/main" val="0"/>
                        </a:ext>
                      </a:extLst>
                    </a:blip>
                    <a:stretch>
                      <a:fillRect/>
                    </a:stretch>
                  </pic:blipFill>
                  <pic:spPr>
                    <a:xfrm>
                      <a:off x="0" y="0"/>
                      <a:ext cx="5760503" cy="3657600"/>
                    </a:xfrm>
                    <a:prstGeom prst="rect">
                      <a:avLst/>
                    </a:prstGeom>
                  </pic:spPr>
                </pic:pic>
              </a:graphicData>
            </a:graphic>
          </wp:anchor>
        </w:drawing>
      </w:r>
    </w:p>
    <w:p w14:paraId="35A07B75" w14:textId="77B7D17B" w:rsidR="00B94520" w:rsidRDefault="00B94520" w:rsidP="00F22575">
      <w:pPr>
        <w:pStyle w:val="Style1"/>
        <w:rPr>
          <w:rFonts w:eastAsia="Calibri"/>
        </w:rPr>
      </w:pPr>
    </w:p>
    <w:p w14:paraId="2EC3D4C6" w14:textId="1B9AA05B" w:rsidR="00B94520" w:rsidRDefault="00B94520" w:rsidP="00F22575">
      <w:pPr>
        <w:pStyle w:val="Style1"/>
        <w:rPr>
          <w:rFonts w:eastAsia="Calibri"/>
        </w:rPr>
      </w:pPr>
    </w:p>
    <w:p w14:paraId="039714AA" w14:textId="54E3B95D" w:rsidR="6C470DB7" w:rsidRDefault="6C470DB7" w:rsidP="0056512C">
      <w:pPr>
        <w:pStyle w:val="Style1"/>
        <w:ind w:firstLine="708"/>
        <w:rPr>
          <w:rFonts w:eastAsia="Calibri"/>
        </w:rPr>
      </w:pPr>
      <w:r w:rsidRPr="6C470DB7">
        <w:rPr>
          <w:rFonts w:eastAsia="Calibri"/>
        </w:rPr>
        <w:t xml:space="preserve">Dans l’autre côté, le module esp8266 admet son propre code pour gérer la communication </w:t>
      </w:r>
      <w:r w:rsidRPr="6C470DB7">
        <w:rPr>
          <w:rFonts w:eastAsia="Calibri"/>
          <w:b/>
          <w:bCs/>
        </w:rPr>
        <w:t>TCP-IP</w:t>
      </w:r>
      <w:r w:rsidRPr="6C470DB7">
        <w:rPr>
          <w:rFonts w:eastAsia="Calibri"/>
        </w:rPr>
        <w:t xml:space="preserve">, il est indépendant au celle de l’Stm32 pour à la fois réduire le stress à notre carte principale et aussi assurer la sécurité de la pousse seringue en éliminant la partie réseau au reste du système. Chaque fois le pin </w:t>
      </w:r>
      <w:r w:rsidRPr="6C470DB7">
        <w:rPr>
          <w:rFonts w:eastAsia="Calibri"/>
          <w:b/>
          <w:bCs/>
        </w:rPr>
        <w:t xml:space="preserve">D1 </w:t>
      </w:r>
      <w:r w:rsidRPr="6C470DB7">
        <w:rPr>
          <w:rFonts w:eastAsia="Calibri"/>
        </w:rPr>
        <w:t xml:space="preserve">est en état haut l'esp8266 lit les données déposées dans le port série à travers le pin </w:t>
      </w:r>
      <w:r w:rsidRPr="6C470DB7">
        <w:rPr>
          <w:rFonts w:eastAsia="Calibri"/>
          <w:b/>
          <w:bCs/>
        </w:rPr>
        <w:t>Rx</w:t>
      </w:r>
      <w:r w:rsidRPr="6C470DB7">
        <w:rPr>
          <w:rFonts w:eastAsia="Calibri"/>
        </w:rPr>
        <w:t xml:space="preserve">, les interprète puis les redirige vers le cloud. </w:t>
      </w:r>
    </w:p>
    <w:p w14:paraId="7925B9B3" w14:textId="6262325D" w:rsidR="6C470DB7" w:rsidRDefault="6C470DB7" w:rsidP="0056512C">
      <w:pPr>
        <w:pStyle w:val="Style1"/>
        <w:ind w:firstLine="708"/>
        <w:rPr>
          <w:rFonts w:eastAsia="Calibri"/>
        </w:rPr>
      </w:pPr>
      <w:r w:rsidRPr="6C470DB7">
        <w:rPr>
          <w:rFonts w:eastAsia="Calibri"/>
        </w:rPr>
        <w:t>En fait la solution cloud choisit est “</w:t>
      </w:r>
      <w:r w:rsidRPr="6C470DB7">
        <w:rPr>
          <w:rFonts w:eastAsia="Calibri"/>
          <w:b/>
          <w:bCs/>
        </w:rPr>
        <w:t>Firebase Realtime Database</w:t>
      </w:r>
      <w:r w:rsidRPr="6C470DB7">
        <w:rPr>
          <w:rFonts w:eastAsia="Calibri"/>
        </w:rPr>
        <w:t>” elle est gratuite et efficace au moins pour nos besoins actuels. On pourrait migrer facilement vers GCP (Google Cloud Platform) pour garantir la disponibilité et la performance maximale puisque les services sont payants.</w:t>
      </w:r>
    </w:p>
    <w:p w14:paraId="729B6535" w14:textId="4BF220C9" w:rsidR="6C470DB7" w:rsidRDefault="6C470DB7" w:rsidP="0056512C">
      <w:pPr>
        <w:pStyle w:val="Style1"/>
        <w:ind w:firstLine="708"/>
        <w:rPr>
          <w:rFonts w:eastAsia="Calibri"/>
        </w:rPr>
      </w:pPr>
      <w:r w:rsidRPr="6C470DB7">
        <w:rPr>
          <w:rFonts w:eastAsia="Calibri"/>
        </w:rPr>
        <w:t xml:space="preserve">Pour gérer la communication entre Firebase et le module Wi-Fi, on utilise une bibliothèque open source disponible en </w:t>
      </w:r>
      <w:r w:rsidRPr="6C470DB7">
        <w:rPr>
          <w:rFonts w:eastAsia="Calibri"/>
          <w:b/>
          <w:bCs/>
        </w:rPr>
        <w:t>GitHub,</w:t>
      </w:r>
      <w:r w:rsidRPr="6C470DB7">
        <w:rPr>
          <w:rFonts w:eastAsia="Calibri"/>
        </w:rPr>
        <w:t xml:space="preserve"> développé par “</w:t>
      </w:r>
      <w:r w:rsidRPr="6C470DB7">
        <w:rPr>
          <w:rFonts w:eastAsia="Calibri"/>
          <w:b/>
          <w:bCs/>
        </w:rPr>
        <w:t>mobizt</w:t>
      </w:r>
      <w:r w:rsidRPr="6C470DB7">
        <w:rPr>
          <w:rFonts w:eastAsia="Calibri"/>
        </w:rPr>
        <w:t>”. Elle s’agit d’un ensemble des fonctions qui utilisent les requêtes HTTP (</w:t>
      </w:r>
      <w:r w:rsidRPr="6C470DB7">
        <w:rPr>
          <w:rFonts w:eastAsia="Calibri"/>
          <w:b/>
          <w:bCs/>
        </w:rPr>
        <w:t>GET – POST – DELETE</w:t>
      </w:r>
      <w:r w:rsidRPr="6C470DB7">
        <w:rPr>
          <w:rFonts w:eastAsia="Calibri"/>
        </w:rPr>
        <w:t xml:space="preserve"> …) pour déposer les données dans </w:t>
      </w:r>
      <w:r w:rsidRPr="6C470DB7">
        <w:rPr>
          <w:rFonts w:eastAsia="Calibri"/>
          <w:b/>
          <w:bCs/>
        </w:rPr>
        <w:t>RTDB.</w:t>
      </w:r>
      <w:r w:rsidRPr="6C470DB7">
        <w:rPr>
          <w:rFonts w:eastAsia="Calibri"/>
        </w:rPr>
        <w:t xml:space="preserve"> </w:t>
      </w:r>
    </w:p>
    <w:p w14:paraId="13708076" w14:textId="16D65A7F" w:rsidR="6C470DB7" w:rsidRDefault="000B21E8" w:rsidP="6C470DB7">
      <w:pPr>
        <w:ind w:left="708"/>
        <w:jc w:val="center"/>
        <w:rPr>
          <w:rFonts w:ascii="Calibri" w:eastAsia="Calibri" w:hAnsi="Calibri" w:cs="Calibri"/>
          <w:color w:val="000000" w:themeColor="text1"/>
        </w:rPr>
      </w:pPr>
      <w:r>
        <w:rPr>
          <w:noProof/>
        </w:rPr>
        <w:pict w14:anchorId="41230F78">
          <v:shape id="_x0000_s1050" type="#_x0000_t202" style="position:absolute;left:0;text-align:left;margin-left:16.7pt;margin-top:169.9pt;width:420.2pt;height:.05pt;z-index:251691520;mso-position-horizontal-relative:text;mso-position-vertical-relative:text" stroked="f">
            <v:textbox style="mso-next-textbox:#_x0000_s1050;mso-fit-shape-to-text:t" inset="0,0,0,0">
              <w:txbxContent>
                <w:p w14:paraId="791553D2" w14:textId="44466C3B" w:rsidR="00F22575" w:rsidRPr="00EA2B26" w:rsidRDefault="00F22575" w:rsidP="00EA2B26">
                  <w:pPr>
                    <w:pStyle w:val="Lgende"/>
                    <w:jc w:val="center"/>
                    <w:rPr>
                      <w:rFonts w:ascii="Times New Roman" w:hAnsi="Times New Roman" w:cs="Times New Roman"/>
                      <w:noProof/>
                      <w:color w:val="auto"/>
                    </w:rPr>
                  </w:pPr>
                  <w:bookmarkStart w:id="97" w:name="_Toc105167280"/>
                  <w:r w:rsidRPr="00EA2B26">
                    <w:rPr>
                      <w:rFonts w:ascii="Times New Roman" w:hAnsi="Times New Roman" w:cs="Times New Roman"/>
                      <w:color w:val="auto"/>
                    </w:rPr>
                    <w:t xml:space="preserve">Figure </w:t>
                  </w:r>
                  <w:r w:rsidRPr="00EA2B26">
                    <w:rPr>
                      <w:rFonts w:ascii="Times New Roman" w:hAnsi="Times New Roman" w:cs="Times New Roman"/>
                      <w:color w:val="auto"/>
                    </w:rPr>
                    <w:fldChar w:fldCharType="begin"/>
                  </w:r>
                  <w:r w:rsidRPr="00EA2B26">
                    <w:rPr>
                      <w:rFonts w:ascii="Times New Roman" w:hAnsi="Times New Roman" w:cs="Times New Roman"/>
                      <w:color w:val="auto"/>
                    </w:rPr>
                    <w:instrText xml:space="preserve"> SEQ Figure \* ARABIC </w:instrText>
                  </w:r>
                  <w:r w:rsidRPr="00EA2B26">
                    <w:rPr>
                      <w:rFonts w:ascii="Times New Roman" w:hAnsi="Times New Roman" w:cs="Times New Roman"/>
                      <w:color w:val="auto"/>
                    </w:rPr>
                    <w:fldChar w:fldCharType="separate"/>
                  </w:r>
                  <w:r w:rsidR="00111B93">
                    <w:rPr>
                      <w:rFonts w:ascii="Times New Roman" w:hAnsi="Times New Roman" w:cs="Times New Roman"/>
                      <w:noProof/>
                      <w:color w:val="auto"/>
                    </w:rPr>
                    <w:t>46</w:t>
                  </w:r>
                  <w:r w:rsidRPr="00EA2B26">
                    <w:rPr>
                      <w:rFonts w:ascii="Times New Roman" w:hAnsi="Times New Roman" w:cs="Times New Roman"/>
                      <w:color w:val="auto"/>
                    </w:rPr>
                    <w:fldChar w:fldCharType="end"/>
                  </w:r>
                  <w:r w:rsidRPr="00EA2B26">
                    <w:rPr>
                      <w:rFonts w:ascii="Times New Roman" w:hAnsi="Times New Roman" w:cs="Times New Roman"/>
                      <w:color w:val="auto"/>
                    </w:rPr>
                    <w:t xml:space="preserve"> : structure du code Arduino pour Esp8266</w:t>
                  </w:r>
                  <w:bookmarkEnd w:id="97"/>
                </w:p>
              </w:txbxContent>
            </v:textbox>
          </v:shape>
        </w:pict>
      </w:r>
    </w:p>
    <w:p w14:paraId="68E307D8" w14:textId="276230A7" w:rsidR="6C470DB7" w:rsidRDefault="00595C5B" w:rsidP="6C470DB7">
      <w:pPr>
        <w:rPr>
          <w:rFonts w:ascii="Calibri" w:eastAsia="Calibri" w:hAnsi="Calibri" w:cs="Calibri"/>
          <w:color w:val="000000" w:themeColor="text1"/>
        </w:rPr>
      </w:pPr>
      <w:r>
        <w:rPr>
          <w:noProof/>
          <w:lang w:eastAsia="fr-FR"/>
        </w:rPr>
        <w:lastRenderedPageBreak/>
        <w:drawing>
          <wp:anchor distT="0" distB="0" distL="114300" distR="114300" simplePos="0" relativeHeight="251643392" behindDoc="0" locked="0" layoutInCell="1" allowOverlap="1" wp14:anchorId="4E73874A" wp14:editId="49AABA8B">
            <wp:simplePos x="0" y="0"/>
            <wp:positionH relativeFrom="margin">
              <wp:posOffset>290339</wp:posOffset>
            </wp:positionH>
            <wp:positionV relativeFrom="paragraph">
              <wp:posOffset>-254084</wp:posOffset>
            </wp:positionV>
            <wp:extent cx="5336540" cy="209550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336540" cy="2095500"/>
                    </a:xfrm>
                    <a:prstGeom prst="rect">
                      <a:avLst/>
                    </a:prstGeom>
                  </pic:spPr>
                </pic:pic>
              </a:graphicData>
            </a:graphic>
            <wp14:sizeRelH relativeFrom="margin">
              <wp14:pctWidth>0</wp14:pctWidth>
            </wp14:sizeRelH>
            <wp14:sizeRelV relativeFrom="margin">
              <wp14:pctHeight>0</wp14:pctHeight>
            </wp14:sizeRelV>
          </wp:anchor>
        </w:drawing>
      </w:r>
    </w:p>
    <w:p w14:paraId="3F1D2F04" w14:textId="7795CDB9" w:rsidR="0056512C" w:rsidRDefault="0056512C" w:rsidP="6C470DB7">
      <w:pPr>
        <w:rPr>
          <w:rFonts w:ascii="Calibri" w:eastAsia="Calibri" w:hAnsi="Calibri" w:cs="Calibri"/>
          <w:color w:val="000000" w:themeColor="text1"/>
        </w:rPr>
      </w:pPr>
    </w:p>
    <w:p w14:paraId="5DA1865E" w14:textId="77777777" w:rsidR="0056512C" w:rsidRDefault="0056512C" w:rsidP="6C470DB7">
      <w:pPr>
        <w:rPr>
          <w:rFonts w:ascii="Calibri" w:eastAsia="Calibri" w:hAnsi="Calibri" w:cs="Calibri"/>
          <w:color w:val="000000" w:themeColor="text1"/>
        </w:rPr>
      </w:pPr>
    </w:p>
    <w:p w14:paraId="18AC9CCB" w14:textId="0EB14130" w:rsidR="0056512C" w:rsidRDefault="0056512C" w:rsidP="6C470DB7">
      <w:pPr>
        <w:rPr>
          <w:rFonts w:ascii="Calibri" w:eastAsia="Calibri" w:hAnsi="Calibri" w:cs="Calibri"/>
          <w:color w:val="000000" w:themeColor="text1"/>
        </w:rPr>
      </w:pPr>
    </w:p>
    <w:p w14:paraId="3107C6A7" w14:textId="31E31C06" w:rsidR="0056512C" w:rsidRDefault="0056512C" w:rsidP="6C470DB7">
      <w:pPr>
        <w:rPr>
          <w:rFonts w:ascii="Calibri" w:eastAsia="Calibri" w:hAnsi="Calibri" w:cs="Calibri"/>
          <w:color w:val="000000" w:themeColor="text1"/>
        </w:rPr>
      </w:pPr>
    </w:p>
    <w:p w14:paraId="125CC345" w14:textId="71BC7E6D" w:rsidR="0056512C" w:rsidRDefault="0056512C" w:rsidP="6C470DB7">
      <w:pPr>
        <w:rPr>
          <w:rFonts w:ascii="Calibri" w:eastAsia="Calibri" w:hAnsi="Calibri" w:cs="Calibri"/>
          <w:color w:val="000000" w:themeColor="text1"/>
        </w:rPr>
      </w:pPr>
    </w:p>
    <w:p w14:paraId="0BBBF64D" w14:textId="7CF1365B" w:rsidR="0056512C" w:rsidRDefault="000B21E8" w:rsidP="6C470DB7">
      <w:pPr>
        <w:rPr>
          <w:rFonts w:ascii="Calibri" w:eastAsia="Calibri" w:hAnsi="Calibri" w:cs="Calibri"/>
          <w:color w:val="000000" w:themeColor="text1"/>
        </w:rPr>
      </w:pPr>
      <w:r>
        <w:rPr>
          <w:noProof/>
        </w:rPr>
        <w:pict w14:anchorId="23A21B76">
          <v:shape id="_x0000_s1102" type="#_x0000_t202" style="position:absolute;margin-left:97.55pt;margin-top:14.55pt;width:420.2pt;height:20.35pt;z-index:251706880;mso-position-horizontal-relative:text;mso-position-vertical-relative:text" stroked="f">
            <v:textbox style="mso-fit-shape-to-text:t" inset="0,0,0,0">
              <w:txbxContent>
                <w:p w14:paraId="1D04335E" w14:textId="09129A1E" w:rsidR="00595C5B" w:rsidRPr="008F76B1" w:rsidRDefault="00595C5B" w:rsidP="00595C5B">
                  <w:pPr>
                    <w:pStyle w:val="Lgende"/>
                    <w:rPr>
                      <w:rFonts w:ascii="Times New Roman" w:hAnsi="Times New Roman" w:cs="Times New Roman"/>
                      <w:noProof/>
                      <w:color w:val="000000" w:themeColor="text1"/>
                    </w:rPr>
                  </w:pPr>
                  <w:r w:rsidRPr="008F76B1">
                    <w:rPr>
                      <w:rFonts w:ascii="Times New Roman" w:hAnsi="Times New Roman" w:cs="Times New Roman"/>
                      <w:color w:val="000000" w:themeColor="text1"/>
                    </w:rPr>
                    <w:t xml:space="preserve">Figure </w:t>
                  </w:r>
                  <w:r w:rsidRPr="008F76B1">
                    <w:rPr>
                      <w:rFonts w:ascii="Times New Roman" w:hAnsi="Times New Roman" w:cs="Times New Roman"/>
                      <w:color w:val="000000" w:themeColor="text1"/>
                    </w:rPr>
                    <w:fldChar w:fldCharType="begin"/>
                  </w:r>
                  <w:r w:rsidRPr="008F76B1">
                    <w:rPr>
                      <w:rFonts w:ascii="Times New Roman" w:hAnsi="Times New Roman" w:cs="Times New Roman"/>
                      <w:color w:val="000000" w:themeColor="text1"/>
                    </w:rPr>
                    <w:instrText xml:space="preserve"> SEQ Figure \* ARABIC </w:instrText>
                  </w:r>
                  <w:r w:rsidRPr="008F76B1">
                    <w:rPr>
                      <w:rFonts w:ascii="Times New Roman" w:hAnsi="Times New Roman" w:cs="Times New Roman"/>
                      <w:color w:val="000000" w:themeColor="text1"/>
                    </w:rPr>
                    <w:fldChar w:fldCharType="separate"/>
                  </w:r>
                  <w:r w:rsidR="00111B93">
                    <w:rPr>
                      <w:rFonts w:ascii="Times New Roman" w:hAnsi="Times New Roman" w:cs="Times New Roman"/>
                      <w:noProof/>
                      <w:color w:val="000000" w:themeColor="text1"/>
                    </w:rPr>
                    <w:t>47</w:t>
                  </w:r>
                  <w:r w:rsidRPr="008F76B1">
                    <w:rPr>
                      <w:rFonts w:ascii="Times New Roman" w:hAnsi="Times New Roman" w:cs="Times New Roman"/>
                      <w:color w:val="000000" w:themeColor="text1"/>
                    </w:rPr>
                    <w:fldChar w:fldCharType="end"/>
                  </w:r>
                  <w:r w:rsidRPr="008F76B1">
                    <w:rPr>
                      <w:rFonts w:ascii="Times New Roman" w:hAnsi="Times New Roman" w:cs="Times New Roman"/>
                      <w:color w:val="000000" w:themeColor="text1"/>
                    </w:rPr>
                    <w:t xml:space="preserve">: </w:t>
                  </w:r>
                  <w:r w:rsidR="008F76B1">
                    <w:rPr>
                      <w:rFonts w:ascii="Times New Roman" w:hAnsi="Times New Roman" w:cs="Times New Roman"/>
                      <w:color w:val="000000" w:themeColor="text1"/>
                    </w:rPr>
                    <w:t>Communication entre Firebase et la carte ESP8266</w:t>
                  </w:r>
                </w:p>
              </w:txbxContent>
            </v:textbox>
          </v:shape>
        </w:pict>
      </w:r>
    </w:p>
    <w:p w14:paraId="11C1D5BA" w14:textId="45F0D0B3" w:rsidR="0056512C" w:rsidRDefault="0056512C" w:rsidP="6C470DB7">
      <w:pPr>
        <w:rPr>
          <w:rFonts w:ascii="Calibri" w:eastAsia="Calibri" w:hAnsi="Calibri" w:cs="Calibri"/>
          <w:color w:val="000000" w:themeColor="text1"/>
        </w:rPr>
      </w:pPr>
    </w:p>
    <w:p w14:paraId="2E55CDB0" w14:textId="2C87D230" w:rsidR="6C470DB7" w:rsidRDefault="00EA2B26" w:rsidP="00EA2B26">
      <w:pPr>
        <w:pStyle w:val="titre2"/>
        <w:numPr>
          <w:ilvl w:val="0"/>
          <w:numId w:val="0"/>
        </w:numPr>
      </w:pPr>
      <w:bookmarkStart w:id="98" w:name="_Toc105167241"/>
      <w:r>
        <w:t xml:space="preserve">4.7 </w:t>
      </w:r>
      <w:r w:rsidR="6C470DB7" w:rsidRPr="6C470DB7">
        <w:t>Taches en cours de développement</w:t>
      </w:r>
      <w:bookmarkEnd w:id="98"/>
      <w:r w:rsidR="6C470DB7" w:rsidRPr="6C470DB7">
        <w:t xml:space="preserve"> </w:t>
      </w:r>
    </w:p>
    <w:p w14:paraId="42D3D891" w14:textId="28DD14CB" w:rsidR="6C470DB7" w:rsidRDefault="6C470DB7" w:rsidP="00EA2B26">
      <w:pPr>
        <w:pStyle w:val="Style1"/>
        <w:ind w:firstLine="360"/>
        <w:jc w:val="both"/>
        <w:rPr>
          <w:rFonts w:eastAsia="Calibri"/>
        </w:rPr>
      </w:pPr>
      <w:r w:rsidRPr="6C470DB7">
        <w:rPr>
          <w:rFonts w:eastAsia="Calibri"/>
        </w:rPr>
        <w:t xml:space="preserve">Plusieurs taches sont encore de développement, soit à cause de non disponibilité des composants matériels ou à des contraintes de temps. </w:t>
      </w:r>
    </w:p>
    <w:p w14:paraId="314B6975" w14:textId="69226D5F" w:rsidR="6C470DB7" w:rsidRDefault="6C470DB7" w:rsidP="00D52A39">
      <w:pPr>
        <w:pStyle w:val="Style1"/>
        <w:numPr>
          <w:ilvl w:val="0"/>
          <w:numId w:val="55"/>
        </w:numPr>
        <w:jc w:val="both"/>
      </w:pPr>
      <w:r w:rsidRPr="6C470DB7">
        <w:rPr>
          <w:rFonts w:eastAsia="Calibri"/>
        </w:rPr>
        <w:t>Gestion d’alimentation</w:t>
      </w:r>
    </w:p>
    <w:p w14:paraId="461F3BEF" w14:textId="63DA953E" w:rsidR="6C470DB7" w:rsidRDefault="6C470DB7" w:rsidP="00D52A39">
      <w:pPr>
        <w:pStyle w:val="Style1"/>
        <w:numPr>
          <w:ilvl w:val="0"/>
          <w:numId w:val="55"/>
        </w:numPr>
        <w:jc w:val="both"/>
      </w:pPr>
      <w:r w:rsidRPr="6C470DB7">
        <w:rPr>
          <w:rFonts w:eastAsia="Calibri"/>
        </w:rPr>
        <w:t>Stockage des données en local dans une carte SD</w:t>
      </w:r>
    </w:p>
    <w:p w14:paraId="4872B11B" w14:textId="4787634D" w:rsidR="6C470DB7" w:rsidRDefault="6C470DB7" w:rsidP="00D52A39">
      <w:pPr>
        <w:pStyle w:val="Style1"/>
        <w:numPr>
          <w:ilvl w:val="0"/>
          <w:numId w:val="55"/>
        </w:numPr>
        <w:jc w:val="both"/>
      </w:pPr>
      <w:r w:rsidRPr="6C470DB7">
        <w:rPr>
          <w:rFonts w:eastAsia="Calibri"/>
        </w:rPr>
        <w:t>Clavier à Membrane</w:t>
      </w:r>
    </w:p>
    <w:p w14:paraId="58BC309A" w14:textId="0EA87FDB" w:rsidR="6C470DB7" w:rsidRDefault="6C470DB7" w:rsidP="00D52A39">
      <w:pPr>
        <w:pStyle w:val="Style1"/>
        <w:numPr>
          <w:ilvl w:val="0"/>
          <w:numId w:val="55"/>
        </w:numPr>
        <w:jc w:val="both"/>
      </w:pPr>
      <w:r w:rsidRPr="6C470DB7">
        <w:rPr>
          <w:rFonts w:eastAsia="Calibri"/>
        </w:rPr>
        <w:t>Capteur de pression</w:t>
      </w:r>
    </w:p>
    <w:p w14:paraId="413BEFF6" w14:textId="7845D5D8" w:rsidR="6C470DB7" w:rsidRDefault="6C470DB7" w:rsidP="00D52A39">
      <w:pPr>
        <w:pStyle w:val="Style1"/>
        <w:numPr>
          <w:ilvl w:val="0"/>
          <w:numId w:val="55"/>
        </w:numPr>
        <w:jc w:val="both"/>
      </w:pPr>
      <w:r w:rsidRPr="6C470DB7">
        <w:rPr>
          <w:rFonts w:eastAsia="Calibri"/>
        </w:rPr>
        <w:t xml:space="preserve">Application mobile </w:t>
      </w:r>
    </w:p>
    <w:p w14:paraId="2310DF73" w14:textId="3F2A1CE0" w:rsidR="6C470DB7" w:rsidRDefault="6C470DB7" w:rsidP="00D52A39">
      <w:pPr>
        <w:pStyle w:val="titre2"/>
        <w:numPr>
          <w:ilvl w:val="1"/>
          <w:numId w:val="73"/>
        </w:numPr>
      </w:pPr>
      <w:bookmarkStart w:id="99" w:name="_Toc105167242"/>
      <w:r w:rsidRPr="6C470DB7">
        <w:t>Conclusion</w:t>
      </w:r>
      <w:bookmarkEnd w:id="99"/>
      <w:r w:rsidRPr="6C470DB7">
        <w:t xml:space="preserve"> </w:t>
      </w:r>
    </w:p>
    <w:p w14:paraId="0BB70AE2" w14:textId="33DAE936" w:rsidR="6C470DB7" w:rsidRDefault="6C470DB7" w:rsidP="6C470DB7">
      <w:pPr>
        <w:rPr>
          <w:rFonts w:ascii="Microsoft JhengHei" w:eastAsia="Microsoft JhengHei" w:hAnsi="Microsoft JhengHei" w:cs="Microsoft JhengHei"/>
          <w:color w:val="000000" w:themeColor="text1"/>
        </w:rPr>
      </w:pPr>
      <w:r w:rsidRPr="6C470DB7">
        <w:rPr>
          <w:rFonts w:ascii="Microsoft JhengHei" w:eastAsia="Microsoft JhengHei" w:hAnsi="Microsoft JhengHei" w:cs="Microsoft JhengHei"/>
          <w:color w:val="000000" w:themeColor="text1"/>
        </w:rPr>
        <w:t>[place your ext here ]</w:t>
      </w:r>
    </w:p>
    <w:p w14:paraId="3CC01567" w14:textId="73D5D005" w:rsidR="74FBCD6A" w:rsidRDefault="74FBCD6A" w:rsidP="74FBCD6A">
      <w:pPr>
        <w:rPr>
          <w:rFonts w:ascii="Microsoft JhengHei" w:eastAsia="Microsoft JhengHei" w:hAnsi="Microsoft JhengHei" w:cs="Microsoft JhengHei"/>
          <w:color w:val="000000" w:themeColor="text1"/>
        </w:rPr>
      </w:pPr>
    </w:p>
    <w:p w14:paraId="3001E011" w14:textId="37FD3DC4" w:rsidR="74FBCD6A" w:rsidRDefault="74FBCD6A" w:rsidP="74FBCD6A"/>
    <w:sectPr w:rsidR="74FBCD6A" w:rsidSect="0045180F">
      <w:headerReference w:type="default" r:id="rId84"/>
      <w:footerReference w:type="default" r:id="rId85"/>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5" w:author="Majdi Rhim" w:date="2022-05-23T19:21:00Z" w:initials="MR">
    <w:p w14:paraId="12263F98" w14:textId="048B8444" w:rsidR="00F22575" w:rsidRDefault="00F22575">
      <w:r>
        <w:t>mettre à jours les captures</w:t>
      </w:r>
      <w: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263F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7327591" w16cex:dateUtc="2022-05-23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263F98" w16cid:durableId="3732759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509D0E" w14:textId="77777777" w:rsidR="000B21E8" w:rsidRDefault="000B21E8" w:rsidP="00E9483B">
      <w:pPr>
        <w:spacing w:after="0" w:line="240" w:lineRule="auto"/>
      </w:pPr>
      <w:r>
        <w:separator/>
      </w:r>
    </w:p>
  </w:endnote>
  <w:endnote w:type="continuationSeparator" w:id="0">
    <w:p w14:paraId="180A71FB" w14:textId="77777777" w:rsidR="000B21E8" w:rsidRDefault="000B21E8" w:rsidP="00E94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ArialMT">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icrosoft JhengHei UI">
    <w:panose1 w:val="020B0604030504040204"/>
    <w:charset w:val="88"/>
    <w:family w:val="swiss"/>
    <w:pitch w:val="variable"/>
    <w:sig w:usb0="000002A7" w:usb1="28CF4400" w:usb2="00000016" w:usb3="00000000" w:csb0="00100009" w:csb1="00000000"/>
  </w:font>
  <w:font w:name="Libre Franklin">
    <w:charset w:val="00"/>
    <w:family w:val="auto"/>
    <w:pitch w:val="variable"/>
    <w:sig w:usb0="A00000FF" w:usb1="4000205B" w:usb2="00000000" w:usb3="00000000" w:csb0="00000193"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variable"/>
    <w:sig w:usb0="E00002FF" w:usb1="5000205B" w:usb2="00000020" w:usb3="00000000" w:csb0="0000019F" w:csb1="00000000"/>
  </w:font>
  <w:font w:name="system-u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F22575" w14:paraId="1B5BED5E" w14:textId="77777777" w:rsidTr="74FBCD6A">
      <w:tc>
        <w:tcPr>
          <w:tcW w:w="3020" w:type="dxa"/>
        </w:tcPr>
        <w:p w14:paraId="206BF491" w14:textId="77777777" w:rsidR="00F22575" w:rsidRDefault="00F22575" w:rsidP="74FBCD6A">
          <w:pPr>
            <w:pStyle w:val="En-tte"/>
            <w:ind w:left="-115"/>
          </w:pPr>
        </w:p>
      </w:tc>
      <w:tc>
        <w:tcPr>
          <w:tcW w:w="3020" w:type="dxa"/>
        </w:tcPr>
        <w:p w14:paraId="689228DA" w14:textId="77777777" w:rsidR="00F22575" w:rsidRDefault="00F22575" w:rsidP="74FBCD6A">
          <w:pPr>
            <w:pStyle w:val="En-tte"/>
            <w:jc w:val="center"/>
          </w:pPr>
        </w:p>
      </w:tc>
      <w:tc>
        <w:tcPr>
          <w:tcW w:w="3020" w:type="dxa"/>
        </w:tcPr>
        <w:p w14:paraId="4A362CA7" w14:textId="77777777" w:rsidR="00F22575" w:rsidRDefault="00F22575" w:rsidP="74FBCD6A">
          <w:pPr>
            <w:pStyle w:val="En-tte"/>
            <w:ind w:right="-115"/>
            <w:jc w:val="right"/>
          </w:pPr>
        </w:p>
      </w:tc>
    </w:tr>
  </w:tbl>
  <w:p w14:paraId="30ADFBCD" w14:textId="77777777" w:rsidR="00F22575" w:rsidRDefault="00F22575" w:rsidP="74FBCD6A">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1C14C3" w14:paraId="69F011E2" w14:textId="77777777" w:rsidTr="001B719D">
      <w:tc>
        <w:tcPr>
          <w:tcW w:w="3020" w:type="dxa"/>
        </w:tcPr>
        <w:p w14:paraId="5277CDAC" w14:textId="0E531812" w:rsidR="001C14C3" w:rsidRDefault="001C14C3" w:rsidP="001C14C3">
          <w:pPr>
            <w:pStyle w:val="En-tte"/>
            <w:ind w:left="-115"/>
          </w:pPr>
        </w:p>
      </w:tc>
      <w:tc>
        <w:tcPr>
          <w:tcW w:w="3020" w:type="dxa"/>
        </w:tcPr>
        <w:p w14:paraId="591A3379" w14:textId="77777777" w:rsidR="001C14C3" w:rsidRDefault="001C14C3" w:rsidP="001C14C3">
          <w:pPr>
            <w:pStyle w:val="En-tte"/>
            <w:jc w:val="center"/>
          </w:pPr>
        </w:p>
      </w:tc>
      <w:tc>
        <w:tcPr>
          <w:tcW w:w="3020" w:type="dxa"/>
        </w:tcPr>
        <w:p w14:paraId="5D3589B0" w14:textId="00BEB99E" w:rsidR="001C14C3" w:rsidRDefault="000B21E8" w:rsidP="001C14C3">
          <w:pPr>
            <w:pStyle w:val="En-tte"/>
            <w:ind w:right="-115"/>
            <w:jc w:val="right"/>
          </w:pPr>
          <w:r>
            <w:rPr>
              <w:noProof/>
              <w:lang w:eastAsia="fr-FR"/>
            </w:rPr>
            <w:pict w14:anchorId="11E65E45">
              <v:shapetype id="_x0000_t202" coordsize="21600,21600" o:spt="202" path="m,l,21600r21600,l21600,xe">
                <v:stroke joinstyle="miter"/>
                <v:path gradientshapeok="t" o:connecttype="rect"/>
              </v:shapetype>
              <v:shape id="_x0000_s2073" type="#_x0000_t202" style="position:absolute;left:0;text-align:left;margin-left:60.05pt;margin-top:25.15pt;width:104.85pt;height:21pt;z-index:251700736;mso-position-horizontal-relative:text;mso-position-vertical-relative:text" filled="f" stroked="f">
                <v:textbox>
                  <w:txbxContent>
                    <w:p w14:paraId="0932811D" w14:textId="575DE70A" w:rsidR="001C14C3" w:rsidRPr="00240C3C" w:rsidRDefault="001C14C3" w:rsidP="001C14C3">
                      <w:pPr>
                        <w:rPr>
                          <w:rFonts w:ascii="Times New Roman" w:hAnsi="Times New Roman" w:cs="Times New Roman"/>
                          <w:i/>
                          <w:iCs/>
                        </w:rPr>
                      </w:pPr>
                      <w:r>
                        <w:rPr>
                          <w:rFonts w:ascii="Times New Roman" w:hAnsi="Times New Roman" w:cs="Times New Roman"/>
                          <w:i/>
                          <w:iCs/>
                        </w:rPr>
                        <w:t>3Dwave | ACTIA</w:t>
                      </w:r>
                    </w:p>
                  </w:txbxContent>
                </v:textbox>
              </v:shape>
            </w:pict>
          </w:r>
        </w:p>
      </w:tc>
    </w:tr>
    <w:tr w:rsidR="001C14C3" w14:paraId="01F19132" w14:textId="77777777" w:rsidTr="001B719D">
      <w:trPr>
        <w:gridAfter w:val="1"/>
        <w:wAfter w:w="3020" w:type="dxa"/>
      </w:trPr>
      <w:tc>
        <w:tcPr>
          <w:tcW w:w="3020" w:type="dxa"/>
        </w:tcPr>
        <w:p w14:paraId="39EAE8FD" w14:textId="77777777" w:rsidR="001C14C3" w:rsidRDefault="001C14C3" w:rsidP="001C14C3">
          <w:pPr>
            <w:pStyle w:val="En-tte"/>
            <w:jc w:val="center"/>
          </w:pPr>
        </w:p>
      </w:tc>
      <w:tc>
        <w:tcPr>
          <w:tcW w:w="3020" w:type="dxa"/>
        </w:tcPr>
        <w:p w14:paraId="03F8FC3E" w14:textId="77777777" w:rsidR="001C14C3" w:rsidRDefault="001C14C3" w:rsidP="001C14C3">
          <w:pPr>
            <w:pStyle w:val="En-tte"/>
            <w:ind w:right="-115"/>
            <w:jc w:val="right"/>
          </w:pPr>
        </w:p>
      </w:tc>
    </w:tr>
  </w:tbl>
  <w:p w14:paraId="736FBFE9" w14:textId="7B5ED92E" w:rsidR="001C14C3" w:rsidRDefault="000B21E8">
    <w:pPr>
      <w:pStyle w:val="Pieddepage"/>
    </w:pPr>
    <w:r>
      <w:rPr>
        <w:noProof/>
        <w:lang w:eastAsia="fr-FR"/>
      </w:rPr>
      <w:pict w14:anchorId="11E65E45">
        <v:shape id="_x0000_s2072" type="#_x0000_t202" style="position:absolute;margin-left:-.5pt;margin-top:-.5pt;width:104.85pt;height:21pt;z-index:251699712;mso-position-horizontal-relative:text;mso-position-vertical-relative:text" filled="f" stroked="f">
          <v:textbox>
            <w:txbxContent>
              <w:p w14:paraId="658F84AA" w14:textId="77777777" w:rsidR="001C14C3" w:rsidRPr="00240C3C" w:rsidRDefault="001C14C3" w:rsidP="001C14C3">
                <w:pPr>
                  <w:rPr>
                    <w:rFonts w:ascii="Times New Roman" w:hAnsi="Times New Roman" w:cs="Times New Roman"/>
                    <w:i/>
                    <w:iCs/>
                  </w:rPr>
                </w:pPr>
                <w:r>
                  <w:rPr>
                    <w:rFonts w:ascii="Times New Roman" w:hAnsi="Times New Roman" w:cs="Times New Roman"/>
                    <w:i/>
                    <w:iCs/>
                  </w:rPr>
                  <w:t>ISIMM 2021/2022</w:t>
                </w:r>
              </w:p>
            </w:txbxContent>
          </v:textbox>
        </v:shape>
      </w:pict>
    </w:r>
    <w:r>
      <w:rPr>
        <w:noProof/>
      </w:rPr>
      <w:pict w14:anchorId="24184766">
        <v:line id="_x0000_s2071" style="position:absolute;z-index:251698688;visibility:visible;mso-wrap-style:square;mso-width-percent:0;mso-wrap-distance-left:9pt;mso-wrap-distance-top:0;mso-wrap-distance-right:9pt;mso-wrap-distance-bottom:0;mso-position-horizontal-relative:text;mso-position-vertical-relative:text;mso-width-percent:0;mso-width-relative:margin" from=".25pt,1.5pt" to="44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" strokecolor="black [3200]" strokeweight=".5pt">
          <v:stroke joinstyle="miter"/>
        </v:lin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F22575" w14:paraId="369998F8" w14:textId="77777777" w:rsidTr="74FBCD6A">
      <w:tc>
        <w:tcPr>
          <w:tcW w:w="3020" w:type="dxa"/>
        </w:tcPr>
        <w:p w14:paraId="662AE71E" w14:textId="77777777" w:rsidR="00F22575" w:rsidRDefault="00F22575" w:rsidP="74FBCD6A">
          <w:pPr>
            <w:pStyle w:val="En-tte"/>
            <w:ind w:left="-115"/>
          </w:pPr>
        </w:p>
      </w:tc>
      <w:tc>
        <w:tcPr>
          <w:tcW w:w="3020" w:type="dxa"/>
        </w:tcPr>
        <w:p w14:paraId="16F15C9E" w14:textId="77777777" w:rsidR="00F22575" w:rsidRDefault="00F22575" w:rsidP="74FBCD6A">
          <w:pPr>
            <w:pStyle w:val="En-tte"/>
            <w:jc w:val="center"/>
          </w:pPr>
        </w:p>
      </w:tc>
      <w:tc>
        <w:tcPr>
          <w:tcW w:w="3020" w:type="dxa"/>
        </w:tcPr>
        <w:p w14:paraId="447AD065" w14:textId="77777777" w:rsidR="00F22575" w:rsidRDefault="00F22575" w:rsidP="74FBCD6A">
          <w:pPr>
            <w:pStyle w:val="En-tte"/>
            <w:ind w:right="-115"/>
            <w:jc w:val="right"/>
          </w:pPr>
        </w:p>
      </w:tc>
    </w:tr>
  </w:tbl>
  <w:p w14:paraId="3D8E399C" w14:textId="77777777" w:rsidR="00F22575" w:rsidRDefault="00F22575" w:rsidP="74FBCD6A">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F22575" w14:paraId="35EDF9D6" w14:textId="77777777" w:rsidTr="74FBCD6A">
      <w:tc>
        <w:tcPr>
          <w:tcW w:w="3020" w:type="dxa"/>
        </w:tcPr>
        <w:p w14:paraId="7AED09D0" w14:textId="77777777" w:rsidR="00F22575" w:rsidRDefault="00F22575" w:rsidP="74FBCD6A">
          <w:pPr>
            <w:pStyle w:val="En-tte"/>
            <w:ind w:left="-115"/>
          </w:pPr>
        </w:p>
      </w:tc>
      <w:tc>
        <w:tcPr>
          <w:tcW w:w="3020" w:type="dxa"/>
        </w:tcPr>
        <w:p w14:paraId="729E715D" w14:textId="77777777" w:rsidR="00F22575" w:rsidRDefault="00F22575" w:rsidP="74FBCD6A">
          <w:pPr>
            <w:pStyle w:val="En-tte"/>
            <w:jc w:val="center"/>
          </w:pPr>
        </w:p>
      </w:tc>
      <w:tc>
        <w:tcPr>
          <w:tcW w:w="3020" w:type="dxa"/>
        </w:tcPr>
        <w:p w14:paraId="436FDFEA" w14:textId="77777777" w:rsidR="00F22575" w:rsidRDefault="00F22575" w:rsidP="74FBCD6A">
          <w:pPr>
            <w:pStyle w:val="En-tte"/>
            <w:ind w:right="-115"/>
            <w:jc w:val="right"/>
          </w:pPr>
        </w:p>
      </w:tc>
    </w:tr>
  </w:tbl>
  <w:p w14:paraId="05965AD1" w14:textId="77777777" w:rsidR="00F22575" w:rsidRDefault="00F22575" w:rsidP="74FBCD6A">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F22575" w14:paraId="284DD275" w14:textId="77777777" w:rsidTr="74FBCD6A">
      <w:tc>
        <w:tcPr>
          <w:tcW w:w="3020" w:type="dxa"/>
        </w:tcPr>
        <w:p w14:paraId="1DF71BB3" w14:textId="77777777" w:rsidR="00F22575" w:rsidRDefault="00F22575" w:rsidP="74FBCD6A">
          <w:pPr>
            <w:pStyle w:val="En-tte"/>
            <w:ind w:left="-115"/>
          </w:pPr>
        </w:p>
      </w:tc>
      <w:tc>
        <w:tcPr>
          <w:tcW w:w="3020" w:type="dxa"/>
        </w:tcPr>
        <w:p w14:paraId="2BEE74D3" w14:textId="77777777" w:rsidR="00F22575" w:rsidRDefault="00F22575" w:rsidP="74FBCD6A">
          <w:pPr>
            <w:pStyle w:val="En-tte"/>
            <w:jc w:val="center"/>
          </w:pPr>
        </w:p>
      </w:tc>
      <w:tc>
        <w:tcPr>
          <w:tcW w:w="3020" w:type="dxa"/>
        </w:tcPr>
        <w:p w14:paraId="76049179" w14:textId="77777777" w:rsidR="00F22575" w:rsidRDefault="00F22575" w:rsidP="74FBCD6A">
          <w:pPr>
            <w:pStyle w:val="En-tte"/>
            <w:ind w:right="-115"/>
            <w:jc w:val="right"/>
          </w:pPr>
        </w:p>
      </w:tc>
    </w:tr>
  </w:tbl>
  <w:p w14:paraId="4C8FA3F3" w14:textId="77777777" w:rsidR="00F22575" w:rsidRDefault="00F22575" w:rsidP="74FBCD6A">
    <w:pPr>
      <w:pStyle w:val="Pieddepage"/>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F22575" w14:paraId="3418889F" w14:textId="77777777" w:rsidTr="74FBCD6A">
      <w:tc>
        <w:tcPr>
          <w:tcW w:w="3020" w:type="dxa"/>
        </w:tcPr>
        <w:p w14:paraId="397D1A8F" w14:textId="77777777" w:rsidR="00F22575" w:rsidRDefault="00F22575" w:rsidP="74FBCD6A">
          <w:pPr>
            <w:pStyle w:val="En-tte"/>
            <w:ind w:left="-115"/>
          </w:pPr>
        </w:p>
      </w:tc>
      <w:tc>
        <w:tcPr>
          <w:tcW w:w="3020" w:type="dxa"/>
        </w:tcPr>
        <w:p w14:paraId="0F70C4A8" w14:textId="25820574" w:rsidR="00F22575" w:rsidRDefault="00F22575" w:rsidP="74FBCD6A">
          <w:pPr>
            <w:pStyle w:val="En-tte"/>
            <w:jc w:val="center"/>
          </w:pPr>
        </w:p>
      </w:tc>
      <w:tc>
        <w:tcPr>
          <w:tcW w:w="3020" w:type="dxa"/>
        </w:tcPr>
        <w:p w14:paraId="7435194D" w14:textId="0F422FD8" w:rsidR="00F22575" w:rsidRDefault="000B21E8" w:rsidP="74FBCD6A">
          <w:pPr>
            <w:pStyle w:val="En-tte"/>
            <w:ind w:right="-115"/>
            <w:jc w:val="right"/>
          </w:pPr>
          <w:r>
            <w:rPr>
              <w:noProof/>
            </w:rPr>
            <w:pict w14:anchorId="11E65E45">
              <v:shapetype id="_x0000_t202" coordsize="21600,21600" o:spt="202" path="m,l,21600r21600,l21600,xe">
                <v:stroke joinstyle="miter"/>
                <v:path gradientshapeok="t" o:connecttype="rect"/>
              </v:shapetype>
              <v:shape id="_x0000_s2051" type="#_x0000_t202" style="position:absolute;left:0;text-align:left;margin-left:57.65pt;margin-top:13.85pt;width:104.85pt;height:21pt;z-index:251677184;mso-position-horizontal-relative:text;mso-position-vertical-relative:text" filled="f" stroked="f">
                <v:textbox style="mso-next-textbox:#_x0000_s2051">
                  <w:txbxContent>
                    <w:p w14:paraId="093914A7" w14:textId="4806CF9C" w:rsidR="00F22575" w:rsidRPr="00240C3C" w:rsidRDefault="00F22575">
                      <w:pPr>
                        <w:rPr>
                          <w:rFonts w:ascii="Times New Roman" w:hAnsi="Times New Roman" w:cs="Times New Roman"/>
                          <w:i/>
                          <w:iCs/>
                        </w:rPr>
                      </w:pPr>
                      <w:r w:rsidRPr="00240C3C">
                        <w:rPr>
                          <w:rFonts w:ascii="Times New Roman" w:hAnsi="Times New Roman" w:cs="Times New Roman"/>
                          <w:i/>
                          <w:iCs/>
                        </w:rPr>
                        <w:t xml:space="preserve">3Dwave </w:t>
                      </w:r>
                      <w:r>
                        <w:rPr>
                          <w:rFonts w:ascii="Times New Roman" w:hAnsi="Times New Roman" w:cs="Times New Roman"/>
                          <w:i/>
                          <w:iCs/>
                        </w:rPr>
                        <w:t>| ACTIA</w:t>
                      </w:r>
                    </w:p>
                  </w:txbxContent>
                </v:textbox>
              </v:shape>
            </w:pict>
          </w:r>
        </w:p>
      </w:tc>
    </w:tr>
    <w:tr w:rsidR="00F22575" w14:paraId="3D30F58D" w14:textId="77777777" w:rsidTr="00FE2A10">
      <w:trPr>
        <w:gridAfter w:val="1"/>
        <w:wAfter w:w="3020" w:type="dxa"/>
      </w:trPr>
      <w:tc>
        <w:tcPr>
          <w:tcW w:w="3020" w:type="dxa"/>
        </w:tcPr>
        <w:p w14:paraId="4E937266" w14:textId="79322E15" w:rsidR="00F22575" w:rsidRDefault="000B21E8" w:rsidP="000C730F">
          <w:pPr>
            <w:pStyle w:val="En-tte"/>
            <w:jc w:val="center"/>
          </w:pPr>
          <w:r>
            <w:rPr>
              <w:noProof/>
            </w:rPr>
            <w:pict w14:anchorId="11E65E45">
              <v:shape id="_x0000_s2053" type="#_x0000_t202" style="position:absolute;left:0;text-align:left;margin-left:.25pt;margin-top:.4pt;width:104.85pt;height:21pt;z-index:251678208;mso-position-horizontal-relative:text;mso-position-vertical-relative:text" filled="f" stroked="f">
                <v:textbox>
                  <w:txbxContent>
                    <w:p w14:paraId="2E9F1B01" w14:textId="5819F3D0" w:rsidR="00F22575" w:rsidRPr="00240C3C" w:rsidRDefault="00F22575" w:rsidP="00240C3C">
                      <w:pPr>
                        <w:rPr>
                          <w:rFonts w:ascii="Times New Roman" w:hAnsi="Times New Roman" w:cs="Times New Roman"/>
                          <w:i/>
                          <w:iCs/>
                        </w:rPr>
                      </w:pPr>
                      <w:r>
                        <w:rPr>
                          <w:rFonts w:ascii="Times New Roman" w:hAnsi="Times New Roman" w:cs="Times New Roman"/>
                          <w:i/>
                          <w:iCs/>
                        </w:rPr>
                        <w:t>ISIMM 2021/2022</w:t>
                      </w:r>
                    </w:p>
                  </w:txbxContent>
                </v:textbox>
              </v:shape>
            </w:pict>
          </w:r>
          <w:r>
            <w:rPr>
              <w:noProof/>
            </w:rPr>
            <w:pict w14:anchorId="53CE117F">
              <v:line id="Connecteur droit 233486583" o:spid="_x0000_s2049" style="position:absolute;left:0;text-align:lef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4pt" to="448.7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" strokecolor="black [3200]" strokeweight=".5pt">
                <v:stroke joinstyle="miter"/>
              </v:line>
            </w:pict>
          </w:r>
        </w:p>
      </w:tc>
      <w:tc>
        <w:tcPr>
          <w:tcW w:w="3020" w:type="dxa"/>
        </w:tcPr>
        <w:p w14:paraId="0998924B" w14:textId="77777777" w:rsidR="00F22575" w:rsidRDefault="00F22575" w:rsidP="000C730F">
          <w:pPr>
            <w:pStyle w:val="En-tte"/>
            <w:ind w:right="-115"/>
            <w:jc w:val="right"/>
          </w:pPr>
        </w:p>
      </w:tc>
    </w:tr>
  </w:tbl>
  <w:p w14:paraId="2C3E1A19" w14:textId="280D84ED" w:rsidR="00F22575" w:rsidRDefault="00F22575" w:rsidP="00666922">
    <w:pPr>
      <w:pStyle w:val="Pieddepage"/>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F22575" w14:paraId="3C6A609E" w14:textId="77777777" w:rsidTr="74FBCD6A">
      <w:tc>
        <w:tcPr>
          <w:tcW w:w="3020" w:type="dxa"/>
        </w:tcPr>
        <w:p w14:paraId="67AF6E3F" w14:textId="77777777" w:rsidR="00F22575" w:rsidRDefault="00F22575" w:rsidP="74FBCD6A">
          <w:pPr>
            <w:pStyle w:val="En-tte"/>
            <w:ind w:left="-115"/>
          </w:pPr>
        </w:p>
      </w:tc>
      <w:tc>
        <w:tcPr>
          <w:tcW w:w="3020" w:type="dxa"/>
        </w:tcPr>
        <w:p w14:paraId="5025424C" w14:textId="77777777" w:rsidR="00F22575" w:rsidRDefault="00F22575" w:rsidP="74FBCD6A">
          <w:pPr>
            <w:pStyle w:val="En-tte"/>
            <w:jc w:val="center"/>
          </w:pPr>
        </w:p>
      </w:tc>
      <w:tc>
        <w:tcPr>
          <w:tcW w:w="3020" w:type="dxa"/>
        </w:tcPr>
        <w:p w14:paraId="406D4E87" w14:textId="77777777" w:rsidR="00F22575" w:rsidRDefault="00F22575" w:rsidP="74FBCD6A">
          <w:pPr>
            <w:pStyle w:val="En-tte"/>
            <w:ind w:right="-115"/>
            <w:jc w:val="right"/>
          </w:pPr>
        </w:p>
      </w:tc>
    </w:tr>
  </w:tbl>
  <w:p w14:paraId="5809637D" w14:textId="34F71897" w:rsidR="00F22575" w:rsidRDefault="000B21E8" w:rsidP="74FBCD6A">
    <w:pPr>
      <w:pStyle w:val="Pieddepage"/>
    </w:pPr>
    <w:r>
      <w:rPr>
        <w:noProof/>
        <w:lang w:eastAsia="fr-FR"/>
      </w:rPr>
      <w:pict w14:anchorId="11E65E45">
        <v:shapetype id="_x0000_t202" coordsize="21600,21600" o:spt="202" path="m,l,21600r21600,l21600,xe">
          <v:stroke joinstyle="miter"/>
          <v:path gradientshapeok="t" o:connecttype="rect"/>
        </v:shapetype>
        <v:shape id="_x0000_s2067" type="#_x0000_t202" style="position:absolute;margin-left:372.4pt;margin-top:3.8pt;width:100.35pt;height:21pt;z-index:251692544;mso-position-horizontal-relative:text;mso-position-vertical-relative:text" filled="f" stroked="f">
          <v:textbox>
            <w:txbxContent>
              <w:p w14:paraId="1577D3CD" w14:textId="04A7506A" w:rsidR="001C14C3" w:rsidRPr="00240C3C" w:rsidRDefault="001C14C3" w:rsidP="001C14C3">
                <w:pPr>
                  <w:rPr>
                    <w:rFonts w:ascii="Times New Roman" w:hAnsi="Times New Roman" w:cs="Times New Roman"/>
                    <w:i/>
                    <w:iCs/>
                  </w:rPr>
                </w:pPr>
                <w:r>
                  <w:rPr>
                    <w:rFonts w:ascii="Times New Roman" w:hAnsi="Times New Roman" w:cs="Times New Roman"/>
                    <w:i/>
                    <w:iCs/>
                  </w:rPr>
                  <w:t>3Dwave | ACTIA</w:t>
                </w:r>
              </w:p>
            </w:txbxContent>
          </v:textbox>
        </v:shape>
      </w:pict>
    </w:r>
    <w:r>
      <w:rPr>
        <w:noProof/>
        <w:lang w:eastAsia="fr-FR"/>
      </w:rPr>
      <w:pict w14:anchorId="11E65E45">
        <v:shape id="_x0000_s2066" type="#_x0000_t202" style="position:absolute;margin-left:3.25pt;margin-top:3.05pt;width:104.85pt;height:21pt;z-index:251691520;mso-position-horizontal-relative:text;mso-position-vertical-relative:text" filled="f" stroked="f">
          <v:textbox>
            <w:txbxContent>
              <w:p w14:paraId="543CA0F1" w14:textId="77777777" w:rsidR="001C14C3" w:rsidRPr="00240C3C" w:rsidRDefault="001C14C3" w:rsidP="001C14C3">
                <w:pPr>
                  <w:rPr>
                    <w:rFonts w:ascii="Times New Roman" w:hAnsi="Times New Roman" w:cs="Times New Roman"/>
                    <w:i/>
                    <w:iCs/>
                  </w:rPr>
                </w:pPr>
                <w:r>
                  <w:rPr>
                    <w:rFonts w:ascii="Times New Roman" w:hAnsi="Times New Roman" w:cs="Times New Roman"/>
                    <w:i/>
                    <w:iCs/>
                  </w:rPr>
                  <w:t>ISIMM 2021/2022</w:t>
                </w:r>
              </w:p>
            </w:txbxContent>
          </v:textbox>
        </v:shape>
      </w:pict>
    </w:r>
    <w:r>
      <w:rPr>
        <w:noProof/>
        <w:lang w:eastAsia="fr-FR"/>
      </w:rPr>
      <w:pict w14:anchorId="277A2D93">
        <v:line id="_x0000_s2064" style="position:absolute;z-index:251690496;visibility:visible;mso-wrap-style:square;mso-width-percent:0;mso-wrap-distance-left:9pt;mso-wrap-distance-top:0;mso-wrap-distance-right:9pt;mso-wrap-distance-bottom:0;mso-position-horizontal-relative:text;mso-position-vertical-relative:text;mso-width-percent:0;mso-width-relative:margin" from="4pt,1.95pt" to="452.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" strokecolor="black [3200]" strokeweight=".5pt">
          <v:stroke joinstyle="miter"/>
        </v:lin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F22575" w14:paraId="608CFA1A" w14:textId="77777777" w:rsidTr="74FBCD6A">
      <w:tc>
        <w:tcPr>
          <w:tcW w:w="3020" w:type="dxa"/>
        </w:tcPr>
        <w:p w14:paraId="08868ACE" w14:textId="0CC9BEB3" w:rsidR="00F22575" w:rsidRDefault="00F22575" w:rsidP="74FBCD6A">
          <w:pPr>
            <w:pStyle w:val="En-tte"/>
            <w:ind w:left="-115"/>
          </w:pPr>
        </w:p>
      </w:tc>
      <w:tc>
        <w:tcPr>
          <w:tcW w:w="3020" w:type="dxa"/>
        </w:tcPr>
        <w:tbl>
          <w:tblPr>
            <w:tblW w:w="0" w:type="auto"/>
            <w:tblLayout w:type="fixed"/>
            <w:tblLook w:val="06A0" w:firstRow="1" w:lastRow="0" w:firstColumn="1" w:lastColumn="0" w:noHBand="1" w:noVBand="1"/>
          </w:tblPr>
          <w:tblGrid>
            <w:gridCol w:w="3020"/>
            <w:gridCol w:w="3020"/>
            <w:gridCol w:w="3020"/>
          </w:tblGrid>
          <w:tr w:rsidR="001C14C3" w14:paraId="5AB57FCC" w14:textId="77777777" w:rsidTr="001B719D">
            <w:tc>
              <w:tcPr>
                <w:tcW w:w="3020" w:type="dxa"/>
              </w:tcPr>
              <w:p w14:paraId="4764241C" w14:textId="48AEAC44" w:rsidR="001C14C3" w:rsidRDefault="001C14C3" w:rsidP="001C14C3">
                <w:pPr>
                  <w:pStyle w:val="En-tte"/>
                  <w:ind w:left="-115"/>
                </w:pPr>
              </w:p>
            </w:tc>
            <w:tc>
              <w:tcPr>
                <w:tcW w:w="3020" w:type="dxa"/>
              </w:tcPr>
              <w:p w14:paraId="67CA29E6" w14:textId="77777777" w:rsidR="001C14C3" w:rsidRDefault="001C14C3" w:rsidP="001C14C3">
                <w:pPr>
                  <w:pStyle w:val="En-tte"/>
                  <w:jc w:val="center"/>
                </w:pPr>
              </w:p>
            </w:tc>
            <w:tc>
              <w:tcPr>
                <w:tcW w:w="3020" w:type="dxa"/>
              </w:tcPr>
              <w:p w14:paraId="51B653B1" w14:textId="77777777" w:rsidR="001C14C3" w:rsidRDefault="001C14C3" w:rsidP="001C14C3">
                <w:pPr>
                  <w:pStyle w:val="En-tte"/>
                  <w:ind w:right="-115"/>
                  <w:jc w:val="right"/>
                </w:pPr>
              </w:p>
            </w:tc>
          </w:tr>
          <w:tr w:rsidR="001C14C3" w14:paraId="3CC24B82" w14:textId="77777777" w:rsidTr="001B719D">
            <w:trPr>
              <w:gridAfter w:val="1"/>
              <w:wAfter w:w="3020" w:type="dxa"/>
            </w:trPr>
            <w:tc>
              <w:tcPr>
                <w:tcW w:w="3020" w:type="dxa"/>
              </w:tcPr>
              <w:p w14:paraId="7FF48E6C" w14:textId="77777777" w:rsidR="001C14C3" w:rsidRDefault="001C14C3" w:rsidP="001C14C3">
                <w:pPr>
                  <w:pStyle w:val="En-tte"/>
                  <w:jc w:val="center"/>
                </w:pPr>
              </w:p>
            </w:tc>
            <w:tc>
              <w:tcPr>
                <w:tcW w:w="3020" w:type="dxa"/>
              </w:tcPr>
              <w:p w14:paraId="6408B2DA" w14:textId="77777777" w:rsidR="001C14C3" w:rsidRDefault="001C14C3" w:rsidP="001C14C3">
                <w:pPr>
                  <w:pStyle w:val="En-tte"/>
                  <w:ind w:right="-115"/>
                  <w:jc w:val="right"/>
                </w:pPr>
              </w:p>
            </w:tc>
          </w:tr>
        </w:tbl>
        <w:p w14:paraId="2C87C5D9" w14:textId="77777777" w:rsidR="00F22575" w:rsidRDefault="00F22575" w:rsidP="74FBCD6A">
          <w:pPr>
            <w:pStyle w:val="En-tte"/>
            <w:jc w:val="center"/>
          </w:pPr>
        </w:p>
      </w:tc>
      <w:tc>
        <w:tcPr>
          <w:tcW w:w="3020" w:type="dxa"/>
        </w:tcPr>
        <w:p w14:paraId="6FBDD478" w14:textId="3E4C0DEE" w:rsidR="00F22575" w:rsidRDefault="00F22575" w:rsidP="74FBCD6A">
          <w:pPr>
            <w:pStyle w:val="En-tte"/>
            <w:ind w:right="-115"/>
            <w:jc w:val="right"/>
          </w:pPr>
        </w:p>
      </w:tc>
    </w:tr>
  </w:tbl>
  <w:p w14:paraId="1B6390B0" w14:textId="72724043" w:rsidR="00F22575" w:rsidRDefault="000B21E8" w:rsidP="74FBCD6A">
    <w:pPr>
      <w:pStyle w:val="Pieddepage"/>
    </w:pPr>
    <w:r>
      <w:rPr>
        <w:noProof/>
        <w:lang w:eastAsia="fr-FR"/>
      </w:rPr>
      <w:pict w14:anchorId="11E65E45">
        <v:shapetype id="_x0000_t202" coordsize="21600,21600" o:spt="202" path="m,l,21600r21600,l21600,xe">
          <v:stroke joinstyle="miter"/>
          <v:path gradientshapeok="t" o:connecttype="rect"/>
        </v:shapetype>
        <v:shape id="_x0000_s2069" type="#_x0000_t202" style="position:absolute;margin-left:355pt;margin-top:2.95pt;width:104.85pt;height:21pt;z-index:251694592;mso-position-horizontal-relative:text;mso-position-vertical-relative:text" filled="f" stroked="f">
          <v:textbox>
            <w:txbxContent>
              <w:p w14:paraId="7420D2C5" w14:textId="3B9F290B" w:rsidR="001C14C3" w:rsidRPr="00240C3C" w:rsidRDefault="001C14C3" w:rsidP="001C14C3">
                <w:pPr>
                  <w:rPr>
                    <w:rFonts w:ascii="Times New Roman" w:hAnsi="Times New Roman" w:cs="Times New Roman"/>
                    <w:i/>
                    <w:iCs/>
                  </w:rPr>
                </w:pPr>
                <w:r>
                  <w:rPr>
                    <w:rFonts w:ascii="Times New Roman" w:hAnsi="Times New Roman" w:cs="Times New Roman"/>
                    <w:i/>
                    <w:iCs/>
                  </w:rPr>
                  <w:t>3Dwave | ACTIA</w:t>
                </w:r>
              </w:p>
            </w:txbxContent>
          </v:textbox>
        </v:shape>
      </w:pict>
    </w:r>
    <w:r>
      <w:rPr>
        <w:noProof/>
      </w:rPr>
      <w:pict w14:anchorId="0AC87604">
        <v:line id="_x0000_s2070" style="position:absolute;z-index:251696640;visibility:visible;mso-wrap-style:square;mso-width-percent:0;mso-wrap-distance-left:9pt;mso-wrap-distance-top:0;mso-wrap-distance-right:9pt;mso-wrap-distance-bottom:0;mso-position-horizontal-relative:text;mso-position-vertical-relative:text;mso-width-percent:0;mso-width-relative:margin" from="1pt,2.95pt" to="44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" strokecolor="black [3200]" strokeweight=".5pt">
          <v:stroke joinstyle="miter"/>
        </v:line>
      </w:pict>
    </w:r>
    <w:r>
      <w:rPr>
        <w:noProof/>
        <w:lang w:eastAsia="fr-FR"/>
      </w:rPr>
      <w:pict w14:anchorId="11E65E45">
        <v:shape id="_x0000_s2068" type="#_x0000_t202" style="position:absolute;margin-left:3.25pt;margin-top:6.85pt;width:104.85pt;height:21pt;z-index:251693568;mso-position-horizontal-relative:text;mso-position-vertical-relative:text" filled="f" stroked="f">
          <v:textbox>
            <w:txbxContent>
              <w:p w14:paraId="2256BF9B" w14:textId="77777777" w:rsidR="001C14C3" w:rsidRPr="00240C3C" w:rsidRDefault="001C14C3" w:rsidP="001C14C3">
                <w:pPr>
                  <w:rPr>
                    <w:rFonts w:ascii="Times New Roman" w:hAnsi="Times New Roman" w:cs="Times New Roman"/>
                    <w:i/>
                    <w:iCs/>
                  </w:rPr>
                </w:pPr>
                <w:r>
                  <w:rPr>
                    <w:rFonts w:ascii="Times New Roman" w:hAnsi="Times New Roman" w:cs="Times New Roman"/>
                    <w:i/>
                    <w:iCs/>
                  </w:rPr>
                  <w:t>ISIMM 2021/2022</w:t>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F22575" w14:paraId="6434A92D" w14:textId="77777777" w:rsidTr="74FBCD6A">
      <w:tc>
        <w:tcPr>
          <w:tcW w:w="3020" w:type="dxa"/>
        </w:tcPr>
        <w:p w14:paraId="1D4560BC" w14:textId="77777777" w:rsidR="00F22575" w:rsidRDefault="00F22575" w:rsidP="74FBCD6A">
          <w:pPr>
            <w:pStyle w:val="En-tte"/>
            <w:ind w:left="-115"/>
          </w:pPr>
        </w:p>
      </w:tc>
      <w:tc>
        <w:tcPr>
          <w:tcW w:w="3020" w:type="dxa"/>
        </w:tcPr>
        <w:p w14:paraId="099CD9ED" w14:textId="77777777" w:rsidR="00F22575" w:rsidRDefault="00F22575" w:rsidP="74FBCD6A">
          <w:pPr>
            <w:pStyle w:val="En-tte"/>
            <w:jc w:val="center"/>
          </w:pPr>
        </w:p>
      </w:tc>
      <w:tc>
        <w:tcPr>
          <w:tcW w:w="3020" w:type="dxa"/>
        </w:tcPr>
        <w:p w14:paraId="61611377" w14:textId="77777777" w:rsidR="00F22575" w:rsidRDefault="00F22575" w:rsidP="74FBCD6A">
          <w:pPr>
            <w:pStyle w:val="En-tte"/>
            <w:ind w:right="-115"/>
            <w:jc w:val="right"/>
          </w:pPr>
        </w:p>
      </w:tc>
    </w:tr>
    <w:tr w:rsidR="001C14C3" w14:paraId="06EFCFCF" w14:textId="77777777" w:rsidTr="001B719D">
      <w:trPr>
        <w:gridAfter w:val="1"/>
        <w:wAfter w:w="3020" w:type="dxa"/>
      </w:trPr>
      <w:tc>
        <w:tcPr>
          <w:tcW w:w="3020" w:type="dxa"/>
        </w:tcPr>
        <w:p w14:paraId="0FB2F2D2" w14:textId="77777777" w:rsidR="001C14C3" w:rsidRDefault="001C14C3" w:rsidP="001C14C3">
          <w:pPr>
            <w:pStyle w:val="En-tte"/>
            <w:jc w:val="center"/>
          </w:pPr>
        </w:p>
      </w:tc>
      <w:tc>
        <w:tcPr>
          <w:tcW w:w="3020" w:type="dxa"/>
        </w:tcPr>
        <w:p w14:paraId="5F1A16F6" w14:textId="77777777" w:rsidR="001C14C3" w:rsidRDefault="001C14C3" w:rsidP="001C14C3">
          <w:pPr>
            <w:pStyle w:val="En-tte"/>
            <w:ind w:right="-115"/>
            <w:jc w:val="right"/>
          </w:pPr>
        </w:p>
      </w:tc>
    </w:tr>
  </w:tbl>
  <w:p w14:paraId="3903F604" w14:textId="77BADE4C" w:rsidR="001C14C3" w:rsidRDefault="001C14C3" w:rsidP="001C14C3">
    <w:pPr>
      <w:pStyle w:val="Pieddepage"/>
    </w:pPr>
  </w:p>
  <w:p w14:paraId="534B013B" w14:textId="7A038DDA" w:rsidR="00F22575" w:rsidRDefault="000B21E8" w:rsidP="74FBCD6A">
    <w:pPr>
      <w:pStyle w:val="Pieddepage"/>
    </w:pPr>
    <w:r>
      <w:rPr>
        <w:noProof/>
        <w:lang w:eastAsia="fr-FR"/>
      </w:rPr>
      <w:pict w14:anchorId="0CE62457">
        <v:shapetype id="_x0000_t202" coordsize="21600,21600" o:spt="202" path="m,l,21600r21600,l21600,xe">
          <v:stroke joinstyle="miter"/>
          <v:path gradientshapeok="t" o:connecttype="rect"/>
        </v:shapetype>
        <v:shape id="_x0000_s2076" type="#_x0000_t202" style="position:absolute;margin-left:355pt;margin-top:1.2pt;width:104.85pt;height:21pt;z-index:251704832;mso-position-horizontal-relative:text;mso-position-vertical-relative:text" filled="f" stroked="f">
          <v:textbox>
            <w:txbxContent>
              <w:p w14:paraId="3A023114" w14:textId="7EF9A980" w:rsidR="001C14C3" w:rsidRPr="00240C3C" w:rsidRDefault="001C14C3" w:rsidP="001C14C3">
                <w:pPr>
                  <w:rPr>
                    <w:rFonts w:ascii="Times New Roman" w:hAnsi="Times New Roman" w:cs="Times New Roman"/>
                    <w:i/>
                    <w:iCs/>
                  </w:rPr>
                </w:pPr>
                <w:r>
                  <w:rPr>
                    <w:rFonts w:ascii="Times New Roman" w:hAnsi="Times New Roman" w:cs="Times New Roman"/>
                    <w:i/>
                    <w:iCs/>
                  </w:rPr>
                  <w:t>3Dwave | ACTIA</w:t>
                </w:r>
              </w:p>
            </w:txbxContent>
          </v:textbox>
        </v:shape>
      </w:pict>
    </w:r>
    <w:r>
      <w:rPr>
        <w:noProof/>
        <w:lang w:eastAsia="fr-FR"/>
      </w:rPr>
      <w:pict w14:anchorId="0CE62457">
        <v:shape id="_x0000_s2075" type="#_x0000_t202" style="position:absolute;margin-left:-12.5pt;margin-top:4.2pt;width:104.85pt;height:21pt;z-index:251703808;mso-position-horizontal-relative:text;mso-position-vertical-relative:text" filled="f" stroked="f">
          <v:textbox>
            <w:txbxContent>
              <w:p w14:paraId="2B4ABDF7" w14:textId="77777777" w:rsidR="001C14C3" w:rsidRPr="00240C3C" w:rsidRDefault="001C14C3" w:rsidP="001C14C3">
                <w:pPr>
                  <w:rPr>
                    <w:rFonts w:ascii="Times New Roman" w:hAnsi="Times New Roman" w:cs="Times New Roman"/>
                    <w:i/>
                    <w:iCs/>
                  </w:rPr>
                </w:pPr>
                <w:r>
                  <w:rPr>
                    <w:rFonts w:ascii="Times New Roman" w:hAnsi="Times New Roman" w:cs="Times New Roman"/>
                    <w:i/>
                    <w:iCs/>
                  </w:rPr>
                  <w:t>ISIMM 2021/2022</w:t>
                </w:r>
              </w:p>
            </w:txbxContent>
          </v:textbox>
        </v:shape>
      </w:pict>
    </w:r>
    <w:r>
      <w:rPr>
        <w:noProof/>
      </w:rPr>
      <w:pict w14:anchorId="740CD4C0">
        <v:line id="_x0000_s2074" style="position:absolute;z-index:251702784;visibility:visible;mso-wrap-style:square;mso-width-percent:0;mso-wrap-distance-left:9pt;mso-wrap-distance-top:0;mso-wrap-distance-right:9pt;mso-wrap-distance-bottom:0;mso-position-horizontal-relative:text;mso-position-vertical-relative:text;mso-width-percent:0;mso-width-relative:margin" from="-4.25pt,2.7pt" to="444.2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" strokecolor="black [3200]" strokeweight=".5pt">
          <v:stroke joinstyle="miter"/>
        </v:lin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D6936C" w14:textId="77777777" w:rsidR="000B21E8" w:rsidRDefault="000B21E8" w:rsidP="00E9483B">
      <w:pPr>
        <w:spacing w:after="0" w:line="240" w:lineRule="auto"/>
      </w:pPr>
      <w:r>
        <w:separator/>
      </w:r>
    </w:p>
  </w:footnote>
  <w:footnote w:type="continuationSeparator" w:id="0">
    <w:p w14:paraId="7F57CF98" w14:textId="77777777" w:rsidR="000B21E8" w:rsidRDefault="000B21E8" w:rsidP="00E948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F22575" w14:paraId="60058738" w14:textId="77777777" w:rsidTr="74FBCD6A">
      <w:tc>
        <w:tcPr>
          <w:tcW w:w="3020" w:type="dxa"/>
        </w:tcPr>
        <w:p w14:paraId="5C7B9887" w14:textId="77777777" w:rsidR="00F22575" w:rsidRDefault="00F22575" w:rsidP="74FBCD6A">
          <w:pPr>
            <w:pStyle w:val="En-tte"/>
            <w:ind w:left="-115"/>
          </w:pPr>
        </w:p>
      </w:tc>
      <w:tc>
        <w:tcPr>
          <w:tcW w:w="3020" w:type="dxa"/>
        </w:tcPr>
        <w:p w14:paraId="0C974DC9" w14:textId="77777777" w:rsidR="00F22575" w:rsidRDefault="00F22575" w:rsidP="74FBCD6A">
          <w:pPr>
            <w:pStyle w:val="En-tte"/>
            <w:jc w:val="center"/>
          </w:pPr>
        </w:p>
      </w:tc>
      <w:tc>
        <w:tcPr>
          <w:tcW w:w="3020" w:type="dxa"/>
        </w:tcPr>
        <w:p w14:paraId="238FD5B0" w14:textId="77777777" w:rsidR="00F22575" w:rsidRDefault="00F22575" w:rsidP="74FBCD6A">
          <w:pPr>
            <w:pStyle w:val="En-tte"/>
            <w:ind w:right="-115"/>
            <w:jc w:val="right"/>
          </w:pPr>
        </w:p>
      </w:tc>
    </w:tr>
  </w:tbl>
  <w:p w14:paraId="4F2157B8" w14:textId="77777777" w:rsidR="00F22575" w:rsidRDefault="00F22575" w:rsidP="74FBCD6A">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F22575" w14:paraId="4FBC13B1" w14:textId="77777777" w:rsidTr="74FBCD6A">
      <w:tc>
        <w:tcPr>
          <w:tcW w:w="3020" w:type="dxa"/>
        </w:tcPr>
        <w:p w14:paraId="607697C3" w14:textId="77777777" w:rsidR="00F22575" w:rsidRDefault="00F22575" w:rsidP="74FBCD6A">
          <w:pPr>
            <w:pStyle w:val="En-tte"/>
            <w:ind w:left="-115"/>
          </w:pPr>
        </w:p>
      </w:tc>
      <w:tc>
        <w:tcPr>
          <w:tcW w:w="3020" w:type="dxa"/>
        </w:tcPr>
        <w:p w14:paraId="40A8ECDB" w14:textId="77777777" w:rsidR="00F22575" w:rsidRDefault="00F22575" w:rsidP="74FBCD6A">
          <w:pPr>
            <w:pStyle w:val="En-tte"/>
            <w:jc w:val="center"/>
          </w:pPr>
        </w:p>
      </w:tc>
      <w:tc>
        <w:tcPr>
          <w:tcW w:w="3020" w:type="dxa"/>
        </w:tcPr>
        <w:p w14:paraId="2B935F4F" w14:textId="77777777" w:rsidR="00F22575" w:rsidRDefault="00F22575" w:rsidP="74FBCD6A">
          <w:pPr>
            <w:pStyle w:val="En-tte"/>
            <w:ind w:right="-115"/>
            <w:jc w:val="right"/>
          </w:pPr>
        </w:p>
      </w:tc>
    </w:tr>
  </w:tbl>
  <w:p w14:paraId="7D4C5DC4" w14:textId="77777777" w:rsidR="00F22575" w:rsidRDefault="00F22575" w:rsidP="74FBCD6A">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F22575" w14:paraId="751CDB2A" w14:textId="77777777" w:rsidTr="74FBCD6A">
      <w:tc>
        <w:tcPr>
          <w:tcW w:w="3020" w:type="dxa"/>
        </w:tcPr>
        <w:p w14:paraId="348B3BEB" w14:textId="77777777" w:rsidR="00F22575" w:rsidRDefault="00F22575" w:rsidP="74FBCD6A">
          <w:pPr>
            <w:pStyle w:val="En-tte"/>
            <w:ind w:left="-115"/>
          </w:pPr>
        </w:p>
      </w:tc>
      <w:tc>
        <w:tcPr>
          <w:tcW w:w="3020" w:type="dxa"/>
        </w:tcPr>
        <w:p w14:paraId="5C8668FB" w14:textId="77777777" w:rsidR="00F22575" w:rsidRDefault="00F22575" w:rsidP="74FBCD6A">
          <w:pPr>
            <w:pStyle w:val="En-tte"/>
            <w:jc w:val="center"/>
          </w:pPr>
        </w:p>
      </w:tc>
      <w:tc>
        <w:tcPr>
          <w:tcW w:w="3020" w:type="dxa"/>
        </w:tcPr>
        <w:p w14:paraId="2B765162" w14:textId="77777777" w:rsidR="00F22575" w:rsidRDefault="00F22575" w:rsidP="74FBCD6A">
          <w:pPr>
            <w:pStyle w:val="En-tte"/>
            <w:ind w:right="-115"/>
            <w:jc w:val="right"/>
          </w:pPr>
        </w:p>
      </w:tc>
    </w:tr>
  </w:tbl>
  <w:p w14:paraId="6F10CDCB" w14:textId="77777777" w:rsidR="00F22575" w:rsidRDefault="00F22575" w:rsidP="74FBCD6A">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F22575" w14:paraId="2C04AB27" w14:textId="77777777" w:rsidTr="74FBCD6A">
      <w:tc>
        <w:tcPr>
          <w:tcW w:w="3020" w:type="dxa"/>
        </w:tcPr>
        <w:p w14:paraId="0B318949" w14:textId="77777777" w:rsidR="00F22575" w:rsidRDefault="00F22575" w:rsidP="74FBCD6A">
          <w:pPr>
            <w:pStyle w:val="En-tte"/>
            <w:ind w:left="-115"/>
          </w:pPr>
        </w:p>
      </w:tc>
      <w:tc>
        <w:tcPr>
          <w:tcW w:w="3020" w:type="dxa"/>
        </w:tcPr>
        <w:p w14:paraId="066C66E7" w14:textId="77777777" w:rsidR="00F22575" w:rsidRDefault="00F22575" w:rsidP="74FBCD6A">
          <w:pPr>
            <w:pStyle w:val="En-tte"/>
            <w:jc w:val="center"/>
          </w:pPr>
        </w:p>
      </w:tc>
      <w:tc>
        <w:tcPr>
          <w:tcW w:w="3020" w:type="dxa"/>
        </w:tcPr>
        <w:p w14:paraId="07B453EF" w14:textId="77777777" w:rsidR="00F22575" w:rsidRDefault="00F22575" w:rsidP="74FBCD6A">
          <w:pPr>
            <w:pStyle w:val="En-tte"/>
            <w:ind w:right="-115"/>
            <w:jc w:val="right"/>
          </w:pPr>
        </w:p>
      </w:tc>
    </w:tr>
  </w:tbl>
  <w:p w14:paraId="4A26BAE7" w14:textId="77777777" w:rsidR="00F22575" w:rsidRDefault="00F22575" w:rsidP="74FBCD6A">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tblGrid>
    <w:tr w:rsidR="00F22575" w14:paraId="1001DCF5" w14:textId="77777777" w:rsidTr="74FBCD6A">
      <w:tc>
        <w:tcPr>
          <w:tcW w:w="3020" w:type="dxa"/>
        </w:tcPr>
        <w:p w14:paraId="4EC5429C" w14:textId="745308F9" w:rsidR="00F22575" w:rsidRDefault="000B21E8" w:rsidP="74FBCD6A">
          <w:pPr>
            <w:pStyle w:val="En-tte"/>
            <w:jc w:val="center"/>
          </w:pPr>
          <w:r>
            <w:rPr>
              <w:noProof/>
            </w:rPr>
            <w:pict w14:anchorId="70C9446D">
              <v:line id="Connecteur droit 233486581" o:spid="_x0000_s2050" style="position:absolute;left:0;text-align:left;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4pt" to="448.7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" strokecolor="black [3200]" strokeweight=".5pt">
                <v:stroke joinstyle="miter"/>
              </v:line>
            </w:pict>
          </w:r>
        </w:p>
      </w:tc>
      <w:tc>
        <w:tcPr>
          <w:tcW w:w="3020" w:type="dxa"/>
        </w:tcPr>
        <w:p w14:paraId="00993138" w14:textId="77777777" w:rsidR="00F22575" w:rsidRDefault="00F22575" w:rsidP="74FBCD6A">
          <w:pPr>
            <w:pStyle w:val="En-tte"/>
            <w:ind w:right="-115"/>
            <w:jc w:val="right"/>
          </w:pPr>
        </w:p>
      </w:tc>
    </w:tr>
  </w:tbl>
  <w:p w14:paraId="32864B8B" w14:textId="4AF8E54B" w:rsidR="00F22575" w:rsidRDefault="000B21E8" w:rsidP="74FBCD6A">
    <w:pPr>
      <w:pStyle w:val="En-tte"/>
    </w:pPr>
    <w:r>
      <w:rPr>
        <w:noProof/>
        <w:lang w:eastAsia="fr-FR"/>
      </w:rPr>
      <w:pict w14:anchorId="49813BF2">
        <v:shapetype id="_x0000_t202" coordsize="21600,21600" o:spt="202" path="m,l,21600r21600,l21600,xe">
          <v:stroke joinstyle="miter"/>
          <v:path gradientshapeok="t" o:connecttype="rect"/>
        </v:shapetype>
        <v:shape id="_x0000_s2055" type="#_x0000_t202" style="position:absolute;margin-left:.25pt;margin-top:-32.9pt;width:230.25pt;height:25.1pt;z-index:251679232;mso-position-horizontal-relative:text;mso-position-vertical-relative:text" filled="f" stroked="f">
          <v:textbox>
            <w:txbxContent>
              <w:p w14:paraId="6C6961DC" w14:textId="08F7A608" w:rsidR="00F22575" w:rsidRPr="00F22575" w:rsidRDefault="00F22575">
                <w:pPr>
                  <w:rPr>
                    <w:rFonts w:asciiTheme="majorBidi" w:hAnsiTheme="majorBidi" w:cstheme="majorBidi"/>
                    <w:i/>
                    <w:iCs/>
                  </w:rPr>
                </w:pPr>
                <w:r w:rsidRPr="00F22575">
                  <w:rPr>
                    <w:rFonts w:asciiTheme="majorBidi" w:hAnsiTheme="majorBidi" w:cstheme="majorBidi"/>
                    <w:i/>
                    <w:iCs/>
                  </w:rPr>
                  <w:t>Chapitre 1 : contexte générale de projet</w:t>
                </w:r>
              </w:p>
            </w:txbxContent>
          </v:textbox>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F22575" w14:paraId="2B56BAF7" w14:textId="77777777" w:rsidTr="74FBCD6A">
      <w:tc>
        <w:tcPr>
          <w:tcW w:w="3020" w:type="dxa"/>
        </w:tcPr>
        <w:p w14:paraId="60ED063A" w14:textId="7A20ED23" w:rsidR="00F22575" w:rsidRDefault="000B21E8" w:rsidP="74FBCD6A">
          <w:pPr>
            <w:pStyle w:val="En-tte"/>
            <w:ind w:left="-115"/>
          </w:pPr>
          <w:r>
            <w:rPr>
              <w:noProof/>
            </w:rPr>
            <w:pict w14:anchorId="5832102C">
              <v:line id="_x0000_s2056" style="position:absolute;left:0;text-align:left;z-index:251681280;visibility:visible;mso-wrap-style:square;mso-width-percent:0;mso-wrap-distance-left:9pt;mso-wrap-distance-top:0;mso-wrap-distance-right:9pt;mso-wrap-distance-bottom:0;mso-position-horizontal-relative:text;mso-position-vertical-relative:text;mso-width-percent:0;mso-width-relative:margin" from=".25pt,2.85pt" to="448.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" strokecolor="black [3200]" strokeweight=".5pt">
                <v:stroke joinstyle="miter"/>
              </v:line>
            </w:pict>
          </w:r>
        </w:p>
      </w:tc>
      <w:tc>
        <w:tcPr>
          <w:tcW w:w="3020" w:type="dxa"/>
        </w:tcPr>
        <w:p w14:paraId="0014C3C7" w14:textId="77777777" w:rsidR="00F22575" w:rsidRDefault="00F22575" w:rsidP="74FBCD6A">
          <w:pPr>
            <w:pStyle w:val="En-tte"/>
            <w:jc w:val="center"/>
          </w:pPr>
        </w:p>
      </w:tc>
      <w:tc>
        <w:tcPr>
          <w:tcW w:w="3020" w:type="dxa"/>
        </w:tcPr>
        <w:p w14:paraId="37A76191" w14:textId="77777777" w:rsidR="00F22575" w:rsidRDefault="00F22575" w:rsidP="74FBCD6A">
          <w:pPr>
            <w:pStyle w:val="En-tte"/>
            <w:ind w:right="-115"/>
            <w:jc w:val="right"/>
          </w:pPr>
        </w:p>
      </w:tc>
    </w:tr>
    <w:tr w:rsidR="0045180F" w14:paraId="7FBEC5FC" w14:textId="77777777" w:rsidTr="001B719D">
      <w:trPr>
        <w:gridAfter w:val="1"/>
        <w:wAfter w:w="3020" w:type="dxa"/>
      </w:trPr>
      <w:tc>
        <w:tcPr>
          <w:tcW w:w="3020" w:type="dxa"/>
        </w:tcPr>
        <w:p w14:paraId="13A34FEA" w14:textId="3B4E923D" w:rsidR="0045180F" w:rsidRDefault="0045180F" w:rsidP="0045180F">
          <w:pPr>
            <w:pStyle w:val="En-tte"/>
            <w:jc w:val="center"/>
          </w:pPr>
        </w:p>
      </w:tc>
      <w:tc>
        <w:tcPr>
          <w:tcW w:w="3020" w:type="dxa"/>
        </w:tcPr>
        <w:p w14:paraId="7B3D7502" w14:textId="77777777" w:rsidR="0045180F" w:rsidRDefault="0045180F" w:rsidP="0045180F">
          <w:pPr>
            <w:pStyle w:val="En-tte"/>
            <w:ind w:right="-115"/>
            <w:jc w:val="right"/>
          </w:pPr>
        </w:p>
      </w:tc>
    </w:tr>
  </w:tbl>
  <w:p w14:paraId="394F5B31" w14:textId="52BD3CC6" w:rsidR="00F22575" w:rsidRDefault="000B21E8" w:rsidP="74FBCD6A">
    <w:pPr>
      <w:pStyle w:val="En-tte"/>
    </w:pPr>
    <w:r>
      <w:rPr>
        <w:noProof/>
        <w:lang w:eastAsia="fr-FR"/>
      </w:rPr>
      <w:pict w14:anchorId="40D1645A">
        <v:shapetype id="_x0000_t202" coordsize="21600,21600" o:spt="202" path="m,l,21600r21600,l21600,xe">
          <v:stroke joinstyle="miter"/>
          <v:path gradientshapeok="t" o:connecttype="rect"/>
        </v:shapetype>
        <v:shape id="_x0000_s2057" type="#_x0000_t202" style="position:absolute;margin-left:1pt;margin-top:-43.5pt;width:265.5pt;height:27pt;z-index:251682304;mso-position-horizontal-relative:text;mso-position-vertical-relative:text" filled="f" stroked="f">
          <v:textbox>
            <w:txbxContent>
              <w:p w14:paraId="72BDC66E" w14:textId="14A62724" w:rsidR="0045180F" w:rsidRPr="0045180F" w:rsidRDefault="0045180F">
                <w:pPr>
                  <w:rPr>
                    <w:rFonts w:asciiTheme="majorBidi" w:hAnsiTheme="majorBidi" w:cstheme="majorBidi"/>
                    <w:i/>
                    <w:iCs/>
                  </w:rPr>
                </w:pPr>
                <w:r w:rsidRPr="0045180F">
                  <w:rPr>
                    <w:rFonts w:asciiTheme="majorBidi" w:hAnsiTheme="majorBidi" w:cstheme="majorBidi"/>
                    <w:i/>
                    <w:iCs/>
                  </w:rPr>
                  <w:t>Chapitre 2 : Exigences et méthodologie de travail</w:t>
                </w:r>
              </w:p>
            </w:txbxContent>
          </v:textbox>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F22575" w14:paraId="38A4AD0C" w14:textId="77777777" w:rsidTr="74FBCD6A">
      <w:tc>
        <w:tcPr>
          <w:tcW w:w="3020" w:type="dxa"/>
        </w:tcPr>
        <w:p w14:paraId="1430F63D" w14:textId="46CF2418" w:rsidR="00F22575" w:rsidRDefault="000B21E8" w:rsidP="74FBCD6A">
          <w:pPr>
            <w:pStyle w:val="En-tte"/>
            <w:ind w:left="-115"/>
          </w:pPr>
          <w:r>
            <w:rPr>
              <w:noProof/>
            </w:rPr>
            <w:pict w14:anchorId="277A2D93">
              <v:line id="_x0000_s2058" style="position:absolute;left:0;text-align:left;z-index:251684352;visibility:visible;mso-wrap-style:square;mso-width-percent:0;mso-wrap-distance-left:9pt;mso-wrap-distance-top:0;mso-wrap-distance-right:9pt;mso-wrap-distance-bottom:0;mso-position-horizontal-relative:text;mso-position-vertical-relative:text;mso-width-percent:0;mso-width-relative:margin" from=".25pt,5.85pt" to="448.7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" strokecolor="black [3200]" strokeweight=".5pt">
                <v:stroke joinstyle="miter"/>
              </v:line>
            </w:pict>
          </w:r>
        </w:p>
      </w:tc>
      <w:tc>
        <w:tcPr>
          <w:tcW w:w="3020" w:type="dxa"/>
        </w:tcPr>
        <w:p w14:paraId="35633DBB" w14:textId="77777777" w:rsidR="00F22575" w:rsidRDefault="00F22575" w:rsidP="74FBCD6A">
          <w:pPr>
            <w:pStyle w:val="En-tte"/>
            <w:jc w:val="center"/>
          </w:pPr>
        </w:p>
      </w:tc>
      <w:tc>
        <w:tcPr>
          <w:tcW w:w="3020" w:type="dxa"/>
        </w:tcPr>
        <w:p w14:paraId="3B43F1EC" w14:textId="77777777" w:rsidR="00F22575" w:rsidRDefault="00F22575" w:rsidP="74FBCD6A">
          <w:pPr>
            <w:pStyle w:val="En-tte"/>
            <w:ind w:right="-115"/>
            <w:jc w:val="right"/>
          </w:pPr>
        </w:p>
      </w:tc>
    </w:tr>
    <w:tr w:rsidR="0045180F" w14:paraId="7D802E2B" w14:textId="77777777" w:rsidTr="001B719D">
      <w:trPr>
        <w:gridAfter w:val="1"/>
        <w:wAfter w:w="3020" w:type="dxa"/>
      </w:trPr>
      <w:tc>
        <w:tcPr>
          <w:tcW w:w="3020" w:type="dxa"/>
        </w:tcPr>
        <w:p w14:paraId="15332EDB" w14:textId="61CE6A41" w:rsidR="0045180F" w:rsidRDefault="0045180F" w:rsidP="0045180F">
          <w:pPr>
            <w:pStyle w:val="En-tte"/>
            <w:jc w:val="center"/>
          </w:pPr>
        </w:p>
      </w:tc>
      <w:tc>
        <w:tcPr>
          <w:tcW w:w="3020" w:type="dxa"/>
        </w:tcPr>
        <w:p w14:paraId="679941DA" w14:textId="77777777" w:rsidR="0045180F" w:rsidRDefault="0045180F" w:rsidP="0045180F">
          <w:pPr>
            <w:pStyle w:val="En-tte"/>
            <w:ind w:right="-115"/>
            <w:jc w:val="right"/>
          </w:pPr>
        </w:p>
      </w:tc>
    </w:tr>
  </w:tbl>
  <w:p w14:paraId="208F75AF" w14:textId="13A87674" w:rsidR="00F22575" w:rsidRDefault="000B21E8" w:rsidP="74FBCD6A">
    <w:pPr>
      <w:pStyle w:val="En-tte"/>
    </w:pPr>
    <w:r>
      <w:rPr>
        <w:noProof/>
        <w:lang w:eastAsia="fr-FR"/>
      </w:rPr>
      <w:pict w14:anchorId="40D4E96D">
        <v:shapetype id="_x0000_t202" coordsize="21600,21600" o:spt="202" path="m,l,21600r21600,l21600,xe">
          <v:stroke joinstyle="miter"/>
          <v:path gradientshapeok="t" o:connecttype="rect"/>
        </v:shapetype>
        <v:shape id="_x0000_s2059" type="#_x0000_t202" style="position:absolute;margin-left:-7.1pt;margin-top:-38.25pt;width:233.25pt;height:21pt;z-index:251685376;mso-position-horizontal-relative:text;mso-position-vertical-relative:text" filled="f" stroked="f">
          <v:textbox style="mso-next-textbox:#_x0000_s2059">
            <w:txbxContent>
              <w:p w14:paraId="385D38CD" w14:textId="4EDC9E71" w:rsidR="0045180F" w:rsidRPr="0045180F" w:rsidRDefault="0045180F">
                <w:pPr>
                  <w:rPr>
                    <w:rFonts w:asciiTheme="majorBidi" w:hAnsiTheme="majorBidi" w:cstheme="majorBidi"/>
                    <w:i/>
                    <w:iCs/>
                  </w:rPr>
                </w:pPr>
                <w:r w:rsidRPr="0045180F">
                  <w:rPr>
                    <w:rFonts w:asciiTheme="majorBidi" w:hAnsiTheme="majorBidi" w:cstheme="majorBidi"/>
                    <w:i/>
                    <w:iCs/>
                  </w:rPr>
                  <w:t xml:space="preserve">Chapitre 3 : Analyse et spécification de besoin </w:t>
                </w:r>
              </w:p>
            </w:txbxContent>
          </v:textbox>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F22575" w14:paraId="5CA6FA55" w14:textId="77777777" w:rsidTr="74FBCD6A">
      <w:tc>
        <w:tcPr>
          <w:tcW w:w="3020" w:type="dxa"/>
        </w:tcPr>
        <w:tbl>
          <w:tblPr>
            <w:tblW w:w="0" w:type="auto"/>
            <w:tblLayout w:type="fixed"/>
            <w:tblLook w:val="06A0" w:firstRow="1" w:lastRow="0" w:firstColumn="1" w:lastColumn="0" w:noHBand="1" w:noVBand="1"/>
          </w:tblPr>
          <w:tblGrid>
            <w:gridCol w:w="3020"/>
            <w:gridCol w:w="3020"/>
          </w:tblGrid>
          <w:tr w:rsidR="0045180F" w14:paraId="7DFA7D37" w14:textId="77777777" w:rsidTr="001B719D">
            <w:tc>
              <w:tcPr>
                <w:tcW w:w="3020" w:type="dxa"/>
              </w:tcPr>
              <w:p w14:paraId="6A19FB54" w14:textId="77777777" w:rsidR="0045180F" w:rsidRDefault="000B21E8" w:rsidP="0045180F">
                <w:pPr>
                  <w:pStyle w:val="En-tte"/>
                  <w:jc w:val="center"/>
                </w:pPr>
                <w:r>
                  <w:rPr>
                    <w:noProof/>
                  </w:rPr>
                  <w:pict w14:anchorId="14C87AC1">
                    <v:line id="_x0000_s2061" style="position:absolute;left:0;text-align:left;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4pt" to="448.7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" strokecolor="black [3200]" strokeweight=".5pt">
                      <v:stroke joinstyle="miter"/>
                    </v:line>
                  </w:pict>
                </w:r>
              </w:p>
            </w:tc>
            <w:tc>
              <w:tcPr>
                <w:tcW w:w="3020" w:type="dxa"/>
              </w:tcPr>
              <w:p w14:paraId="01CBAEB8" w14:textId="77777777" w:rsidR="0045180F" w:rsidRDefault="0045180F" w:rsidP="0045180F">
                <w:pPr>
                  <w:pStyle w:val="En-tte"/>
                  <w:ind w:right="-115"/>
                  <w:jc w:val="right"/>
                </w:pPr>
              </w:p>
            </w:tc>
          </w:tr>
        </w:tbl>
        <w:p w14:paraId="39883511" w14:textId="77777777" w:rsidR="00F22575" w:rsidRDefault="00F22575" w:rsidP="74FBCD6A">
          <w:pPr>
            <w:pStyle w:val="En-tte"/>
            <w:ind w:left="-115"/>
          </w:pPr>
        </w:p>
      </w:tc>
      <w:tc>
        <w:tcPr>
          <w:tcW w:w="3020" w:type="dxa"/>
        </w:tcPr>
        <w:p w14:paraId="39689868" w14:textId="77777777" w:rsidR="00F22575" w:rsidRDefault="00F22575" w:rsidP="74FBCD6A">
          <w:pPr>
            <w:pStyle w:val="En-tte"/>
            <w:jc w:val="center"/>
          </w:pPr>
        </w:p>
      </w:tc>
      <w:tc>
        <w:tcPr>
          <w:tcW w:w="3020" w:type="dxa"/>
        </w:tcPr>
        <w:p w14:paraId="7CAB8F57" w14:textId="77777777" w:rsidR="00F22575" w:rsidRDefault="00F22575" w:rsidP="74FBCD6A">
          <w:pPr>
            <w:pStyle w:val="En-tte"/>
            <w:ind w:right="-115"/>
            <w:jc w:val="right"/>
          </w:pPr>
        </w:p>
      </w:tc>
    </w:tr>
  </w:tbl>
  <w:p w14:paraId="0CDE874B" w14:textId="0DA2A5EA" w:rsidR="00F22575" w:rsidRDefault="000B21E8" w:rsidP="74FBCD6A">
    <w:pPr>
      <w:pStyle w:val="En-tte"/>
    </w:pPr>
    <w:r>
      <w:rPr>
        <w:noProof/>
        <w:lang w:eastAsia="fr-FR"/>
      </w:rPr>
      <w:pict w14:anchorId="33C3C106">
        <v:shapetype id="_x0000_t202" coordsize="21600,21600" o:spt="202" path="m,l,21600r21600,l21600,xe">
          <v:stroke joinstyle="miter"/>
          <v:path gradientshapeok="t" o:connecttype="rect"/>
        </v:shapetype>
        <v:shape id="_x0000_s2062" type="#_x0000_t202" style="position:absolute;margin-left:1.9pt;margin-top:-45pt;width:225.75pt;height:26.25pt;z-index:251688448;mso-position-horizontal-relative:text;mso-position-vertical-relative:text" filled="f" stroked="f">
          <v:textbox>
            <w:txbxContent>
              <w:p w14:paraId="215A4A66" w14:textId="3B115397" w:rsidR="0045180F" w:rsidRPr="0045180F" w:rsidRDefault="0045180F">
                <w:pPr>
                  <w:rPr>
                    <w:rFonts w:asciiTheme="majorBidi" w:hAnsiTheme="majorBidi" w:cstheme="majorBidi"/>
                    <w:i/>
                    <w:iCs/>
                  </w:rPr>
                </w:pPr>
                <w:r w:rsidRPr="0045180F">
                  <w:rPr>
                    <w:rFonts w:asciiTheme="majorBidi" w:hAnsiTheme="majorBidi" w:cstheme="majorBidi"/>
                    <w:i/>
                    <w:iCs/>
                  </w:rPr>
                  <w:t>Chapitre 4 : Conception et réalisation</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406E8A8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35pt;height:11.35pt" o:bullet="t">
        <v:imagedata r:id="rId1" o:title="mso3F05"/>
      </v:shape>
    </w:pict>
  </w:numPicBullet>
  <w:abstractNum w:abstractNumId="0" w15:restartNumberingAfterBreak="0">
    <w:nsid w:val="079E6D42"/>
    <w:multiLevelType w:val="multilevel"/>
    <w:tmpl w:val="8D683D68"/>
    <w:lvl w:ilvl="0">
      <w:start w:val="2"/>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CF3978"/>
    <w:multiLevelType w:val="hybridMultilevel"/>
    <w:tmpl w:val="8DF8CF68"/>
    <w:lvl w:ilvl="0" w:tplc="040C0009">
      <w:start w:val="1"/>
      <w:numFmt w:val="bullet"/>
      <w:lvlText w:val=""/>
      <w:lvlJc w:val="left"/>
      <w:pPr>
        <w:ind w:left="1637" w:hanging="360"/>
      </w:pPr>
      <w:rPr>
        <w:rFonts w:ascii="Wingdings" w:hAnsi="Wingdings" w:hint="default"/>
      </w:rPr>
    </w:lvl>
    <w:lvl w:ilvl="1" w:tplc="FFFFFFFF" w:tentative="1">
      <w:start w:val="1"/>
      <w:numFmt w:val="bullet"/>
      <w:lvlText w:val="o"/>
      <w:lvlJc w:val="left"/>
      <w:pPr>
        <w:ind w:left="2357" w:hanging="360"/>
      </w:pPr>
      <w:rPr>
        <w:rFonts w:ascii="Courier New" w:hAnsi="Courier New" w:cs="Courier New" w:hint="default"/>
      </w:rPr>
    </w:lvl>
    <w:lvl w:ilvl="2" w:tplc="FFFFFFFF" w:tentative="1">
      <w:start w:val="1"/>
      <w:numFmt w:val="bullet"/>
      <w:lvlText w:val=""/>
      <w:lvlJc w:val="left"/>
      <w:pPr>
        <w:ind w:left="3077" w:hanging="360"/>
      </w:pPr>
      <w:rPr>
        <w:rFonts w:ascii="Wingdings" w:hAnsi="Wingdings" w:hint="default"/>
      </w:rPr>
    </w:lvl>
    <w:lvl w:ilvl="3" w:tplc="FFFFFFFF" w:tentative="1">
      <w:start w:val="1"/>
      <w:numFmt w:val="bullet"/>
      <w:lvlText w:val=""/>
      <w:lvlJc w:val="left"/>
      <w:pPr>
        <w:ind w:left="3797" w:hanging="360"/>
      </w:pPr>
      <w:rPr>
        <w:rFonts w:ascii="Symbol" w:hAnsi="Symbol" w:hint="default"/>
      </w:rPr>
    </w:lvl>
    <w:lvl w:ilvl="4" w:tplc="FFFFFFFF" w:tentative="1">
      <w:start w:val="1"/>
      <w:numFmt w:val="bullet"/>
      <w:lvlText w:val="o"/>
      <w:lvlJc w:val="left"/>
      <w:pPr>
        <w:ind w:left="4517" w:hanging="360"/>
      </w:pPr>
      <w:rPr>
        <w:rFonts w:ascii="Courier New" w:hAnsi="Courier New" w:cs="Courier New" w:hint="default"/>
      </w:rPr>
    </w:lvl>
    <w:lvl w:ilvl="5" w:tplc="FFFFFFFF" w:tentative="1">
      <w:start w:val="1"/>
      <w:numFmt w:val="bullet"/>
      <w:lvlText w:val=""/>
      <w:lvlJc w:val="left"/>
      <w:pPr>
        <w:ind w:left="5237" w:hanging="360"/>
      </w:pPr>
      <w:rPr>
        <w:rFonts w:ascii="Wingdings" w:hAnsi="Wingdings" w:hint="default"/>
      </w:rPr>
    </w:lvl>
    <w:lvl w:ilvl="6" w:tplc="FFFFFFFF" w:tentative="1">
      <w:start w:val="1"/>
      <w:numFmt w:val="bullet"/>
      <w:lvlText w:val=""/>
      <w:lvlJc w:val="left"/>
      <w:pPr>
        <w:ind w:left="5957" w:hanging="360"/>
      </w:pPr>
      <w:rPr>
        <w:rFonts w:ascii="Symbol" w:hAnsi="Symbol" w:hint="default"/>
      </w:rPr>
    </w:lvl>
    <w:lvl w:ilvl="7" w:tplc="FFFFFFFF" w:tentative="1">
      <w:start w:val="1"/>
      <w:numFmt w:val="bullet"/>
      <w:lvlText w:val="o"/>
      <w:lvlJc w:val="left"/>
      <w:pPr>
        <w:ind w:left="6677" w:hanging="360"/>
      </w:pPr>
      <w:rPr>
        <w:rFonts w:ascii="Courier New" w:hAnsi="Courier New" w:cs="Courier New" w:hint="default"/>
      </w:rPr>
    </w:lvl>
    <w:lvl w:ilvl="8" w:tplc="FFFFFFFF" w:tentative="1">
      <w:start w:val="1"/>
      <w:numFmt w:val="bullet"/>
      <w:lvlText w:val=""/>
      <w:lvlJc w:val="left"/>
      <w:pPr>
        <w:ind w:left="7397" w:hanging="360"/>
      </w:pPr>
      <w:rPr>
        <w:rFonts w:ascii="Wingdings" w:hAnsi="Wingdings" w:hint="default"/>
      </w:rPr>
    </w:lvl>
  </w:abstractNum>
  <w:abstractNum w:abstractNumId="2" w15:restartNumberingAfterBreak="0">
    <w:nsid w:val="0BB84588"/>
    <w:multiLevelType w:val="hybridMultilevel"/>
    <w:tmpl w:val="11846F38"/>
    <w:lvl w:ilvl="0" w:tplc="040C0009">
      <w:start w:val="1"/>
      <w:numFmt w:val="bullet"/>
      <w:lvlText w:val=""/>
      <w:lvlJc w:val="left"/>
      <w:pPr>
        <w:ind w:left="1637" w:hanging="360"/>
      </w:pPr>
      <w:rPr>
        <w:rFonts w:ascii="Wingdings" w:hAnsi="Wingdings" w:hint="default"/>
      </w:rPr>
    </w:lvl>
    <w:lvl w:ilvl="1" w:tplc="040C0003" w:tentative="1">
      <w:start w:val="1"/>
      <w:numFmt w:val="bullet"/>
      <w:lvlText w:val="o"/>
      <w:lvlJc w:val="left"/>
      <w:pPr>
        <w:ind w:left="2357" w:hanging="360"/>
      </w:pPr>
      <w:rPr>
        <w:rFonts w:ascii="Courier New" w:hAnsi="Courier New" w:cs="Courier New" w:hint="default"/>
      </w:rPr>
    </w:lvl>
    <w:lvl w:ilvl="2" w:tplc="040C0005" w:tentative="1">
      <w:start w:val="1"/>
      <w:numFmt w:val="bullet"/>
      <w:lvlText w:val=""/>
      <w:lvlJc w:val="left"/>
      <w:pPr>
        <w:ind w:left="3077" w:hanging="360"/>
      </w:pPr>
      <w:rPr>
        <w:rFonts w:ascii="Wingdings" w:hAnsi="Wingdings" w:hint="default"/>
      </w:rPr>
    </w:lvl>
    <w:lvl w:ilvl="3" w:tplc="040C0001" w:tentative="1">
      <w:start w:val="1"/>
      <w:numFmt w:val="bullet"/>
      <w:lvlText w:val=""/>
      <w:lvlJc w:val="left"/>
      <w:pPr>
        <w:ind w:left="3797" w:hanging="360"/>
      </w:pPr>
      <w:rPr>
        <w:rFonts w:ascii="Symbol" w:hAnsi="Symbol" w:hint="default"/>
      </w:rPr>
    </w:lvl>
    <w:lvl w:ilvl="4" w:tplc="040C0003" w:tentative="1">
      <w:start w:val="1"/>
      <w:numFmt w:val="bullet"/>
      <w:lvlText w:val="o"/>
      <w:lvlJc w:val="left"/>
      <w:pPr>
        <w:ind w:left="4517" w:hanging="360"/>
      </w:pPr>
      <w:rPr>
        <w:rFonts w:ascii="Courier New" w:hAnsi="Courier New" w:cs="Courier New" w:hint="default"/>
      </w:rPr>
    </w:lvl>
    <w:lvl w:ilvl="5" w:tplc="040C0005" w:tentative="1">
      <w:start w:val="1"/>
      <w:numFmt w:val="bullet"/>
      <w:lvlText w:val=""/>
      <w:lvlJc w:val="left"/>
      <w:pPr>
        <w:ind w:left="5237" w:hanging="360"/>
      </w:pPr>
      <w:rPr>
        <w:rFonts w:ascii="Wingdings" w:hAnsi="Wingdings" w:hint="default"/>
      </w:rPr>
    </w:lvl>
    <w:lvl w:ilvl="6" w:tplc="040C0001" w:tentative="1">
      <w:start w:val="1"/>
      <w:numFmt w:val="bullet"/>
      <w:lvlText w:val=""/>
      <w:lvlJc w:val="left"/>
      <w:pPr>
        <w:ind w:left="5957" w:hanging="360"/>
      </w:pPr>
      <w:rPr>
        <w:rFonts w:ascii="Symbol" w:hAnsi="Symbol" w:hint="default"/>
      </w:rPr>
    </w:lvl>
    <w:lvl w:ilvl="7" w:tplc="040C0003" w:tentative="1">
      <w:start w:val="1"/>
      <w:numFmt w:val="bullet"/>
      <w:lvlText w:val="o"/>
      <w:lvlJc w:val="left"/>
      <w:pPr>
        <w:ind w:left="6677" w:hanging="360"/>
      </w:pPr>
      <w:rPr>
        <w:rFonts w:ascii="Courier New" w:hAnsi="Courier New" w:cs="Courier New" w:hint="default"/>
      </w:rPr>
    </w:lvl>
    <w:lvl w:ilvl="8" w:tplc="040C0005" w:tentative="1">
      <w:start w:val="1"/>
      <w:numFmt w:val="bullet"/>
      <w:lvlText w:val=""/>
      <w:lvlJc w:val="left"/>
      <w:pPr>
        <w:ind w:left="7397" w:hanging="360"/>
      </w:pPr>
      <w:rPr>
        <w:rFonts w:ascii="Wingdings" w:hAnsi="Wingdings" w:hint="default"/>
      </w:rPr>
    </w:lvl>
  </w:abstractNum>
  <w:abstractNum w:abstractNumId="3" w15:restartNumberingAfterBreak="0">
    <w:nsid w:val="0D13364C"/>
    <w:multiLevelType w:val="hybridMultilevel"/>
    <w:tmpl w:val="87904A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BC648D"/>
    <w:multiLevelType w:val="hybridMultilevel"/>
    <w:tmpl w:val="62663DD4"/>
    <w:lvl w:ilvl="0" w:tplc="F4A294EE">
      <w:start w:val="1"/>
      <w:numFmt w:val="bullet"/>
      <w:lvlText w:val=""/>
      <w:lvlJc w:val="left"/>
      <w:pPr>
        <w:ind w:left="1494" w:hanging="360"/>
      </w:pPr>
      <w:rPr>
        <w:rFonts w:ascii="Wingdings" w:hAnsi="Wingdings"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5" w15:restartNumberingAfterBreak="0">
    <w:nsid w:val="126853D6"/>
    <w:multiLevelType w:val="hybridMultilevel"/>
    <w:tmpl w:val="58E4A620"/>
    <w:lvl w:ilvl="0" w:tplc="040C000D">
      <w:start w:val="1"/>
      <w:numFmt w:val="bullet"/>
      <w:lvlText w:val=""/>
      <w:lvlJc w:val="left"/>
      <w:pPr>
        <w:ind w:left="1140" w:hanging="360"/>
      </w:pPr>
      <w:rPr>
        <w:rFonts w:ascii="Wingdings" w:hAnsi="Wingdings"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6" w15:restartNumberingAfterBreak="0">
    <w:nsid w:val="13DA3620"/>
    <w:multiLevelType w:val="hybridMultilevel"/>
    <w:tmpl w:val="B06839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148C6CE2"/>
    <w:multiLevelType w:val="multilevel"/>
    <w:tmpl w:val="C474399C"/>
    <w:lvl w:ilvl="0">
      <w:start w:val="4"/>
      <w:numFmt w:val="decimal"/>
      <w:lvlText w:val="%1"/>
      <w:lvlJc w:val="left"/>
      <w:pPr>
        <w:ind w:left="645" w:hanging="645"/>
      </w:pPr>
      <w:rPr>
        <w:rFonts w:eastAsia="Calibri" w:hint="default"/>
      </w:rPr>
    </w:lvl>
    <w:lvl w:ilvl="1">
      <w:start w:val="5"/>
      <w:numFmt w:val="decimal"/>
      <w:lvlText w:val="%1.%2"/>
      <w:lvlJc w:val="left"/>
      <w:pPr>
        <w:ind w:left="720" w:hanging="720"/>
      </w:pPr>
      <w:rPr>
        <w:rFonts w:eastAsia="Calibri" w:hint="default"/>
      </w:rPr>
    </w:lvl>
    <w:lvl w:ilvl="2">
      <w:start w:val="4"/>
      <w:numFmt w:val="decimal"/>
      <w:lvlText w:val="%1.%2.%3"/>
      <w:lvlJc w:val="left"/>
      <w:pPr>
        <w:ind w:left="720" w:hanging="720"/>
      </w:pPr>
      <w:rPr>
        <w:rFonts w:eastAsia="Calibri" w:hint="default"/>
      </w:rPr>
    </w:lvl>
    <w:lvl w:ilvl="3">
      <w:start w:val="1"/>
      <w:numFmt w:val="decimal"/>
      <w:lvlText w:val="%1.%2.%3.%4"/>
      <w:lvlJc w:val="left"/>
      <w:pPr>
        <w:ind w:left="1080" w:hanging="1080"/>
      </w:pPr>
      <w:rPr>
        <w:rFonts w:eastAsia="Calibri" w:hint="default"/>
      </w:rPr>
    </w:lvl>
    <w:lvl w:ilvl="4">
      <w:start w:val="1"/>
      <w:numFmt w:val="decimal"/>
      <w:lvlText w:val="%1.%2.%3.%4.%5"/>
      <w:lvlJc w:val="left"/>
      <w:pPr>
        <w:ind w:left="1440" w:hanging="1440"/>
      </w:pPr>
      <w:rPr>
        <w:rFonts w:eastAsia="Calibri" w:hint="default"/>
      </w:rPr>
    </w:lvl>
    <w:lvl w:ilvl="5">
      <w:start w:val="1"/>
      <w:numFmt w:val="decimal"/>
      <w:lvlText w:val="%1.%2.%3.%4.%5.%6"/>
      <w:lvlJc w:val="left"/>
      <w:pPr>
        <w:ind w:left="1800" w:hanging="1800"/>
      </w:pPr>
      <w:rPr>
        <w:rFonts w:eastAsia="Calibri" w:hint="default"/>
      </w:rPr>
    </w:lvl>
    <w:lvl w:ilvl="6">
      <w:start w:val="1"/>
      <w:numFmt w:val="decimal"/>
      <w:lvlText w:val="%1.%2.%3.%4.%5.%6.%7"/>
      <w:lvlJc w:val="left"/>
      <w:pPr>
        <w:ind w:left="1800" w:hanging="1800"/>
      </w:pPr>
      <w:rPr>
        <w:rFonts w:eastAsia="Calibri" w:hint="default"/>
      </w:rPr>
    </w:lvl>
    <w:lvl w:ilvl="7">
      <w:start w:val="1"/>
      <w:numFmt w:val="decimal"/>
      <w:lvlText w:val="%1.%2.%3.%4.%5.%6.%7.%8"/>
      <w:lvlJc w:val="left"/>
      <w:pPr>
        <w:ind w:left="2160" w:hanging="2160"/>
      </w:pPr>
      <w:rPr>
        <w:rFonts w:eastAsia="Calibri" w:hint="default"/>
      </w:rPr>
    </w:lvl>
    <w:lvl w:ilvl="8">
      <w:start w:val="1"/>
      <w:numFmt w:val="decimal"/>
      <w:lvlText w:val="%1.%2.%3.%4.%5.%6.%7.%8.%9"/>
      <w:lvlJc w:val="left"/>
      <w:pPr>
        <w:ind w:left="2520" w:hanging="2520"/>
      </w:pPr>
      <w:rPr>
        <w:rFonts w:eastAsia="Calibri" w:hint="default"/>
      </w:rPr>
    </w:lvl>
  </w:abstractNum>
  <w:abstractNum w:abstractNumId="8" w15:restartNumberingAfterBreak="0">
    <w:nsid w:val="15045F66"/>
    <w:multiLevelType w:val="hybridMultilevel"/>
    <w:tmpl w:val="0B449910"/>
    <w:lvl w:ilvl="0" w:tplc="C70499D6">
      <w:start w:val="1"/>
      <w:numFmt w:val="bullet"/>
      <w:lvlText w:val=""/>
      <w:lvlJc w:val="left"/>
      <w:pPr>
        <w:ind w:left="502" w:hanging="360"/>
      </w:pPr>
      <w:rPr>
        <w:rFonts w:ascii="Wingdings" w:hAnsi="Wingdings"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9" w15:restartNumberingAfterBreak="0">
    <w:nsid w:val="1C0C1E9A"/>
    <w:multiLevelType w:val="hybridMultilevel"/>
    <w:tmpl w:val="73621148"/>
    <w:lvl w:ilvl="0" w:tplc="040C000D">
      <w:start w:val="1"/>
      <w:numFmt w:val="bullet"/>
      <w:lvlText w:val=""/>
      <w:lvlJc w:val="left"/>
      <w:pPr>
        <w:ind w:left="780" w:hanging="360"/>
      </w:pPr>
      <w:rPr>
        <w:rFonts w:ascii="Wingdings" w:hAnsi="Wingdings" w:hint="default"/>
        <w:sz w:val="28"/>
        <w:szCs w:val="28"/>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0" w15:restartNumberingAfterBreak="0">
    <w:nsid w:val="1CA632BE"/>
    <w:multiLevelType w:val="multilevel"/>
    <w:tmpl w:val="9E5C9A98"/>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1EE31851"/>
    <w:multiLevelType w:val="hybridMultilevel"/>
    <w:tmpl w:val="17CC746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FA36A3D"/>
    <w:multiLevelType w:val="multilevel"/>
    <w:tmpl w:val="D420478C"/>
    <w:lvl w:ilvl="0">
      <w:start w:val="1"/>
      <w:numFmt w:val="decimal"/>
      <w:lvlText w:val="%1"/>
      <w:lvlJc w:val="left"/>
      <w:pPr>
        <w:ind w:left="405" w:hanging="405"/>
      </w:pPr>
      <w:rPr>
        <w:rFonts w:cstheme="minorHAnsi" w:hint="default"/>
        <w:sz w:val="32"/>
      </w:rPr>
    </w:lvl>
    <w:lvl w:ilvl="1">
      <w:start w:val="2"/>
      <w:numFmt w:val="decimal"/>
      <w:lvlText w:val="%1.%2"/>
      <w:lvlJc w:val="left"/>
      <w:pPr>
        <w:ind w:left="720" w:hanging="720"/>
      </w:pPr>
      <w:rPr>
        <w:rFonts w:cstheme="minorHAnsi" w:hint="default"/>
        <w:sz w:val="32"/>
      </w:rPr>
    </w:lvl>
    <w:lvl w:ilvl="2">
      <w:start w:val="1"/>
      <w:numFmt w:val="decimal"/>
      <w:lvlText w:val="%1.%2.%3"/>
      <w:lvlJc w:val="left"/>
      <w:pPr>
        <w:ind w:left="2880" w:hanging="720"/>
      </w:pPr>
      <w:rPr>
        <w:rFonts w:cstheme="minorHAnsi" w:hint="default"/>
        <w:sz w:val="32"/>
      </w:rPr>
    </w:lvl>
    <w:lvl w:ilvl="3">
      <w:start w:val="1"/>
      <w:numFmt w:val="decimal"/>
      <w:lvlText w:val="%1.%2.%3.%4"/>
      <w:lvlJc w:val="left"/>
      <w:pPr>
        <w:ind w:left="4320" w:hanging="1080"/>
      </w:pPr>
      <w:rPr>
        <w:rFonts w:cstheme="minorHAnsi" w:hint="default"/>
        <w:sz w:val="32"/>
      </w:rPr>
    </w:lvl>
    <w:lvl w:ilvl="4">
      <w:start w:val="1"/>
      <w:numFmt w:val="decimal"/>
      <w:lvlText w:val="%1.%2.%3.%4.%5"/>
      <w:lvlJc w:val="left"/>
      <w:pPr>
        <w:ind w:left="5760" w:hanging="1440"/>
      </w:pPr>
      <w:rPr>
        <w:rFonts w:cstheme="minorHAnsi" w:hint="default"/>
        <w:sz w:val="32"/>
      </w:rPr>
    </w:lvl>
    <w:lvl w:ilvl="5">
      <w:start w:val="1"/>
      <w:numFmt w:val="decimal"/>
      <w:lvlText w:val="%1.%2.%3.%4.%5.%6"/>
      <w:lvlJc w:val="left"/>
      <w:pPr>
        <w:ind w:left="7200" w:hanging="1800"/>
      </w:pPr>
      <w:rPr>
        <w:rFonts w:cstheme="minorHAnsi" w:hint="default"/>
        <w:sz w:val="32"/>
      </w:rPr>
    </w:lvl>
    <w:lvl w:ilvl="6">
      <w:start w:val="1"/>
      <w:numFmt w:val="decimal"/>
      <w:lvlText w:val="%1.%2.%3.%4.%5.%6.%7"/>
      <w:lvlJc w:val="left"/>
      <w:pPr>
        <w:ind w:left="8280" w:hanging="1800"/>
      </w:pPr>
      <w:rPr>
        <w:rFonts w:cstheme="minorHAnsi" w:hint="default"/>
        <w:sz w:val="32"/>
      </w:rPr>
    </w:lvl>
    <w:lvl w:ilvl="7">
      <w:start w:val="1"/>
      <w:numFmt w:val="decimal"/>
      <w:lvlText w:val="%1.%2.%3.%4.%5.%6.%7.%8"/>
      <w:lvlJc w:val="left"/>
      <w:pPr>
        <w:ind w:left="9720" w:hanging="2160"/>
      </w:pPr>
      <w:rPr>
        <w:rFonts w:cstheme="minorHAnsi" w:hint="default"/>
        <w:sz w:val="32"/>
      </w:rPr>
    </w:lvl>
    <w:lvl w:ilvl="8">
      <w:start w:val="1"/>
      <w:numFmt w:val="decimal"/>
      <w:lvlText w:val="%1.%2.%3.%4.%5.%6.%7.%8.%9"/>
      <w:lvlJc w:val="left"/>
      <w:pPr>
        <w:ind w:left="11160" w:hanging="2520"/>
      </w:pPr>
      <w:rPr>
        <w:rFonts w:cstheme="minorHAnsi" w:hint="default"/>
        <w:sz w:val="32"/>
      </w:rPr>
    </w:lvl>
  </w:abstractNum>
  <w:abstractNum w:abstractNumId="13" w15:restartNumberingAfterBreak="0">
    <w:nsid w:val="234D0738"/>
    <w:multiLevelType w:val="hybridMultilevel"/>
    <w:tmpl w:val="2A36A8A0"/>
    <w:lvl w:ilvl="0" w:tplc="F4A294EE">
      <w:start w:val="1"/>
      <w:numFmt w:val="bullet"/>
      <w:lvlText w:val=""/>
      <w:lvlJc w:val="left"/>
      <w:pPr>
        <w:ind w:left="2203" w:hanging="360"/>
      </w:pPr>
      <w:rPr>
        <w:rFonts w:ascii="Wingdings" w:hAnsi="Wingdings" w:hint="default"/>
      </w:rPr>
    </w:lvl>
    <w:lvl w:ilvl="1" w:tplc="040C0003" w:tentative="1">
      <w:start w:val="1"/>
      <w:numFmt w:val="bullet"/>
      <w:lvlText w:val="o"/>
      <w:lvlJc w:val="left"/>
      <w:pPr>
        <w:ind w:left="2923" w:hanging="360"/>
      </w:pPr>
      <w:rPr>
        <w:rFonts w:ascii="Courier New" w:hAnsi="Courier New" w:cs="Courier New" w:hint="default"/>
      </w:rPr>
    </w:lvl>
    <w:lvl w:ilvl="2" w:tplc="040C0005" w:tentative="1">
      <w:start w:val="1"/>
      <w:numFmt w:val="bullet"/>
      <w:lvlText w:val=""/>
      <w:lvlJc w:val="left"/>
      <w:pPr>
        <w:ind w:left="3643" w:hanging="360"/>
      </w:pPr>
      <w:rPr>
        <w:rFonts w:ascii="Wingdings" w:hAnsi="Wingdings" w:hint="default"/>
      </w:rPr>
    </w:lvl>
    <w:lvl w:ilvl="3" w:tplc="040C0001" w:tentative="1">
      <w:start w:val="1"/>
      <w:numFmt w:val="bullet"/>
      <w:lvlText w:val=""/>
      <w:lvlJc w:val="left"/>
      <w:pPr>
        <w:ind w:left="4363" w:hanging="360"/>
      </w:pPr>
      <w:rPr>
        <w:rFonts w:ascii="Symbol" w:hAnsi="Symbol" w:hint="default"/>
      </w:rPr>
    </w:lvl>
    <w:lvl w:ilvl="4" w:tplc="040C0003" w:tentative="1">
      <w:start w:val="1"/>
      <w:numFmt w:val="bullet"/>
      <w:lvlText w:val="o"/>
      <w:lvlJc w:val="left"/>
      <w:pPr>
        <w:ind w:left="5083" w:hanging="360"/>
      </w:pPr>
      <w:rPr>
        <w:rFonts w:ascii="Courier New" w:hAnsi="Courier New" w:cs="Courier New" w:hint="default"/>
      </w:rPr>
    </w:lvl>
    <w:lvl w:ilvl="5" w:tplc="040C0005" w:tentative="1">
      <w:start w:val="1"/>
      <w:numFmt w:val="bullet"/>
      <w:lvlText w:val=""/>
      <w:lvlJc w:val="left"/>
      <w:pPr>
        <w:ind w:left="5803" w:hanging="360"/>
      </w:pPr>
      <w:rPr>
        <w:rFonts w:ascii="Wingdings" w:hAnsi="Wingdings" w:hint="default"/>
      </w:rPr>
    </w:lvl>
    <w:lvl w:ilvl="6" w:tplc="040C0001" w:tentative="1">
      <w:start w:val="1"/>
      <w:numFmt w:val="bullet"/>
      <w:lvlText w:val=""/>
      <w:lvlJc w:val="left"/>
      <w:pPr>
        <w:ind w:left="6523" w:hanging="360"/>
      </w:pPr>
      <w:rPr>
        <w:rFonts w:ascii="Symbol" w:hAnsi="Symbol" w:hint="default"/>
      </w:rPr>
    </w:lvl>
    <w:lvl w:ilvl="7" w:tplc="040C0003" w:tentative="1">
      <w:start w:val="1"/>
      <w:numFmt w:val="bullet"/>
      <w:lvlText w:val="o"/>
      <w:lvlJc w:val="left"/>
      <w:pPr>
        <w:ind w:left="7243" w:hanging="360"/>
      </w:pPr>
      <w:rPr>
        <w:rFonts w:ascii="Courier New" w:hAnsi="Courier New" w:cs="Courier New" w:hint="default"/>
      </w:rPr>
    </w:lvl>
    <w:lvl w:ilvl="8" w:tplc="040C0005" w:tentative="1">
      <w:start w:val="1"/>
      <w:numFmt w:val="bullet"/>
      <w:lvlText w:val=""/>
      <w:lvlJc w:val="left"/>
      <w:pPr>
        <w:ind w:left="7963" w:hanging="360"/>
      </w:pPr>
      <w:rPr>
        <w:rFonts w:ascii="Wingdings" w:hAnsi="Wingdings" w:hint="default"/>
      </w:rPr>
    </w:lvl>
  </w:abstractNum>
  <w:abstractNum w:abstractNumId="14" w15:restartNumberingAfterBreak="0">
    <w:nsid w:val="24DE0860"/>
    <w:multiLevelType w:val="hybridMultilevel"/>
    <w:tmpl w:val="FAC05CE4"/>
    <w:lvl w:ilvl="0" w:tplc="F4A294EE">
      <w:start w:val="1"/>
      <w:numFmt w:val="bullet"/>
      <w:lvlText w:val=""/>
      <w:lvlJc w:val="left"/>
      <w:pPr>
        <w:ind w:left="1919" w:hanging="360"/>
      </w:pPr>
      <w:rPr>
        <w:rFonts w:ascii="Wingdings" w:hAnsi="Wingdings" w:hint="default"/>
      </w:rPr>
    </w:lvl>
    <w:lvl w:ilvl="1" w:tplc="040C0003" w:tentative="1">
      <w:start w:val="1"/>
      <w:numFmt w:val="bullet"/>
      <w:lvlText w:val="o"/>
      <w:lvlJc w:val="left"/>
      <w:pPr>
        <w:ind w:left="2639" w:hanging="360"/>
      </w:pPr>
      <w:rPr>
        <w:rFonts w:ascii="Courier New" w:hAnsi="Courier New" w:cs="Courier New" w:hint="default"/>
      </w:rPr>
    </w:lvl>
    <w:lvl w:ilvl="2" w:tplc="040C0005" w:tentative="1">
      <w:start w:val="1"/>
      <w:numFmt w:val="bullet"/>
      <w:lvlText w:val=""/>
      <w:lvlJc w:val="left"/>
      <w:pPr>
        <w:ind w:left="3359" w:hanging="360"/>
      </w:pPr>
      <w:rPr>
        <w:rFonts w:ascii="Wingdings" w:hAnsi="Wingdings" w:hint="default"/>
      </w:rPr>
    </w:lvl>
    <w:lvl w:ilvl="3" w:tplc="040C0001" w:tentative="1">
      <w:start w:val="1"/>
      <w:numFmt w:val="bullet"/>
      <w:lvlText w:val=""/>
      <w:lvlJc w:val="left"/>
      <w:pPr>
        <w:ind w:left="4079" w:hanging="360"/>
      </w:pPr>
      <w:rPr>
        <w:rFonts w:ascii="Symbol" w:hAnsi="Symbol" w:hint="default"/>
      </w:rPr>
    </w:lvl>
    <w:lvl w:ilvl="4" w:tplc="040C0003" w:tentative="1">
      <w:start w:val="1"/>
      <w:numFmt w:val="bullet"/>
      <w:lvlText w:val="o"/>
      <w:lvlJc w:val="left"/>
      <w:pPr>
        <w:ind w:left="4799" w:hanging="360"/>
      </w:pPr>
      <w:rPr>
        <w:rFonts w:ascii="Courier New" w:hAnsi="Courier New" w:cs="Courier New" w:hint="default"/>
      </w:rPr>
    </w:lvl>
    <w:lvl w:ilvl="5" w:tplc="040C0005" w:tentative="1">
      <w:start w:val="1"/>
      <w:numFmt w:val="bullet"/>
      <w:lvlText w:val=""/>
      <w:lvlJc w:val="left"/>
      <w:pPr>
        <w:ind w:left="5519" w:hanging="360"/>
      </w:pPr>
      <w:rPr>
        <w:rFonts w:ascii="Wingdings" w:hAnsi="Wingdings" w:hint="default"/>
      </w:rPr>
    </w:lvl>
    <w:lvl w:ilvl="6" w:tplc="040C0001" w:tentative="1">
      <w:start w:val="1"/>
      <w:numFmt w:val="bullet"/>
      <w:lvlText w:val=""/>
      <w:lvlJc w:val="left"/>
      <w:pPr>
        <w:ind w:left="6239" w:hanging="360"/>
      </w:pPr>
      <w:rPr>
        <w:rFonts w:ascii="Symbol" w:hAnsi="Symbol" w:hint="default"/>
      </w:rPr>
    </w:lvl>
    <w:lvl w:ilvl="7" w:tplc="040C0003" w:tentative="1">
      <w:start w:val="1"/>
      <w:numFmt w:val="bullet"/>
      <w:lvlText w:val="o"/>
      <w:lvlJc w:val="left"/>
      <w:pPr>
        <w:ind w:left="6959" w:hanging="360"/>
      </w:pPr>
      <w:rPr>
        <w:rFonts w:ascii="Courier New" w:hAnsi="Courier New" w:cs="Courier New" w:hint="default"/>
      </w:rPr>
    </w:lvl>
    <w:lvl w:ilvl="8" w:tplc="040C0005" w:tentative="1">
      <w:start w:val="1"/>
      <w:numFmt w:val="bullet"/>
      <w:lvlText w:val=""/>
      <w:lvlJc w:val="left"/>
      <w:pPr>
        <w:ind w:left="7679" w:hanging="360"/>
      </w:pPr>
      <w:rPr>
        <w:rFonts w:ascii="Wingdings" w:hAnsi="Wingdings" w:hint="default"/>
      </w:rPr>
    </w:lvl>
  </w:abstractNum>
  <w:abstractNum w:abstractNumId="15" w15:restartNumberingAfterBreak="0">
    <w:nsid w:val="26F23CF9"/>
    <w:multiLevelType w:val="multilevel"/>
    <w:tmpl w:val="AA367B4C"/>
    <w:lvl w:ilvl="0">
      <w:start w:val="3"/>
      <w:numFmt w:val="decimal"/>
      <w:lvlText w:val="%1"/>
      <w:lvlJc w:val="left"/>
      <w:pPr>
        <w:ind w:left="450" w:hanging="450"/>
      </w:pPr>
      <w:rPr>
        <w:rFonts w:eastAsia="Microsoft JhengHei" w:hint="default"/>
        <w:sz w:val="36"/>
      </w:rPr>
    </w:lvl>
    <w:lvl w:ilvl="1">
      <w:start w:val="3"/>
      <w:numFmt w:val="decimal"/>
      <w:lvlText w:val="%1.%2"/>
      <w:lvlJc w:val="left"/>
      <w:pPr>
        <w:ind w:left="450" w:hanging="450"/>
      </w:pPr>
      <w:rPr>
        <w:rFonts w:eastAsia="Microsoft JhengHei" w:hint="default"/>
        <w:sz w:val="36"/>
      </w:rPr>
    </w:lvl>
    <w:lvl w:ilvl="2">
      <w:start w:val="1"/>
      <w:numFmt w:val="decimal"/>
      <w:lvlText w:val="%1.%2.%3"/>
      <w:lvlJc w:val="left"/>
      <w:pPr>
        <w:ind w:left="1440" w:hanging="720"/>
      </w:pPr>
      <w:rPr>
        <w:rFonts w:eastAsia="Microsoft JhengHei" w:hint="default"/>
        <w:sz w:val="36"/>
      </w:rPr>
    </w:lvl>
    <w:lvl w:ilvl="3">
      <w:start w:val="1"/>
      <w:numFmt w:val="decimal"/>
      <w:lvlText w:val="%1.%2.%3.%4"/>
      <w:lvlJc w:val="left"/>
      <w:pPr>
        <w:ind w:left="1800" w:hanging="720"/>
      </w:pPr>
      <w:rPr>
        <w:rFonts w:eastAsia="Microsoft JhengHei" w:hint="default"/>
        <w:sz w:val="36"/>
      </w:rPr>
    </w:lvl>
    <w:lvl w:ilvl="4">
      <w:start w:val="1"/>
      <w:numFmt w:val="decimal"/>
      <w:lvlText w:val="%1.%2.%3.%4.%5"/>
      <w:lvlJc w:val="left"/>
      <w:pPr>
        <w:ind w:left="2520" w:hanging="1080"/>
      </w:pPr>
      <w:rPr>
        <w:rFonts w:eastAsia="Microsoft JhengHei" w:hint="default"/>
        <w:sz w:val="36"/>
      </w:rPr>
    </w:lvl>
    <w:lvl w:ilvl="5">
      <w:start w:val="1"/>
      <w:numFmt w:val="decimal"/>
      <w:lvlText w:val="%1.%2.%3.%4.%5.%6"/>
      <w:lvlJc w:val="left"/>
      <w:pPr>
        <w:ind w:left="2880" w:hanging="1080"/>
      </w:pPr>
      <w:rPr>
        <w:rFonts w:eastAsia="Microsoft JhengHei" w:hint="default"/>
        <w:sz w:val="36"/>
      </w:rPr>
    </w:lvl>
    <w:lvl w:ilvl="6">
      <w:start w:val="1"/>
      <w:numFmt w:val="decimal"/>
      <w:lvlText w:val="%1.%2.%3.%4.%5.%6.%7"/>
      <w:lvlJc w:val="left"/>
      <w:pPr>
        <w:ind w:left="3600" w:hanging="1440"/>
      </w:pPr>
      <w:rPr>
        <w:rFonts w:eastAsia="Microsoft JhengHei" w:hint="default"/>
        <w:sz w:val="36"/>
      </w:rPr>
    </w:lvl>
    <w:lvl w:ilvl="7">
      <w:start w:val="1"/>
      <w:numFmt w:val="decimal"/>
      <w:lvlText w:val="%1.%2.%3.%4.%5.%6.%7.%8"/>
      <w:lvlJc w:val="left"/>
      <w:pPr>
        <w:ind w:left="3960" w:hanging="1440"/>
      </w:pPr>
      <w:rPr>
        <w:rFonts w:eastAsia="Microsoft JhengHei" w:hint="default"/>
        <w:sz w:val="36"/>
      </w:rPr>
    </w:lvl>
    <w:lvl w:ilvl="8">
      <w:start w:val="1"/>
      <w:numFmt w:val="decimal"/>
      <w:lvlText w:val="%1.%2.%3.%4.%5.%6.%7.%8.%9"/>
      <w:lvlJc w:val="left"/>
      <w:pPr>
        <w:ind w:left="4680" w:hanging="1800"/>
      </w:pPr>
      <w:rPr>
        <w:rFonts w:eastAsia="Microsoft JhengHei" w:hint="default"/>
        <w:sz w:val="36"/>
      </w:rPr>
    </w:lvl>
  </w:abstractNum>
  <w:abstractNum w:abstractNumId="16" w15:restartNumberingAfterBreak="0">
    <w:nsid w:val="2A721FC9"/>
    <w:multiLevelType w:val="hybridMultilevel"/>
    <w:tmpl w:val="4A96C6CC"/>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B7C0259"/>
    <w:multiLevelType w:val="hybridMultilevel"/>
    <w:tmpl w:val="58F07C02"/>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298" w:hanging="360"/>
      </w:pPr>
      <w:rPr>
        <w:rFonts w:ascii="Courier New" w:hAnsi="Courier New" w:cs="Courier New" w:hint="default"/>
      </w:rPr>
    </w:lvl>
    <w:lvl w:ilvl="2" w:tplc="040C0005" w:tentative="1">
      <w:start w:val="1"/>
      <w:numFmt w:val="bullet"/>
      <w:lvlText w:val=""/>
      <w:lvlJc w:val="left"/>
      <w:pPr>
        <w:ind w:left="2018" w:hanging="360"/>
      </w:pPr>
      <w:rPr>
        <w:rFonts w:ascii="Wingdings" w:hAnsi="Wingdings" w:hint="default"/>
      </w:rPr>
    </w:lvl>
    <w:lvl w:ilvl="3" w:tplc="040C0001" w:tentative="1">
      <w:start w:val="1"/>
      <w:numFmt w:val="bullet"/>
      <w:lvlText w:val=""/>
      <w:lvlJc w:val="left"/>
      <w:pPr>
        <w:ind w:left="2738" w:hanging="360"/>
      </w:pPr>
      <w:rPr>
        <w:rFonts w:ascii="Symbol" w:hAnsi="Symbol" w:hint="default"/>
      </w:rPr>
    </w:lvl>
    <w:lvl w:ilvl="4" w:tplc="040C0003" w:tentative="1">
      <w:start w:val="1"/>
      <w:numFmt w:val="bullet"/>
      <w:lvlText w:val="o"/>
      <w:lvlJc w:val="left"/>
      <w:pPr>
        <w:ind w:left="3458" w:hanging="360"/>
      </w:pPr>
      <w:rPr>
        <w:rFonts w:ascii="Courier New" w:hAnsi="Courier New" w:cs="Courier New" w:hint="default"/>
      </w:rPr>
    </w:lvl>
    <w:lvl w:ilvl="5" w:tplc="040C0005" w:tentative="1">
      <w:start w:val="1"/>
      <w:numFmt w:val="bullet"/>
      <w:lvlText w:val=""/>
      <w:lvlJc w:val="left"/>
      <w:pPr>
        <w:ind w:left="4178" w:hanging="360"/>
      </w:pPr>
      <w:rPr>
        <w:rFonts w:ascii="Wingdings" w:hAnsi="Wingdings" w:hint="default"/>
      </w:rPr>
    </w:lvl>
    <w:lvl w:ilvl="6" w:tplc="040C0001" w:tentative="1">
      <w:start w:val="1"/>
      <w:numFmt w:val="bullet"/>
      <w:lvlText w:val=""/>
      <w:lvlJc w:val="left"/>
      <w:pPr>
        <w:ind w:left="4898" w:hanging="360"/>
      </w:pPr>
      <w:rPr>
        <w:rFonts w:ascii="Symbol" w:hAnsi="Symbol" w:hint="default"/>
      </w:rPr>
    </w:lvl>
    <w:lvl w:ilvl="7" w:tplc="040C0003" w:tentative="1">
      <w:start w:val="1"/>
      <w:numFmt w:val="bullet"/>
      <w:lvlText w:val="o"/>
      <w:lvlJc w:val="left"/>
      <w:pPr>
        <w:ind w:left="5618" w:hanging="360"/>
      </w:pPr>
      <w:rPr>
        <w:rFonts w:ascii="Courier New" w:hAnsi="Courier New" w:cs="Courier New" w:hint="default"/>
      </w:rPr>
    </w:lvl>
    <w:lvl w:ilvl="8" w:tplc="040C0005" w:tentative="1">
      <w:start w:val="1"/>
      <w:numFmt w:val="bullet"/>
      <w:lvlText w:val=""/>
      <w:lvlJc w:val="left"/>
      <w:pPr>
        <w:ind w:left="6338" w:hanging="360"/>
      </w:pPr>
      <w:rPr>
        <w:rFonts w:ascii="Wingdings" w:hAnsi="Wingdings" w:hint="default"/>
      </w:rPr>
    </w:lvl>
  </w:abstractNum>
  <w:abstractNum w:abstractNumId="18" w15:restartNumberingAfterBreak="0">
    <w:nsid w:val="2E140297"/>
    <w:multiLevelType w:val="hybridMultilevel"/>
    <w:tmpl w:val="07D23D14"/>
    <w:lvl w:ilvl="0" w:tplc="F4A294EE">
      <w:start w:val="1"/>
      <w:numFmt w:val="bullet"/>
      <w:lvlText w:val=""/>
      <w:lvlJc w:val="left"/>
      <w:pPr>
        <w:ind w:left="1494" w:hanging="360"/>
      </w:pPr>
      <w:rPr>
        <w:rFonts w:ascii="Wingdings" w:hAnsi="Wingdings"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19" w15:restartNumberingAfterBreak="0">
    <w:nsid w:val="30903433"/>
    <w:multiLevelType w:val="hybridMultilevel"/>
    <w:tmpl w:val="AE021FA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D">
      <w:start w:val="1"/>
      <w:numFmt w:val="bullet"/>
      <w:lvlText w:val=""/>
      <w:lvlJc w:val="left"/>
      <w:pPr>
        <w:ind w:left="1211" w:hanging="360"/>
      </w:pPr>
      <w:rPr>
        <w:rFonts w:ascii="Wingdings" w:hAnsi="Wingdings"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0" w15:restartNumberingAfterBreak="0">
    <w:nsid w:val="30C24962"/>
    <w:multiLevelType w:val="hybridMultilevel"/>
    <w:tmpl w:val="00A4FD5C"/>
    <w:lvl w:ilvl="0" w:tplc="040C0009">
      <w:start w:val="1"/>
      <w:numFmt w:val="bullet"/>
      <w:lvlText w:val=""/>
      <w:lvlJc w:val="left"/>
      <w:pPr>
        <w:ind w:left="1637" w:hanging="360"/>
      </w:pPr>
      <w:rPr>
        <w:rFonts w:ascii="Wingdings" w:hAnsi="Wingdings" w:hint="default"/>
      </w:rPr>
    </w:lvl>
    <w:lvl w:ilvl="1" w:tplc="040C0003" w:tentative="1">
      <w:start w:val="1"/>
      <w:numFmt w:val="bullet"/>
      <w:lvlText w:val="o"/>
      <w:lvlJc w:val="left"/>
      <w:pPr>
        <w:ind w:left="2357" w:hanging="360"/>
      </w:pPr>
      <w:rPr>
        <w:rFonts w:ascii="Courier New" w:hAnsi="Courier New" w:cs="Courier New" w:hint="default"/>
      </w:rPr>
    </w:lvl>
    <w:lvl w:ilvl="2" w:tplc="040C0005" w:tentative="1">
      <w:start w:val="1"/>
      <w:numFmt w:val="bullet"/>
      <w:lvlText w:val=""/>
      <w:lvlJc w:val="left"/>
      <w:pPr>
        <w:ind w:left="3077" w:hanging="360"/>
      </w:pPr>
      <w:rPr>
        <w:rFonts w:ascii="Wingdings" w:hAnsi="Wingdings" w:hint="default"/>
      </w:rPr>
    </w:lvl>
    <w:lvl w:ilvl="3" w:tplc="040C0001" w:tentative="1">
      <w:start w:val="1"/>
      <w:numFmt w:val="bullet"/>
      <w:lvlText w:val=""/>
      <w:lvlJc w:val="left"/>
      <w:pPr>
        <w:ind w:left="3797" w:hanging="360"/>
      </w:pPr>
      <w:rPr>
        <w:rFonts w:ascii="Symbol" w:hAnsi="Symbol" w:hint="default"/>
      </w:rPr>
    </w:lvl>
    <w:lvl w:ilvl="4" w:tplc="040C0003" w:tentative="1">
      <w:start w:val="1"/>
      <w:numFmt w:val="bullet"/>
      <w:lvlText w:val="o"/>
      <w:lvlJc w:val="left"/>
      <w:pPr>
        <w:ind w:left="4517" w:hanging="360"/>
      </w:pPr>
      <w:rPr>
        <w:rFonts w:ascii="Courier New" w:hAnsi="Courier New" w:cs="Courier New" w:hint="default"/>
      </w:rPr>
    </w:lvl>
    <w:lvl w:ilvl="5" w:tplc="040C0005" w:tentative="1">
      <w:start w:val="1"/>
      <w:numFmt w:val="bullet"/>
      <w:lvlText w:val=""/>
      <w:lvlJc w:val="left"/>
      <w:pPr>
        <w:ind w:left="5237" w:hanging="360"/>
      </w:pPr>
      <w:rPr>
        <w:rFonts w:ascii="Wingdings" w:hAnsi="Wingdings" w:hint="default"/>
      </w:rPr>
    </w:lvl>
    <w:lvl w:ilvl="6" w:tplc="040C0001" w:tentative="1">
      <w:start w:val="1"/>
      <w:numFmt w:val="bullet"/>
      <w:lvlText w:val=""/>
      <w:lvlJc w:val="left"/>
      <w:pPr>
        <w:ind w:left="5957" w:hanging="360"/>
      </w:pPr>
      <w:rPr>
        <w:rFonts w:ascii="Symbol" w:hAnsi="Symbol" w:hint="default"/>
      </w:rPr>
    </w:lvl>
    <w:lvl w:ilvl="7" w:tplc="040C0003" w:tentative="1">
      <w:start w:val="1"/>
      <w:numFmt w:val="bullet"/>
      <w:lvlText w:val="o"/>
      <w:lvlJc w:val="left"/>
      <w:pPr>
        <w:ind w:left="6677" w:hanging="360"/>
      </w:pPr>
      <w:rPr>
        <w:rFonts w:ascii="Courier New" w:hAnsi="Courier New" w:cs="Courier New" w:hint="default"/>
      </w:rPr>
    </w:lvl>
    <w:lvl w:ilvl="8" w:tplc="040C0005" w:tentative="1">
      <w:start w:val="1"/>
      <w:numFmt w:val="bullet"/>
      <w:lvlText w:val=""/>
      <w:lvlJc w:val="left"/>
      <w:pPr>
        <w:ind w:left="7397" w:hanging="360"/>
      </w:pPr>
      <w:rPr>
        <w:rFonts w:ascii="Wingdings" w:hAnsi="Wingdings" w:hint="default"/>
      </w:rPr>
    </w:lvl>
  </w:abstractNum>
  <w:abstractNum w:abstractNumId="21" w15:restartNumberingAfterBreak="0">
    <w:nsid w:val="314E49BE"/>
    <w:multiLevelType w:val="hybridMultilevel"/>
    <w:tmpl w:val="826E40E8"/>
    <w:lvl w:ilvl="0" w:tplc="B830A23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17932AB"/>
    <w:multiLevelType w:val="hybridMultilevel"/>
    <w:tmpl w:val="E224097A"/>
    <w:lvl w:ilvl="0" w:tplc="040C0009">
      <w:start w:val="1"/>
      <w:numFmt w:val="bullet"/>
      <w:lvlText w:val=""/>
      <w:lvlJc w:val="left"/>
      <w:pPr>
        <w:ind w:left="720" w:hanging="360"/>
      </w:pPr>
      <w:rPr>
        <w:rFonts w:ascii="Wingdings" w:hAnsi="Wingdings" w:hint="default"/>
      </w:rPr>
    </w:lvl>
    <w:lvl w:ilvl="1" w:tplc="F0BC1982">
      <w:start w:val="1"/>
      <w:numFmt w:val="bullet"/>
      <w:lvlText w:val="o"/>
      <w:lvlJc w:val="left"/>
      <w:pPr>
        <w:ind w:left="1440" w:hanging="360"/>
      </w:pPr>
      <w:rPr>
        <w:rFonts w:ascii="Courier New" w:hAnsi="Courier New" w:hint="default"/>
      </w:rPr>
    </w:lvl>
    <w:lvl w:ilvl="2" w:tplc="1324CBC8">
      <w:start w:val="1"/>
      <w:numFmt w:val="bullet"/>
      <w:lvlText w:val=""/>
      <w:lvlJc w:val="left"/>
      <w:pPr>
        <w:ind w:left="2160" w:hanging="360"/>
      </w:pPr>
      <w:rPr>
        <w:rFonts w:ascii="Wingdings" w:hAnsi="Wingdings" w:hint="default"/>
      </w:rPr>
    </w:lvl>
    <w:lvl w:ilvl="3" w:tplc="71CAF518">
      <w:start w:val="1"/>
      <w:numFmt w:val="bullet"/>
      <w:lvlText w:val=""/>
      <w:lvlJc w:val="left"/>
      <w:pPr>
        <w:ind w:left="2880" w:hanging="360"/>
      </w:pPr>
      <w:rPr>
        <w:rFonts w:ascii="Symbol" w:hAnsi="Symbol" w:hint="default"/>
      </w:rPr>
    </w:lvl>
    <w:lvl w:ilvl="4" w:tplc="374A77CE">
      <w:start w:val="1"/>
      <w:numFmt w:val="bullet"/>
      <w:lvlText w:val="o"/>
      <w:lvlJc w:val="left"/>
      <w:pPr>
        <w:ind w:left="3600" w:hanging="360"/>
      </w:pPr>
      <w:rPr>
        <w:rFonts w:ascii="Courier New" w:hAnsi="Courier New" w:hint="default"/>
      </w:rPr>
    </w:lvl>
    <w:lvl w:ilvl="5" w:tplc="860C165C">
      <w:start w:val="1"/>
      <w:numFmt w:val="bullet"/>
      <w:lvlText w:val=""/>
      <w:lvlJc w:val="left"/>
      <w:pPr>
        <w:ind w:left="4320" w:hanging="360"/>
      </w:pPr>
      <w:rPr>
        <w:rFonts w:ascii="Wingdings" w:hAnsi="Wingdings" w:hint="default"/>
      </w:rPr>
    </w:lvl>
    <w:lvl w:ilvl="6" w:tplc="2034AE7A">
      <w:start w:val="1"/>
      <w:numFmt w:val="bullet"/>
      <w:lvlText w:val=""/>
      <w:lvlJc w:val="left"/>
      <w:pPr>
        <w:ind w:left="5040" w:hanging="360"/>
      </w:pPr>
      <w:rPr>
        <w:rFonts w:ascii="Symbol" w:hAnsi="Symbol" w:hint="default"/>
      </w:rPr>
    </w:lvl>
    <w:lvl w:ilvl="7" w:tplc="ED488D8A">
      <w:start w:val="1"/>
      <w:numFmt w:val="bullet"/>
      <w:lvlText w:val="o"/>
      <w:lvlJc w:val="left"/>
      <w:pPr>
        <w:ind w:left="5760" w:hanging="360"/>
      </w:pPr>
      <w:rPr>
        <w:rFonts w:ascii="Courier New" w:hAnsi="Courier New" w:hint="default"/>
      </w:rPr>
    </w:lvl>
    <w:lvl w:ilvl="8" w:tplc="6FF0CFF2">
      <w:start w:val="1"/>
      <w:numFmt w:val="bullet"/>
      <w:lvlText w:val=""/>
      <w:lvlJc w:val="left"/>
      <w:pPr>
        <w:ind w:left="6480" w:hanging="360"/>
      </w:pPr>
      <w:rPr>
        <w:rFonts w:ascii="Wingdings" w:hAnsi="Wingdings" w:hint="default"/>
      </w:rPr>
    </w:lvl>
  </w:abstractNum>
  <w:abstractNum w:abstractNumId="23" w15:restartNumberingAfterBreak="0">
    <w:nsid w:val="33CA0421"/>
    <w:multiLevelType w:val="hybridMultilevel"/>
    <w:tmpl w:val="5F8AA2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3E76DA4"/>
    <w:multiLevelType w:val="hybridMultilevel"/>
    <w:tmpl w:val="FC88922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4BA7832"/>
    <w:multiLevelType w:val="hybridMultilevel"/>
    <w:tmpl w:val="C428CE2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5B944E9"/>
    <w:multiLevelType w:val="hybridMultilevel"/>
    <w:tmpl w:val="B470D486"/>
    <w:lvl w:ilvl="0" w:tplc="F4A294EE">
      <w:start w:val="1"/>
      <w:numFmt w:val="bullet"/>
      <w:lvlText w:val=""/>
      <w:lvlJc w:val="left"/>
      <w:pPr>
        <w:ind w:left="1494"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60C277F"/>
    <w:multiLevelType w:val="hybridMultilevel"/>
    <w:tmpl w:val="D626FE5A"/>
    <w:lvl w:ilvl="0" w:tplc="040C0009">
      <w:start w:val="1"/>
      <w:numFmt w:val="bullet"/>
      <w:lvlText w:val=""/>
      <w:lvlJc w:val="left"/>
      <w:pPr>
        <w:ind w:left="1637" w:hanging="360"/>
      </w:pPr>
      <w:rPr>
        <w:rFonts w:ascii="Wingdings" w:hAnsi="Wingdings" w:hint="default"/>
      </w:rPr>
    </w:lvl>
    <w:lvl w:ilvl="1" w:tplc="040C0003" w:tentative="1">
      <w:start w:val="1"/>
      <w:numFmt w:val="bullet"/>
      <w:lvlText w:val="o"/>
      <w:lvlJc w:val="left"/>
      <w:pPr>
        <w:ind w:left="2357" w:hanging="360"/>
      </w:pPr>
      <w:rPr>
        <w:rFonts w:ascii="Courier New" w:hAnsi="Courier New" w:cs="Courier New" w:hint="default"/>
      </w:rPr>
    </w:lvl>
    <w:lvl w:ilvl="2" w:tplc="040C0005" w:tentative="1">
      <w:start w:val="1"/>
      <w:numFmt w:val="bullet"/>
      <w:lvlText w:val=""/>
      <w:lvlJc w:val="left"/>
      <w:pPr>
        <w:ind w:left="3077" w:hanging="360"/>
      </w:pPr>
      <w:rPr>
        <w:rFonts w:ascii="Wingdings" w:hAnsi="Wingdings" w:hint="default"/>
      </w:rPr>
    </w:lvl>
    <w:lvl w:ilvl="3" w:tplc="040C0001" w:tentative="1">
      <w:start w:val="1"/>
      <w:numFmt w:val="bullet"/>
      <w:lvlText w:val=""/>
      <w:lvlJc w:val="left"/>
      <w:pPr>
        <w:ind w:left="3797" w:hanging="360"/>
      </w:pPr>
      <w:rPr>
        <w:rFonts w:ascii="Symbol" w:hAnsi="Symbol" w:hint="default"/>
      </w:rPr>
    </w:lvl>
    <w:lvl w:ilvl="4" w:tplc="040C0003" w:tentative="1">
      <w:start w:val="1"/>
      <w:numFmt w:val="bullet"/>
      <w:lvlText w:val="o"/>
      <w:lvlJc w:val="left"/>
      <w:pPr>
        <w:ind w:left="4517" w:hanging="360"/>
      </w:pPr>
      <w:rPr>
        <w:rFonts w:ascii="Courier New" w:hAnsi="Courier New" w:cs="Courier New" w:hint="default"/>
      </w:rPr>
    </w:lvl>
    <w:lvl w:ilvl="5" w:tplc="040C0005" w:tentative="1">
      <w:start w:val="1"/>
      <w:numFmt w:val="bullet"/>
      <w:lvlText w:val=""/>
      <w:lvlJc w:val="left"/>
      <w:pPr>
        <w:ind w:left="5237" w:hanging="360"/>
      </w:pPr>
      <w:rPr>
        <w:rFonts w:ascii="Wingdings" w:hAnsi="Wingdings" w:hint="default"/>
      </w:rPr>
    </w:lvl>
    <w:lvl w:ilvl="6" w:tplc="040C0001" w:tentative="1">
      <w:start w:val="1"/>
      <w:numFmt w:val="bullet"/>
      <w:lvlText w:val=""/>
      <w:lvlJc w:val="left"/>
      <w:pPr>
        <w:ind w:left="5957" w:hanging="360"/>
      </w:pPr>
      <w:rPr>
        <w:rFonts w:ascii="Symbol" w:hAnsi="Symbol" w:hint="default"/>
      </w:rPr>
    </w:lvl>
    <w:lvl w:ilvl="7" w:tplc="040C0003" w:tentative="1">
      <w:start w:val="1"/>
      <w:numFmt w:val="bullet"/>
      <w:lvlText w:val="o"/>
      <w:lvlJc w:val="left"/>
      <w:pPr>
        <w:ind w:left="6677" w:hanging="360"/>
      </w:pPr>
      <w:rPr>
        <w:rFonts w:ascii="Courier New" w:hAnsi="Courier New" w:cs="Courier New" w:hint="default"/>
      </w:rPr>
    </w:lvl>
    <w:lvl w:ilvl="8" w:tplc="040C0005" w:tentative="1">
      <w:start w:val="1"/>
      <w:numFmt w:val="bullet"/>
      <w:lvlText w:val=""/>
      <w:lvlJc w:val="left"/>
      <w:pPr>
        <w:ind w:left="7397" w:hanging="360"/>
      </w:pPr>
      <w:rPr>
        <w:rFonts w:ascii="Wingdings" w:hAnsi="Wingdings" w:hint="default"/>
      </w:rPr>
    </w:lvl>
  </w:abstractNum>
  <w:abstractNum w:abstractNumId="28" w15:restartNumberingAfterBreak="0">
    <w:nsid w:val="364B06DE"/>
    <w:multiLevelType w:val="hybridMultilevel"/>
    <w:tmpl w:val="4D56510A"/>
    <w:lvl w:ilvl="0" w:tplc="040C0001">
      <w:start w:val="1"/>
      <w:numFmt w:val="bullet"/>
      <w:lvlText w:val=""/>
      <w:lvlJc w:val="left"/>
      <w:pPr>
        <w:ind w:left="1211" w:hanging="360"/>
      </w:pPr>
      <w:rPr>
        <w:rFonts w:ascii="Symbol" w:hAnsi="Symbol"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29" w15:restartNumberingAfterBreak="0">
    <w:nsid w:val="376554FD"/>
    <w:multiLevelType w:val="hybridMultilevel"/>
    <w:tmpl w:val="5ED8F10E"/>
    <w:lvl w:ilvl="0" w:tplc="6EC890B8">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C611905"/>
    <w:multiLevelType w:val="hybridMultilevel"/>
    <w:tmpl w:val="E6B09D4E"/>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CD755FC"/>
    <w:multiLevelType w:val="hybridMultilevel"/>
    <w:tmpl w:val="DF206EF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D912AA8"/>
    <w:multiLevelType w:val="multilevel"/>
    <w:tmpl w:val="38A8E160"/>
    <w:lvl w:ilvl="0">
      <w:start w:val="4"/>
      <w:numFmt w:val="decimal"/>
      <w:lvlText w:val="%1"/>
      <w:lvlJc w:val="left"/>
      <w:pPr>
        <w:ind w:left="450" w:hanging="45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3F0D07D1"/>
    <w:multiLevelType w:val="hybridMultilevel"/>
    <w:tmpl w:val="215C1FBE"/>
    <w:lvl w:ilvl="0" w:tplc="040C0009">
      <w:start w:val="1"/>
      <w:numFmt w:val="bullet"/>
      <w:lvlText w:val=""/>
      <w:lvlJc w:val="left"/>
      <w:pPr>
        <w:ind w:left="1637" w:hanging="360"/>
      </w:pPr>
      <w:rPr>
        <w:rFonts w:ascii="Wingdings" w:hAnsi="Wingdings" w:hint="default"/>
      </w:rPr>
    </w:lvl>
    <w:lvl w:ilvl="1" w:tplc="FFFFFFFF" w:tentative="1">
      <w:start w:val="1"/>
      <w:numFmt w:val="bullet"/>
      <w:lvlText w:val="o"/>
      <w:lvlJc w:val="left"/>
      <w:pPr>
        <w:ind w:left="2357" w:hanging="360"/>
      </w:pPr>
      <w:rPr>
        <w:rFonts w:ascii="Courier New" w:hAnsi="Courier New" w:cs="Courier New" w:hint="default"/>
      </w:rPr>
    </w:lvl>
    <w:lvl w:ilvl="2" w:tplc="FFFFFFFF" w:tentative="1">
      <w:start w:val="1"/>
      <w:numFmt w:val="bullet"/>
      <w:lvlText w:val=""/>
      <w:lvlJc w:val="left"/>
      <w:pPr>
        <w:ind w:left="3077" w:hanging="360"/>
      </w:pPr>
      <w:rPr>
        <w:rFonts w:ascii="Wingdings" w:hAnsi="Wingdings" w:hint="default"/>
      </w:rPr>
    </w:lvl>
    <w:lvl w:ilvl="3" w:tplc="FFFFFFFF" w:tentative="1">
      <w:start w:val="1"/>
      <w:numFmt w:val="bullet"/>
      <w:lvlText w:val=""/>
      <w:lvlJc w:val="left"/>
      <w:pPr>
        <w:ind w:left="3797" w:hanging="360"/>
      </w:pPr>
      <w:rPr>
        <w:rFonts w:ascii="Symbol" w:hAnsi="Symbol" w:hint="default"/>
      </w:rPr>
    </w:lvl>
    <w:lvl w:ilvl="4" w:tplc="FFFFFFFF" w:tentative="1">
      <w:start w:val="1"/>
      <w:numFmt w:val="bullet"/>
      <w:lvlText w:val="o"/>
      <w:lvlJc w:val="left"/>
      <w:pPr>
        <w:ind w:left="4517" w:hanging="360"/>
      </w:pPr>
      <w:rPr>
        <w:rFonts w:ascii="Courier New" w:hAnsi="Courier New" w:cs="Courier New" w:hint="default"/>
      </w:rPr>
    </w:lvl>
    <w:lvl w:ilvl="5" w:tplc="FFFFFFFF" w:tentative="1">
      <w:start w:val="1"/>
      <w:numFmt w:val="bullet"/>
      <w:lvlText w:val=""/>
      <w:lvlJc w:val="left"/>
      <w:pPr>
        <w:ind w:left="5237" w:hanging="360"/>
      </w:pPr>
      <w:rPr>
        <w:rFonts w:ascii="Wingdings" w:hAnsi="Wingdings" w:hint="default"/>
      </w:rPr>
    </w:lvl>
    <w:lvl w:ilvl="6" w:tplc="FFFFFFFF" w:tentative="1">
      <w:start w:val="1"/>
      <w:numFmt w:val="bullet"/>
      <w:lvlText w:val=""/>
      <w:lvlJc w:val="left"/>
      <w:pPr>
        <w:ind w:left="5957" w:hanging="360"/>
      </w:pPr>
      <w:rPr>
        <w:rFonts w:ascii="Symbol" w:hAnsi="Symbol" w:hint="default"/>
      </w:rPr>
    </w:lvl>
    <w:lvl w:ilvl="7" w:tplc="FFFFFFFF" w:tentative="1">
      <w:start w:val="1"/>
      <w:numFmt w:val="bullet"/>
      <w:lvlText w:val="o"/>
      <w:lvlJc w:val="left"/>
      <w:pPr>
        <w:ind w:left="6677" w:hanging="360"/>
      </w:pPr>
      <w:rPr>
        <w:rFonts w:ascii="Courier New" w:hAnsi="Courier New" w:cs="Courier New" w:hint="default"/>
      </w:rPr>
    </w:lvl>
    <w:lvl w:ilvl="8" w:tplc="FFFFFFFF" w:tentative="1">
      <w:start w:val="1"/>
      <w:numFmt w:val="bullet"/>
      <w:lvlText w:val=""/>
      <w:lvlJc w:val="left"/>
      <w:pPr>
        <w:ind w:left="7397" w:hanging="360"/>
      </w:pPr>
      <w:rPr>
        <w:rFonts w:ascii="Wingdings" w:hAnsi="Wingdings" w:hint="default"/>
      </w:rPr>
    </w:lvl>
  </w:abstractNum>
  <w:abstractNum w:abstractNumId="34" w15:restartNumberingAfterBreak="0">
    <w:nsid w:val="41B212B2"/>
    <w:multiLevelType w:val="hybridMultilevel"/>
    <w:tmpl w:val="FA30D0AE"/>
    <w:lvl w:ilvl="0" w:tplc="F4A294EE">
      <w:start w:val="1"/>
      <w:numFmt w:val="bullet"/>
      <w:lvlText w:val=""/>
      <w:lvlJc w:val="left"/>
      <w:pPr>
        <w:ind w:left="2203" w:hanging="360"/>
      </w:pPr>
      <w:rPr>
        <w:rFonts w:ascii="Wingdings" w:hAnsi="Wingdings" w:hint="default"/>
      </w:rPr>
    </w:lvl>
    <w:lvl w:ilvl="1" w:tplc="040C0003" w:tentative="1">
      <w:start w:val="1"/>
      <w:numFmt w:val="bullet"/>
      <w:lvlText w:val="o"/>
      <w:lvlJc w:val="left"/>
      <w:pPr>
        <w:ind w:left="3065" w:hanging="360"/>
      </w:pPr>
      <w:rPr>
        <w:rFonts w:ascii="Courier New" w:hAnsi="Courier New" w:cs="Courier New" w:hint="default"/>
      </w:rPr>
    </w:lvl>
    <w:lvl w:ilvl="2" w:tplc="040C0005" w:tentative="1">
      <w:start w:val="1"/>
      <w:numFmt w:val="bullet"/>
      <w:lvlText w:val=""/>
      <w:lvlJc w:val="left"/>
      <w:pPr>
        <w:ind w:left="3785" w:hanging="360"/>
      </w:pPr>
      <w:rPr>
        <w:rFonts w:ascii="Wingdings" w:hAnsi="Wingdings" w:hint="default"/>
      </w:rPr>
    </w:lvl>
    <w:lvl w:ilvl="3" w:tplc="040C0001" w:tentative="1">
      <w:start w:val="1"/>
      <w:numFmt w:val="bullet"/>
      <w:lvlText w:val=""/>
      <w:lvlJc w:val="left"/>
      <w:pPr>
        <w:ind w:left="4505" w:hanging="360"/>
      </w:pPr>
      <w:rPr>
        <w:rFonts w:ascii="Symbol" w:hAnsi="Symbol" w:hint="default"/>
      </w:rPr>
    </w:lvl>
    <w:lvl w:ilvl="4" w:tplc="040C0003" w:tentative="1">
      <w:start w:val="1"/>
      <w:numFmt w:val="bullet"/>
      <w:lvlText w:val="o"/>
      <w:lvlJc w:val="left"/>
      <w:pPr>
        <w:ind w:left="5225" w:hanging="360"/>
      </w:pPr>
      <w:rPr>
        <w:rFonts w:ascii="Courier New" w:hAnsi="Courier New" w:cs="Courier New" w:hint="default"/>
      </w:rPr>
    </w:lvl>
    <w:lvl w:ilvl="5" w:tplc="040C0005" w:tentative="1">
      <w:start w:val="1"/>
      <w:numFmt w:val="bullet"/>
      <w:lvlText w:val=""/>
      <w:lvlJc w:val="left"/>
      <w:pPr>
        <w:ind w:left="5945" w:hanging="360"/>
      </w:pPr>
      <w:rPr>
        <w:rFonts w:ascii="Wingdings" w:hAnsi="Wingdings" w:hint="default"/>
      </w:rPr>
    </w:lvl>
    <w:lvl w:ilvl="6" w:tplc="040C0001" w:tentative="1">
      <w:start w:val="1"/>
      <w:numFmt w:val="bullet"/>
      <w:lvlText w:val=""/>
      <w:lvlJc w:val="left"/>
      <w:pPr>
        <w:ind w:left="6665" w:hanging="360"/>
      </w:pPr>
      <w:rPr>
        <w:rFonts w:ascii="Symbol" w:hAnsi="Symbol" w:hint="default"/>
      </w:rPr>
    </w:lvl>
    <w:lvl w:ilvl="7" w:tplc="040C0003" w:tentative="1">
      <w:start w:val="1"/>
      <w:numFmt w:val="bullet"/>
      <w:lvlText w:val="o"/>
      <w:lvlJc w:val="left"/>
      <w:pPr>
        <w:ind w:left="7385" w:hanging="360"/>
      </w:pPr>
      <w:rPr>
        <w:rFonts w:ascii="Courier New" w:hAnsi="Courier New" w:cs="Courier New" w:hint="default"/>
      </w:rPr>
    </w:lvl>
    <w:lvl w:ilvl="8" w:tplc="040C0005" w:tentative="1">
      <w:start w:val="1"/>
      <w:numFmt w:val="bullet"/>
      <w:lvlText w:val=""/>
      <w:lvlJc w:val="left"/>
      <w:pPr>
        <w:ind w:left="8105" w:hanging="360"/>
      </w:pPr>
      <w:rPr>
        <w:rFonts w:ascii="Wingdings" w:hAnsi="Wingdings" w:hint="default"/>
      </w:rPr>
    </w:lvl>
  </w:abstractNum>
  <w:abstractNum w:abstractNumId="35" w15:restartNumberingAfterBreak="0">
    <w:nsid w:val="43636B2A"/>
    <w:multiLevelType w:val="hybridMultilevel"/>
    <w:tmpl w:val="B21ED6B0"/>
    <w:lvl w:ilvl="0" w:tplc="040C0009">
      <w:start w:val="1"/>
      <w:numFmt w:val="bullet"/>
      <w:lvlText w:val=""/>
      <w:lvlJc w:val="left"/>
      <w:pPr>
        <w:ind w:left="785"/>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2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0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7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4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48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6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44D5571D"/>
    <w:multiLevelType w:val="hybridMultilevel"/>
    <w:tmpl w:val="70F0166E"/>
    <w:lvl w:ilvl="0" w:tplc="8108B348">
      <w:start w:val="1"/>
      <w:numFmt w:val="bullet"/>
      <w:lvlText w:val=""/>
      <w:lvlJc w:val="left"/>
      <w:pPr>
        <w:ind w:left="928" w:hanging="360"/>
      </w:pPr>
      <w:rPr>
        <w:rFonts w:ascii="Wingdings" w:hAnsi="Wingdings" w:hint="default"/>
        <w:sz w:val="24"/>
        <w:szCs w:val="24"/>
      </w:rPr>
    </w:lvl>
    <w:lvl w:ilvl="1" w:tplc="040C0003" w:tentative="1">
      <w:start w:val="1"/>
      <w:numFmt w:val="bullet"/>
      <w:lvlText w:val="o"/>
      <w:lvlJc w:val="left"/>
      <w:pPr>
        <w:ind w:left="2073" w:hanging="360"/>
      </w:pPr>
      <w:rPr>
        <w:rFonts w:ascii="Courier New" w:hAnsi="Courier New" w:cs="Courier New" w:hint="default"/>
      </w:rPr>
    </w:lvl>
    <w:lvl w:ilvl="2" w:tplc="040C0005" w:tentative="1">
      <w:start w:val="1"/>
      <w:numFmt w:val="bullet"/>
      <w:lvlText w:val=""/>
      <w:lvlJc w:val="left"/>
      <w:pPr>
        <w:ind w:left="2793" w:hanging="360"/>
      </w:pPr>
      <w:rPr>
        <w:rFonts w:ascii="Wingdings" w:hAnsi="Wingdings" w:hint="default"/>
      </w:rPr>
    </w:lvl>
    <w:lvl w:ilvl="3" w:tplc="040C0001" w:tentative="1">
      <w:start w:val="1"/>
      <w:numFmt w:val="bullet"/>
      <w:lvlText w:val=""/>
      <w:lvlJc w:val="left"/>
      <w:pPr>
        <w:ind w:left="3513" w:hanging="360"/>
      </w:pPr>
      <w:rPr>
        <w:rFonts w:ascii="Symbol" w:hAnsi="Symbol" w:hint="default"/>
      </w:rPr>
    </w:lvl>
    <w:lvl w:ilvl="4" w:tplc="040C0003" w:tentative="1">
      <w:start w:val="1"/>
      <w:numFmt w:val="bullet"/>
      <w:lvlText w:val="o"/>
      <w:lvlJc w:val="left"/>
      <w:pPr>
        <w:ind w:left="4233" w:hanging="360"/>
      </w:pPr>
      <w:rPr>
        <w:rFonts w:ascii="Courier New" w:hAnsi="Courier New" w:cs="Courier New" w:hint="default"/>
      </w:rPr>
    </w:lvl>
    <w:lvl w:ilvl="5" w:tplc="040C0005" w:tentative="1">
      <w:start w:val="1"/>
      <w:numFmt w:val="bullet"/>
      <w:lvlText w:val=""/>
      <w:lvlJc w:val="left"/>
      <w:pPr>
        <w:ind w:left="4953" w:hanging="360"/>
      </w:pPr>
      <w:rPr>
        <w:rFonts w:ascii="Wingdings" w:hAnsi="Wingdings" w:hint="default"/>
      </w:rPr>
    </w:lvl>
    <w:lvl w:ilvl="6" w:tplc="040C0001" w:tentative="1">
      <w:start w:val="1"/>
      <w:numFmt w:val="bullet"/>
      <w:lvlText w:val=""/>
      <w:lvlJc w:val="left"/>
      <w:pPr>
        <w:ind w:left="5673" w:hanging="360"/>
      </w:pPr>
      <w:rPr>
        <w:rFonts w:ascii="Symbol" w:hAnsi="Symbol" w:hint="default"/>
      </w:rPr>
    </w:lvl>
    <w:lvl w:ilvl="7" w:tplc="040C0003" w:tentative="1">
      <w:start w:val="1"/>
      <w:numFmt w:val="bullet"/>
      <w:lvlText w:val="o"/>
      <w:lvlJc w:val="left"/>
      <w:pPr>
        <w:ind w:left="6393" w:hanging="360"/>
      </w:pPr>
      <w:rPr>
        <w:rFonts w:ascii="Courier New" w:hAnsi="Courier New" w:cs="Courier New" w:hint="default"/>
      </w:rPr>
    </w:lvl>
    <w:lvl w:ilvl="8" w:tplc="040C0005" w:tentative="1">
      <w:start w:val="1"/>
      <w:numFmt w:val="bullet"/>
      <w:lvlText w:val=""/>
      <w:lvlJc w:val="left"/>
      <w:pPr>
        <w:ind w:left="7113" w:hanging="360"/>
      </w:pPr>
      <w:rPr>
        <w:rFonts w:ascii="Wingdings" w:hAnsi="Wingdings" w:hint="default"/>
      </w:rPr>
    </w:lvl>
  </w:abstractNum>
  <w:abstractNum w:abstractNumId="37" w15:restartNumberingAfterBreak="0">
    <w:nsid w:val="44E7241C"/>
    <w:multiLevelType w:val="hybridMultilevel"/>
    <w:tmpl w:val="1E7A6F5E"/>
    <w:lvl w:ilvl="0" w:tplc="8108B348">
      <w:start w:val="1"/>
      <w:numFmt w:val="bullet"/>
      <w:lvlText w:val=""/>
      <w:lvlJc w:val="left"/>
      <w:pPr>
        <w:ind w:left="720"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45093CE0"/>
    <w:multiLevelType w:val="hybridMultilevel"/>
    <w:tmpl w:val="52AE5134"/>
    <w:lvl w:ilvl="0" w:tplc="F4A294EE">
      <w:start w:val="1"/>
      <w:numFmt w:val="bullet"/>
      <w:lvlText w:val=""/>
      <w:lvlJc w:val="left"/>
      <w:pPr>
        <w:ind w:left="1494" w:hanging="360"/>
      </w:pPr>
      <w:rPr>
        <w:rFonts w:ascii="Wingdings" w:hAnsi="Wingdings"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39" w15:restartNumberingAfterBreak="0">
    <w:nsid w:val="45260F5F"/>
    <w:multiLevelType w:val="hybridMultilevel"/>
    <w:tmpl w:val="EFDC64E8"/>
    <w:lvl w:ilvl="0" w:tplc="040C0001">
      <w:start w:val="1"/>
      <w:numFmt w:val="bullet"/>
      <w:lvlText w:val=""/>
      <w:lvlJc w:val="left"/>
      <w:pPr>
        <w:ind w:left="786" w:hanging="360"/>
      </w:pPr>
      <w:rPr>
        <w:rFonts w:ascii="Symbol" w:hAnsi="Symbol"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40" w15:restartNumberingAfterBreak="0">
    <w:nsid w:val="47595AB4"/>
    <w:multiLevelType w:val="hybridMultilevel"/>
    <w:tmpl w:val="C9D0E86C"/>
    <w:lvl w:ilvl="0" w:tplc="8108B348">
      <w:start w:val="1"/>
      <w:numFmt w:val="bullet"/>
      <w:lvlText w:val=""/>
      <w:lvlJc w:val="left"/>
      <w:pPr>
        <w:ind w:left="720"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8F22E67"/>
    <w:multiLevelType w:val="hybridMultilevel"/>
    <w:tmpl w:val="BB9497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4C7F66C0"/>
    <w:multiLevelType w:val="hybridMultilevel"/>
    <w:tmpl w:val="1314363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1347D16"/>
    <w:multiLevelType w:val="hybridMultilevel"/>
    <w:tmpl w:val="9FA28FD6"/>
    <w:lvl w:ilvl="0" w:tplc="040C0009">
      <w:start w:val="1"/>
      <w:numFmt w:val="bullet"/>
      <w:lvlText w:val=""/>
      <w:lvlJc w:val="left"/>
      <w:pPr>
        <w:ind w:left="1637" w:hanging="360"/>
      </w:pPr>
      <w:rPr>
        <w:rFonts w:ascii="Wingdings" w:hAnsi="Wingdings" w:hint="default"/>
      </w:rPr>
    </w:lvl>
    <w:lvl w:ilvl="1" w:tplc="FFFFFFFF" w:tentative="1">
      <w:start w:val="1"/>
      <w:numFmt w:val="bullet"/>
      <w:lvlText w:val="o"/>
      <w:lvlJc w:val="left"/>
      <w:pPr>
        <w:ind w:left="2357" w:hanging="360"/>
      </w:pPr>
      <w:rPr>
        <w:rFonts w:ascii="Courier New" w:hAnsi="Courier New" w:cs="Courier New" w:hint="default"/>
      </w:rPr>
    </w:lvl>
    <w:lvl w:ilvl="2" w:tplc="FFFFFFFF" w:tentative="1">
      <w:start w:val="1"/>
      <w:numFmt w:val="bullet"/>
      <w:lvlText w:val=""/>
      <w:lvlJc w:val="left"/>
      <w:pPr>
        <w:ind w:left="3077" w:hanging="360"/>
      </w:pPr>
      <w:rPr>
        <w:rFonts w:ascii="Wingdings" w:hAnsi="Wingdings" w:hint="default"/>
      </w:rPr>
    </w:lvl>
    <w:lvl w:ilvl="3" w:tplc="FFFFFFFF" w:tentative="1">
      <w:start w:val="1"/>
      <w:numFmt w:val="bullet"/>
      <w:lvlText w:val=""/>
      <w:lvlJc w:val="left"/>
      <w:pPr>
        <w:ind w:left="3797" w:hanging="360"/>
      </w:pPr>
      <w:rPr>
        <w:rFonts w:ascii="Symbol" w:hAnsi="Symbol" w:hint="default"/>
      </w:rPr>
    </w:lvl>
    <w:lvl w:ilvl="4" w:tplc="FFFFFFFF" w:tentative="1">
      <w:start w:val="1"/>
      <w:numFmt w:val="bullet"/>
      <w:lvlText w:val="o"/>
      <w:lvlJc w:val="left"/>
      <w:pPr>
        <w:ind w:left="4517" w:hanging="360"/>
      </w:pPr>
      <w:rPr>
        <w:rFonts w:ascii="Courier New" w:hAnsi="Courier New" w:cs="Courier New" w:hint="default"/>
      </w:rPr>
    </w:lvl>
    <w:lvl w:ilvl="5" w:tplc="FFFFFFFF" w:tentative="1">
      <w:start w:val="1"/>
      <w:numFmt w:val="bullet"/>
      <w:lvlText w:val=""/>
      <w:lvlJc w:val="left"/>
      <w:pPr>
        <w:ind w:left="5237" w:hanging="360"/>
      </w:pPr>
      <w:rPr>
        <w:rFonts w:ascii="Wingdings" w:hAnsi="Wingdings" w:hint="default"/>
      </w:rPr>
    </w:lvl>
    <w:lvl w:ilvl="6" w:tplc="FFFFFFFF" w:tentative="1">
      <w:start w:val="1"/>
      <w:numFmt w:val="bullet"/>
      <w:lvlText w:val=""/>
      <w:lvlJc w:val="left"/>
      <w:pPr>
        <w:ind w:left="5957" w:hanging="360"/>
      </w:pPr>
      <w:rPr>
        <w:rFonts w:ascii="Symbol" w:hAnsi="Symbol" w:hint="default"/>
      </w:rPr>
    </w:lvl>
    <w:lvl w:ilvl="7" w:tplc="FFFFFFFF" w:tentative="1">
      <w:start w:val="1"/>
      <w:numFmt w:val="bullet"/>
      <w:lvlText w:val="o"/>
      <w:lvlJc w:val="left"/>
      <w:pPr>
        <w:ind w:left="6677" w:hanging="360"/>
      </w:pPr>
      <w:rPr>
        <w:rFonts w:ascii="Courier New" w:hAnsi="Courier New" w:cs="Courier New" w:hint="default"/>
      </w:rPr>
    </w:lvl>
    <w:lvl w:ilvl="8" w:tplc="FFFFFFFF" w:tentative="1">
      <w:start w:val="1"/>
      <w:numFmt w:val="bullet"/>
      <w:lvlText w:val=""/>
      <w:lvlJc w:val="left"/>
      <w:pPr>
        <w:ind w:left="7397" w:hanging="360"/>
      </w:pPr>
      <w:rPr>
        <w:rFonts w:ascii="Wingdings" w:hAnsi="Wingdings" w:hint="default"/>
      </w:rPr>
    </w:lvl>
  </w:abstractNum>
  <w:abstractNum w:abstractNumId="44" w15:restartNumberingAfterBreak="0">
    <w:nsid w:val="515B56A9"/>
    <w:multiLevelType w:val="multilevel"/>
    <w:tmpl w:val="AC3ACBFC"/>
    <w:lvl w:ilvl="0">
      <w:start w:val="4"/>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5" w15:restartNumberingAfterBreak="0">
    <w:nsid w:val="52B10BFB"/>
    <w:multiLevelType w:val="hybridMultilevel"/>
    <w:tmpl w:val="1B365DEA"/>
    <w:lvl w:ilvl="0" w:tplc="F4A294EE">
      <w:start w:val="1"/>
      <w:numFmt w:val="bullet"/>
      <w:lvlText w:val=""/>
      <w:lvlJc w:val="left"/>
      <w:pPr>
        <w:ind w:left="1494"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53774E20"/>
    <w:multiLevelType w:val="hybridMultilevel"/>
    <w:tmpl w:val="B278305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54004EC5"/>
    <w:multiLevelType w:val="hybridMultilevel"/>
    <w:tmpl w:val="3904C98A"/>
    <w:lvl w:ilvl="0" w:tplc="F4A294EE">
      <w:start w:val="1"/>
      <w:numFmt w:val="bullet"/>
      <w:lvlText w:val=""/>
      <w:lvlJc w:val="left"/>
      <w:pPr>
        <w:ind w:left="1494" w:hanging="360"/>
      </w:pPr>
      <w:rPr>
        <w:rFonts w:ascii="Wingdings" w:hAnsi="Wingdings"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48" w15:restartNumberingAfterBreak="0">
    <w:nsid w:val="544C39C2"/>
    <w:multiLevelType w:val="hybridMultilevel"/>
    <w:tmpl w:val="5FBAC212"/>
    <w:lvl w:ilvl="0" w:tplc="8108B348">
      <w:start w:val="1"/>
      <w:numFmt w:val="bullet"/>
      <w:lvlText w:val=""/>
      <w:lvlJc w:val="left"/>
      <w:pPr>
        <w:ind w:left="502" w:hanging="360"/>
      </w:pPr>
      <w:rPr>
        <w:rFonts w:ascii="Wingdings" w:hAnsi="Wingdings" w:hint="default"/>
        <w:sz w:val="24"/>
        <w:szCs w:val="24"/>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9" w15:restartNumberingAfterBreak="0">
    <w:nsid w:val="545A4B17"/>
    <w:multiLevelType w:val="hybridMultilevel"/>
    <w:tmpl w:val="599E6C8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5805099A"/>
    <w:multiLevelType w:val="hybridMultilevel"/>
    <w:tmpl w:val="5D98FF42"/>
    <w:lvl w:ilvl="0" w:tplc="F4A294EE">
      <w:start w:val="1"/>
      <w:numFmt w:val="bullet"/>
      <w:lvlText w:val=""/>
      <w:lvlJc w:val="left"/>
      <w:pPr>
        <w:ind w:left="1636" w:hanging="360"/>
      </w:pPr>
      <w:rPr>
        <w:rFonts w:ascii="Wingdings" w:hAnsi="Wingdings" w:hint="default"/>
      </w:rPr>
    </w:lvl>
    <w:lvl w:ilvl="1" w:tplc="040C0003" w:tentative="1">
      <w:start w:val="1"/>
      <w:numFmt w:val="bullet"/>
      <w:lvlText w:val="o"/>
      <w:lvlJc w:val="left"/>
      <w:pPr>
        <w:ind w:left="2356" w:hanging="360"/>
      </w:pPr>
      <w:rPr>
        <w:rFonts w:ascii="Courier New" w:hAnsi="Courier New" w:cs="Courier New" w:hint="default"/>
      </w:rPr>
    </w:lvl>
    <w:lvl w:ilvl="2" w:tplc="040C0005" w:tentative="1">
      <w:start w:val="1"/>
      <w:numFmt w:val="bullet"/>
      <w:lvlText w:val=""/>
      <w:lvlJc w:val="left"/>
      <w:pPr>
        <w:ind w:left="3076" w:hanging="360"/>
      </w:pPr>
      <w:rPr>
        <w:rFonts w:ascii="Wingdings" w:hAnsi="Wingdings" w:hint="default"/>
      </w:rPr>
    </w:lvl>
    <w:lvl w:ilvl="3" w:tplc="040C0001" w:tentative="1">
      <w:start w:val="1"/>
      <w:numFmt w:val="bullet"/>
      <w:lvlText w:val=""/>
      <w:lvlJc w:val="left"/>
      <w:pPr>
        <w:ind w:left="3796" w:hanging="360"/>
      </w:pPr>
      <w:rPr>
        <w:rFonts w:ascii="Symbol" w:hAnsi="Symbol" w:hint="default"/>
      </w:rPr>
    </w:lvl>
    <w:lvl w:ilvl="4" w:tplc="040C0003" w:tentative="1">
      <w:start w:val="1"/>
      <w:numFmt w:val="bullet"/>
      <w:lvlText w:val="o"/>
      <w:lvlJc w:val="left"/>
      <w:pPr>
        <w:ind w:left="4516" w:hanging="360"/>
      </w:pPr>
      <w:rPr>
        <w:rFonts w:ascii="Courier New" w:hAnsi="Courier New" w:cs="Courier New" w:hint="default"/>
      </w:rPr>
    </w:lvl>
    <w:lvl w:ilvl="5" w:tplc="040C0005" w:tentative="1">
      <w:start w:val="1"/>
      <w:numFmt w:val="bullet"/>
      <w:lvlText w:val=""/>
      <w:lvlJc w:val="left"/>
      <w:pPr>
        <w:ind w:left="5236" w:hanging="360"/>
      </w:pPr>
      <w:rPr>
        <w:rFonts w:ascii="Wingdings" w:hAnsi="Wingdings" w:hint="default"/>
      </w:rPr>
    </w:lvl>
    <w:lvl w:ilvl="6" w:tplc="040C0001" w:tentative="1">
      <w:start w:val="1"/>
      <w:numFmt w:val="bullet"/>
      <w:lvlText w:val=""/>
      <w:lvlJc w:val="left"/>
      <w:pPr>
        <w:ind w:left="5956" w:hanging="360"/>
      </w:pPr>
      <w:rPr>
        <w:rFonts w:ascii="Symbol" w:hAnsi="Symbol" w:hint="default"/>
      </w:rPr>
    </w:lvl>
    <w:lvl w:ilvl="7" w:tplc="040C0003" w:tentative="1">
      <w:start w:val="1"/>
      <w:numFmt w:val="bullet"/>
      <w:lvlText w:val="o"/>
      <w:lvlJc w:val="left"/>
      <w:pPr>
        <w:ind w:left="6676" w:hanging="360"/>
      </w:pPr>
      <w:rPr>
        <w:rFonts w:ascii="Courier New" w:hAnsi="Courier New" w:cs="Courier New" w:hint="default"/>
      </w:rPr>
    </w:lvl>
    <w:lvl w:ilvl="8" w:tplc="040C0005" w:tentative="1">
      <w:start w:val="1"/>
      <w:numFmt w:val="bullet"/>
      <w:lvlText w:val=""/>
      <w:lvlJc w:val="left"/>
      <w:pPr>
        <w:ind w:left="7396" w:hanging="360"/>
      </w:pPr>
      <w:rPr>
        <w:rFonts w:ascii="Wingdings" w:hAnsi="Wingdings" w:hint="default"/>
      </w:rPr>
    </w:lvl>
  </w:abstractNum>
  <w:abstractNum w:abstractNumId="51" w15:restartNumberingAfterBreak="0">
    <w:nsid w:val="58421757"/>
    <w:multiLevelType w:val="hybridMultilevel"/>
    <w:tmpl w:val="4D90E394"/>
    <w:lvl w:ilvl="0" w:tplc="F4A294EE">
      <w:start w:val="1"/>
      <w:numFmt w:val="bullet"/>
      <w:lvlText w:val=""/>
      <w:lvlJc w:val="left"/>
      <w:pPr>
        <w:ind w:left="1778" w:hanging="360"/>
      </w:pPr>
      <w:rPr>
        <w:rFonts w:ascii="Wingdings" w:hAnsi="Wingdings"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52" w15:restartNumberingAfterBreak="0">
    <w:nsid w:val="5B656B9B"/>
    <w:multiLevelType w:val="hybridMultilevel"/>
    <w:tmpl w:val="EEBC68EE"/>
    <w:lvl w:ilvl="0" w:tplc="F4A294EE">
      <w:start w:val="1"/>
      <w:numFmt w:val="bullet"/>
      <w:lvlText w:val=""/>
      <w:lvlJc w:val="left"/>
      <w:pPr>
        <w:ind w:left="1636"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5D09598C"/>
    <w:multiLevelType w:val="hybridMultilevel"/>
    <w:tmpl w:val="38FA289A"/>
    <w:lvl w:ilvl="0" w:tplc="040C000D">
      <w:start w:val="1"/>
      <w:numFmt w:val="bullet"/>
      <w:lvlText w:val=""/>
      <w:lvlJc w:val="left"/>
      <w:pPr>
        <w:ind w:left="1020" w:hanging="360"/>
      </w:pPr>
      <w:rPr>
        <w:rFonts w:ascii="Wingdings" w:hAnsi="Wingdings" w:hint="default"/>
      </w:rPr>
    </w:lvl>
    <w:lvl w:ilvl="1" w:tplc="040C0003" w:tentative="1">
      <w:start w:val="1"/>
      <w:numFmt w:val="bullet"/>
      <w:lvlText w:val="o"/>
      <w:lvlJc w:val="left"/>
      <w:pPr>
        <w:ind w:left="1740" w:hanging="360"/>
      </w:pPr>
      <w:rPr>
        <w:rFonts w:ascii="Courier New" w:hAnsi="Courier New" w:cs="Courier New" w:hint="default"/>
      </w:rPr>
    </w:lvl>
    <w:lvl w:ilvl="2" w:tplc="040C0005" w:tentative="1">
      <w:start w:val="1"/>
      <w:numFmt w:val="bullet"/>
      <w:lvlText w:val=""/>
      <w:lvlJc w:val="left"/>
      <w:pPr>
        <w:ind w:left="2460" w:hanging="360"/>
      </w:pPr>
      <w:rPr>
        <w:rFonts w:ascii="Wingdings" w:hAnsi="Wingdings" w:hint="default"/>
      </w:rPr>
    </w:lvl>
    <w:lvl w:ilvl="3" w:tplc="040C0001" w:tentative="1">
      <w:start w:val="1"/>
      <w:numFmt w:val="bullet"/>
      <w:lvlText w:val=""/>
      <w:lvlJc w:val="left"/>
      <w:pPr>
        <w:ind w:left="3180" w:hanging="360"/>
      </w:pPr>
      <w:rPr>
        <w:rFonts w:ascii="Symbol" w:hAnsi="Symbol" w:hint="default"/>
      </w:rPr>
    </w:lvl>
    <w:lvl w:ilvl="4" w:tplc="040C0003" w:tentative="1">
      <w:start w:val="1"/>
      <w:numFmt w:val="bullet"/>
      <w:lvlText w:val="o"/>
      <w:lvlJc w:val="left"/>
      <w:pPr>
        <w:ind w:left="3900" w:hanging="360"/>
      </w:pPr>
      <w:rPr>
        <w:rFonts w:ascii="Courier New" w:hAnsi="Courier New" w:cs="Courier New" w:hint="default"/>
      </w:rPr>
    </w:lvl>
    <w:lvl w:ilvl="5" w:tplc="040C0005" w:tentative="1">
      <w:start w:val="1"/>
      <w:numFmt w:val="bullet"/>
      <w:lvlText w:val=""/>
      <w:lvlJc w:val="left"/>
      <w:pPr>
        <w:ind w:left="4620" w:hanging="360"/>
      </w:pPr>
      <w:rPr>
        <w:rFonts w:ascii="Wingdings" w:hAnsi="Wingdings" w:hint="default"/>
      </w:rPr>
    </w:lvl>
    <w:lvl w:ilvl="6" w:tplc="040C0001" w:tentative="1">
      <w:start w:val="1"/>
      <w:numFmt w:val="bullet"/>
      <w:lvlText w:val=""/>
      <w:lvlJc w:val="left"/>
      <w:pPr>
        <w:ind w:left="5340" w:hanging="360"/>
      </w:pPr>
      <w:rPr>
        <w:rFonts w:ascii="Symbol" w:hAnsi="Symbol" w:hint="default"/>
      </w:rPr>
    </w:lvl>
    <w:lvl w:ilvl="7" w:tplc="040C0003" w:tentative="1">
      <w:start w:val="1"/>
      <w:numFmt w:val="bullet"/>
      <w:lvlText w:val="o"/>
      <w:lvlJc w:val="left"/>
      <w:pPr>
        <w:ind w:left="6060" w:hanging="360"/>
      </w:pPr>
      <w:rPr>
        <w:rFonts w:ascii="Courier New" w:hAnsi="Courier New" w:cs="Courier New" w:hint="default"/>
      </w:rPr>
    </w:lvl>
    <w:lvl w:ilvl="8" w:tplc="040C0005" w:tentative="1">
      <w:start w:val="1"/>
      <w:numFmt w:val="bullet"/>
      <w:lvlText w:val=""/>
      <w:lvlJc w:val="left"/>
      <w:pPr>
        <w:ind w:left="6780" w:hanging="360"/>
      </w:pPr>
      <w:rPr>
        <w:rFonts w:ascii="Wingdings" w:hAnsi="Wingdings" w:hint="default"/>
      </w:rPr>
    </w:lvl>
  </w:abstractNum>
  <w:abstractNum w:abstractNumId="54" w15:restartNumberingAfterBreak="0">
    <w:nsid w:val="5DDD3CA0"/>
    <w:multiLevelType w:val="hybridMultilevel"/>
    <w:tmpl w:val="01486862"/>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5" w15:restartNumberingAfterBreak="0">
    <w:nsid w:val="5EC91B7C"/>
    <w:multiLevelType w:val="hybridMultilevel"/>
    <w:tmpl w:val="5002D69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60AF6F05"/>
    <w:multiLevelType w:val="hybridMultilevel"/>
    <w:tmpl w:val="14EE39DE"/>
    <w:lvl w:ilvl="0" w:tplc="040C0009">
      <w:start w:val="1"/>
      <w:numFmt w:val="bullet"/>
      <w:lvlText w:val=""/>
      <w:lvlJc w:val="left"/>
      <w:pPr>
        <w:ind w:left="1637" w:hanging="360"/>
      </w:pPr>
      <w:rPr>
        <w:rFonts w:ascii="Wingdings" w:hAnsi="Wingdings" w:hint="default"/>
      </w:rPr>
    </w:lvl>
    <w:lvl w:ilvl="1" w:tplc="FFFFFFFF" w:tentative="1">
      <w:start w:val="1"/>
      <w:numFmt w:val="bullet"/>
      <w:lvlText w:val="o"/>
      <w:lvlJc w:val="left"/>
      <w:pPr>
        <w:ind w:left="2357" w:hanging="360"/>
      </w:pPr>
      <w:rPr>
        <w:rFonts w:ascii="Courier New" w:hAnsi="Courier New" w:cs="Courier New" w:hint="default"/>
      </w:rPr>
    </w:lvl>
    <w:lvl w:ilvl="2" w:tplc="FFFFFFFF" w:tentative="1">
      <w:start w:val="1"/>
      <w:numFmt w:val="bullet"/>
      <w:lvlText w:val=""/>
      <w:lvlJc w:val="left"/>
      <w:pPr>
        <w:ind w:left="3077" w:hanging="360"/>
      </w:pPr>
      <w:rPr>
        <w:rFonts w:ascii="Wingdings" w:hAnsi="Wingdings" w:hint="default"/>
      </w:rPr>
    </w:lvl>
    <w:lvl w:ilvl="3" w:tplc="FFFFFFFF" w:tentative="1">
      <w:start w:val="1"/>
      <w:numFmt w:val="bullet"/>
      <w:lvlText w:val=""/>
      <w:lvlJc w:val="left"/>
      <w:pPr>
        <w:ind w:left="3797" w:hanging="360"/>
      </w:pPr>
      <w:rPr>
        <w:rFonts w:ascii="Symbol" w:hAnsi="Symbol" w:hint="default"/>
      </w:rPr>
    </w:lvl>
    <w:lvl w:ilvl="4" w:tplc="FFFFFFFF" w:tentative="1">
      <w:start w:val="1"/>
      <w:numFmt w:val="bullet"/>
      <w:lvlText w:val="o"/>
      <w:lvlJc w:val="left"/>
      <w:pPr>
        <w:ind w:left="4517" w:hanging="360"/>
      </w:pPr>
      <w:rPr>
        <w:rFonts w:ascii="Courier New" w:hAnsi="Courier New" w:cs="Courier New" w:hint="default"/>
      </w:rPr>
    </w:lvl>
    <w:lvl w:ilvl="5" w:tplc="FFFFFFFF" w:tentative="1">
      <w:start w:val="1"/>
      <w:numFmt w:val="bullet"/>
      <w:lvlText w:val=""/>
      <w:lvlJc w:val="left"/>
      <w:pPr>
        <w:ind w:left="5237" w:hanging="360"/>
      </w:pPr>
      <w:rPr>
        <w:rFonts w:ascii="Wingdings" w:hAnsi="Wingdings" w:hint="default"/>
      </w:rPr>
    </w:lvl>
    <w:lvl w:ilvl="6" w:tplc="FFFFFFFF" w:tentative="1">
      <w:start w:val="1"/>
      <w:numFmt w:val="bullet"/>
      <w:lvlText w:val=""/>
      <w:lvlJc w:val="left"/>
      <w:pPr>
        <w:ind w:left="5957" w:hanging="360"/>
      </w:pPr>
      <w:rPr>
        <w:rFonts w:ascii="Symbol" w:hAnsi="Symbol" w:hint="default"/>
      </w:rPr>
    </w:lvl>
    <w:lvl w:ilvl="7" w:tplc="FFFFFFFF" w:tentative="1">
      <w:start w:val="1"/>
      <w:numFmt w:val="bullet"/>
      <w:lvlText w:val="o"/>
      <w:lvlJc w:val="left"/>
      <w:pPr>
        <w:ind w:left="6677" w:hanging="360"/>
      </w:pPr>
      <w:rPr>
        <w:rFonts w:ascii="Courier New" w:hAnsi="Courier New" w:cs="Courier New" w:hint="default"/>
      </w:rPr>
    </w:lvl>
    <w:lvl w:ilvl="8" w:tplc="FFFFFFFF" w:tentative="1">
      <w:start w:val="1"/>
      <w:numFmt w:val="bullet"/>
      <w:lvlText w:val=""/>
      <w:lvlJc w:val="left"/>
      <w:pPr>
        <w:ind w:left="7397" w:hanging="360"/>
      </w:pPr>
      <w:rPr>
        <w:rFonts w:ascii="Wingdings" w:hAnsi="Wingdings" w:hint="default"/>
      </w:rPr>
    </w:lvl>
  </w:abstractNum>
  <w:abstractNum w:abstractNumId="57" w15:restartNumberingAfterBreak="0">
    <w:nsid w:val="60E92751"/>
    <w:multiLevelType w:val="hybridMultilevel"/>
    <w:tmpl w:val="C4B29DC0"/>
    <w:lvl w:ilvl="0" w:tplc="8108B348">
      <w:start w:val="1"/>
      <w:numFmt w:val="bullet"/>
      <w:lvlText w:val=""/>
      <w:lvlJc w:val="left"/>
      <w:pPr>
        <w:ind w:left="502" w:hanging="360"/>
      </w:pPr>
      <w:rPr>
        <w:rFonts w:ascii="Wingdings" w:hAnsi="Wingdings" w:hint="default"/>
        <w:sz w:val="24"/>
        <w:szCs w:val="24"/>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58" w15:restartNumberingAfterBreak="0">
    <w:nsid w:val="61A07657"/>
    <w:multiLevelType w:val="hybridMultilevel"/>
    <w:tmpl w:val="DBF83276"/>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61DC0822"/>
    <w:multiLevelType w:val="hybridMultilevel"/>
    <w:tmpl w:val="9AAC4F7C"/>
    <w:lvl w:ilvl="0" w:tplc="040C0009">
      <w:start w:val="1"/>
      <w:numFmt w:val="bullet"/>
      <w:lvlText w:val=""/>
      <w:lvlJc w:val="left"/>
      <w:pPr>
        <w:ind w:left="1495" w:hanging="360"/>
      </w:pPr>
      <w:rPr>
        <w:rFonts w:ascii="Wingdings" w:hAnsi="Wingdings" w:hint="default"/>
        <w:sz w:val="24"/>
        <w:szCs w:val="24"/>
      </w:rPr>
    </w:lvl>
    <w:lvl w:ilvl="1" w:tplc="040C0003" w:tentative="1">
      <w:start w:val="1"/>
      <w:numFmt w:val="bullet"/>
      <w:lvlText w:val="o"/>
      <w:lvlJc w:val="left"/>
      <w:pPr>
        <w:ind w:left="2215" w:hanging="360"/>
      </w:pPr>
      <w:rPr>
        <w:rFonts w:ascii="Courier New" w:hAnsi="Courier New" w:cs="Courier New" w:hint="default"/>
      </w:rPr>
    </w:lvl>
    <w:lvl w:ilvl="2" w:tplc="040C0005" w:tentative="1">
      <w:start w:val="1"/>
      <w:numFmt w:val="bullet"/>
      <w:lvlText w:val=""/>
      <w:lvlJc w:val="left"/>
      <w:pPr>
        <w:ind w:left="2935" w:hanging="360"/>
      </w:pPr>
      <w:rPr>
        <w:rFonts w:ascii="Wingdings" w:hAnsi="Wingdings" w:hint="default"/>
      </w:rPr>
    </w:lvl>
    <w:lvl w:ilvl="3" w:tplc="040C0001" w:tentative="1">
      <w:start w:val="1"/>
      <w:numFmt w:val="bullet"/>
      <w:lvlText w:val=""/>
      <w:lvlJc w:val="left"/>
      <w:pPr>
        <w:ind w:left="3655" w:hanging="360"/>
      </w:pPr>
      <w:rPr>
        <w:rFonts w:ascii="Symbol" w:hAnsi="Symbol" w:hint="default"/>
      </w:rPr>
    </w:lvl>
    <w:lvl w:ilvl="4" w:tplc="040C0003" w:tentative="1">
      <w:start w:val="1"/>
      <w:numFmt w:val="bullet"/>
      <w:lvlText w:val="o"/>
      <w:lvlJc w:val="left"/>
      <w:pPr>
        <w:ind w:left="4375" w:hanging="360"/>
      </w:pPr>
      <w:rPr>
        <w:rFonts w:ascii="Courier New" w:hAnsi="Courier New" w:cs="Courier New" w:hint="default"/>
      </w:rPr>
    </w:lvl>
    <w:lvl w:ilvl="5" w:tplc="040C0005" w:tentative="1">
      <w:start w:val="1"/>
      <w:numFmt w:val="bullet"/>
      <w:lvlText w:val=""/>
      <w:lvlJc w:val="left"/>
      <w:pPr>
        <w:ind w:left="5095" w:hanging="360"/>
      </w:pPr>
      <w:rPr>
        <w:rFonts w:ascii="Wingdings" w:hAnsi="Wingdings" w:hint="default"/>
      </w:rPr>
    </w:lvl>
    <w:lvl w:ilvl="6" w:tplc="040C0001" w:tentative="1">
      <w:start w:val="1"/>
      <w:numFmt w:val="bullet"/>
      <w:lvlText w:val=""/>
      <w:lvlJc w:val="left"/>
      <w:pPr>
        <w:ind w:left="5815" w:hanging="360"/>
      </w:pPr>
      <w:rPr>
        <w:rFonts w:ascii="Symbol" w:hAnsi="Symbol" w:hint="default"/>
      </w:rPr>
    </w:lvl>
    <w:lvl w:ilvl="7" w:tplc="040C0003" w:tentative="1">
      <w:start w:val="1"/>
      <w:numFmt w:val="bullet"/>
      <w:lvlText w:val="o"/>
      <w:lvlJc w:val="left"/>
      <w:pPr>
        <w:ind w:left="6535" w:hanging="360"/>
      </w:pPr>
      <w:rPr>
        <w:rFonts w:ascii="Courier New" w:hAnsi="Courier New" w:cs="Courier New" w:hint="default"/>
      </w:rPr>
    </w:lvl>
    <w:lvl w:ilvl="8" w:tplc="040C0005" w:tentative="1">
      <w:start w:val="1"/>
      <w:numFmt w:val="bullet"/>
      <w:lvlText w:val=""/>
      <w:lvlJc w:val="left"/>
      <w:pPr>
        <w:ind w:left="7255" w:hanging="360"/>
      </w:pPr>
      <w:rPr>
        <w:rFonts w:ascii="Wingdings" w:hAnsi="Wingdings" w:hint="default"/>
      </w:rPr>
    </w:lvl>
  </w:abstractNum>
  <w:abstractNum w:abstractNumId="60" w15:restartNumberingAfterBreak="0">
    <w:nsid w:val="63812A96"/>
    <w:multiLevelType w:val="hybridMultilevel"/>
    <w:tmpl w:val="0CF677C4"/>
    <w:lvl w:ilvl="0" w:tplc="040C0007">
      <w:start w:val="1"/>
      <w:numFmt w:val="bullet"/>
      <w:lvlText w:val=""/>
      <w:lvlPicBulletId w:val="0"/>
      <w:lvlJc w:val="left"/>
      <w:pPr>
        <w:ind w:left="78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9B5ED9B8">
      <w:start w:val="1"/>
      <w:numFmt w:val="bullet"/>
      <w:lvlText w:val="o"/>
      <w:lvlJc w:val="left"/>
      <w:pPr>
        <w:ind w:left="12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B24A5E">
      <w:start w:val="1"/>
      <w:numFmt w:val="bullet"/>
      <w:lvlText w:val="▪"/>
      <w:lvlJc w:val="left"/>
      <w:pPr>
        <w:ind w:left="20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EC890B8">
      <w:start w:val="1"/>
      <w:numFmt w:val="bullet"/>
      <w:lvlText w:val="•"/>
      <w:lvlJc w:val="left"/>
      <w:pPr>
        <w:ind w:left="27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D0259E">
      <w:start w:val="1"/>
      <w:numFmt w:val="bullet"/>
      <w:lvlText w:val="o"/>
      <w:lvlJc w:val="left"/>
      <w:pPr>
        <w:ind w:left="34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161078">
      <w:start w:val="1"/>
      <w:numFmt w:val="bullet"/>
      <w:lvlText w:val="▪"/>
      <w:lvlJc w:val="left"/>
      <w:pPr>
        <w:ind w:left="4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6341A66">
      <w:start w:val="1"/>
      <w:numFmt w:val="bullet"/>
      <w:lvlText w:val="•"/>
      <w:lvlJc w:val="left"/>
      <w:pPr>
        <w:ind w:left="48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884076">
      <w:start w:val="1"/>
      <w:numFmt w:val="bullet"/>
      <w:lvlText w:val="o"/>
      <w:lvlJc w:val="left"/>
      <w:pPr>
        <w:ind w:left="56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6F87ACE">
      <w:start w:val="1"/>
      <w:numFmt w:val="bullet"/>
      <w:lvlText w:val="▪"/>
      <w:lvlJc w:val="left"/>
      <w:pPr>
        <w:ind w:left="6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63D70699"/>
    <w:multiLevelType w:val="multilevel"/>
    <w:tmpl w:val="B45248AE"/>
    <w:lvl w:ilvl="0">
      <w:start w:val="2"/>
      <w:numFmt w:val="decimal"/>
      <w:lvlText w:val="%1"/>
      <w:lvlJc w:val="left"/>
      <w:pPr>
        <w:ind w:left="645" w:hanging="645"/>
      </w:pPr>
      <w:rPr>
        <w:rFonts w:hint="default"/>
      </w:rPr>
    </w:lvl>
    <w:lvl w:ilvl="1">
      <w:start w:val="3"/>
      <w:numFmt w:val="decimal"/>
      <w:lvlText w:val="%1.%2"/>
      <w:lvlJc w:val="left"/>
      <w:pPr>
        <w:ind w:left="1042"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046" w:hanging="1080"/>
      </w:pPr>
      <w:rPr>
        <w:rFonts w:hint="default"/>
      </w:rPr>
    </w:lvl>
    <w:lvl w:ilvl="4">
      <w:start w:val="1"/>
      <w:numFmt w:val="decimal"/>
      <w:lvlText w:val="%1.%2.%3.%4.%5"/>
      <w:lvlJc w:val="left"/>
      <w:pPr>
        <w:ind w:left="2728" w:hanging="144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732" w:hanging="1800"/>
      </w:pPr>
      <w:rPr>
        <w:rFonts w:hint="default"/>
      </w:rPr>
    </w:lvl>
    <w:lvl w:ilvl="7">
      <w:start w:val="1"/>
      <w:numFmt w:val="decimal"/>
      <w:lvlText w:val="%1.%2.%3.%4.%5.%6.%7.%8"/>
      <w:lvlJc w:val="left"/>
      <w:pPr>
        <w:ind w:left="4414" w:hanging="2160"/>
      </w:pPr>
      <w:rPr>
        <w:rFonts w:hint="default"/>
      </w:rPr>
    </w:lvl>
    <w:lvl w:ilvl="8">
      <w:start w:val="1"/>
      <w:numFmt w:val="decimal"/>
      <w:lvlText w:val="%1.%2.%3.%4.%5.%6.%7.%8.%9"/>
      <w:lvlJc w:val="left"/>
      <w:pPr>
        <w:ind w:left="4736" w:hanging="2160"/>
      </w:pPr>
      <w:rPr>
        <w:rFonts w:hint="default"/>
      </w:rPr>
    </w:lvl>
  </w:abstractNum>
  <w:abstractNum w:abstractNumId="62" w15:restartNumberingAfterBreak="0">
    <w:nsid w:val="668B2451"/>
    <w:multiLevelType w:val="hybridMultilevel"/>
    <w:tmpl w:val="CD8272FA"/>
    <w:lvl w:ilvl="0" w:tplc="040C000D">
      <w:start w:val="1"/>
      <w:numFmt w:val="bullet"/>
      <w:lvlText w:val=""/>
      <w:lvlJc w:val="left"/>
      <w:pPr>
        <w:ind w:left="1260" w:hanging="360"/>
      </w:pPr>
      <w:rPr>
        <w:rFonts w:ascii="Wingdings" w:hAnsi="Wingdings" w:hint="default"/>
      </w:rPr>
    </w:lvl>
    <w:lvl w:ilvl="1" w:tplc="040C0003" w:tentative="1">
      <w:start w:val="1"/>
      <w:numFmt w:val="bullet"/>
      <w:lvlText w:val="o"/>
      <w:lvlJc w:val="left"/>
      <w:pPr>
        <w:ind w:left="1980" w:hanging="360"/>
      </w:pPr>
      <w:rPr>
        <w:rFonts w:ascii="Courier New" w:hAnsi="Courier New" w:cs="Courier New" w:hint="default"/>
      </w:rPr>
    </w:lvl>
    <w:lvl w:ilvl="2" w:tplc="040C0005" w:tentative="1">
      <w:start w:val="1"/>
      <w:numFmt w:val="bullet"/>
      <w:lvlText w:val=""/>
      <w:lvlJc w:val="left"/>
      <w:pPr>
        <w:ind w:left="2700" w:hanging="360"/>
      </w:pPr>
      <w:rPr>
        <w:rFonts w:ascii="Wingdings" w:hAnsi="Wingdings" w:hint="default"/>
      </w:rPr>
    </w:lvl>
    <w:lvl w:ilvl="3" w:tplc="040C0001" w:tentative="1">
      <w:start w:val="1"/>
      <w:numFmt w:val="bullet"/>
      <w:lvlText w:val=""/>
      <w:lvlJc w:val="left"/>
      <w:pPr>
        <w:ind w:left="3420" w:hanging="360"/>
      </w:pPr>
      <w:rPr>
        <w:rFonts w:ascii="Symbol" w:hAnsi="Symbol" w:hint="default"/>
      </w:rPr>
    </w:lvl>
    <w:lvl w:ilvl="4" w:tplc="040C0003" w:tentative="1">
      <w:start w:val="1"/>
      <w:numFmt w:val="bullet"/>
      <w:lvlText w:val="o"/>
      <w:lvlJc w:val="left"/>
      <w:pPr>
        <w:ind w:left="4140" w:hanging="360"/>
      </w:pPr>
      <w:rPr>
        <w:rFonts w:ascii="Courier New" w:hAnsi="Courier New" w:cs="Courier New" w:hint="default"/>
      </w:rPr>
    </w:lvl>
    <w:lvl w:ilvl="5" w:tplc="040C0005" w:tentative="1">
      <w:start w:val="1"/>
      <w:numFmt w:val="bullet"/>
      <w:lvlText w:val=""/>
      <w:lvlJc w:val="left"/>
      <w:pPr>
        <w:ind w:left="4860" w:hanging="360"/>
      </w:pPr>
      <w:rPr>
        <w:rFonts w:ascii="Wingdings" w:hAnsi="Wingdings" w:hint="default"/>
      </w:rPr>
    </w:lvl>
    <w:lvl w:ilvl="6" w:tplc="040C0001" w:tentative="1">
      <w:start w:val="1"/>
      <w:numFmt w:val="bullet"/>
      <w:lvlText w:val=""/>
      <w:lvlJc w:val="left"/>
      <w:pPr>
        <w:ind w:left="5580" w:hanging="360"/>
      </w:pPr>
      <w:rPr>
        <w:rFonts w:ascii="Symbol" w:hAnsi="Symbol" w:hint="default"/>
      </w:rPr>
    </w:lvl>
    <w:lvl w:ilvl="7" w:tplc="040C0003" w:tentative="1">
      <w:start w:val="1"/>
      <w:numFmt w:val="bullet"/>
      <w:lvlText w:val="o"/>
      <w:lvlJc w:val="left"/>
      <w:pPr>
        <w:ind w:left="6300" w:hanging="360"/>
      </w:pPr>
      <w:rPr>
        <w:rFonts w:ascii="Courier New" w:hAnsi="Courier New" w:cs="Courier New" w:hint="default"/>
      </w:rPr>
    </w:lvl>
    <w:lvl w:ilvl="8" w:tplc="040C0005" w:tentative="1">
      <w:start w:val="1"/>
      <w:numFmt w:val="bullet"/>
      <w:lvlText w:val=""/>
      <w:lvlJc w:val="left"/>
      <w:pPr>
        <w:ind w:left="7020" w:hanging="360"/>
      </w:pPr>
      <w:rPr>
        <w:rFonts w:ascii="Wingdings" w:hAnsi="Wingdings" w:hint="default"/>
      </w:rPr>
    </w:lvl>
  </w:abstractNum>
  <w:abstractNum w:abstractNumId="63" w15:restartNumberingAfterBreak="0">
    <w:nsid w:val="66D66484"/>
    <w:multiLevelType w:val="hybridMultilevel"/>
    <w:tmpl w:val="BF58368E"/>
    <w:lvl w:ilvl="0" w:tplc="040C000D">
      <w:start w:val="1"/>
      <w:numFmt w:val="bullet"/>
      <w:lvlText w:val=""/>
      <w:lvlJc w:val="left"/>
      <w:pPr>
        <w:ind w:left="787" w:hanging="360"/>
      </w:pPr>
      <w:rPr>
        <w:rFonts w:ascii="Wingdings" w:hAnsi="Wingdings" w:hint="default"/>
        <w:sz w:val="24"/>
        <w:szCs w:val="24"/>
      </w:rPr>
    </w:lvl>
    <w:lvl w:ilvl="1" w:tplc="040C0003" w:tentative="1">
      <w:start w:val="1"/>
      <w:numFmt w:val="bullet"/>
      <w:lvlText w:val="o"/>
      <w:lvlJc w:val="left"/>
      <w:pPr>
        <w:ind w:left="1507" w:hanging="360"/>
      </w:pPr>
      <w:rPr>
        <w:rFonts w:ascii="Courier New" w:hAnsi="Courier New" w:cs="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cs="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cs="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64" w15:restartNumberingAfterBreak="0">
    <w:nsid w:val="67586716"/>
    <w:multiLevelType w:val="hybridMultilevel"/>
    <w:tmpl w:val="9FC82310"/>
    <w:lvl w:ilvl="0" w:tplc="639CEC30">
      <w:start w:val="1"/>
      <w:numFmt w:val="decimal"/>
      <w:pStyle w:val="titre2"/>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5" w15:restartNumberingAfterBreak="0">
    <w:nsid w:val="69361482"/>
    <w:multiLevelType w:val="hybridMultilevel"/>
    <w:tmpl w:val="D910F09A"/>
    <w:lvl w:ilvl="0" w:tplc="8108B348">
      <w:start w:val="1"/>
      <w:numFmt w:val="bullet"/>
      <w:lvlText w:val=""/>
      <w:lvlJc w:val="left"/>
      <w:pPr>
        <w:ind w:left="1494"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66" w15:restartNumberingAfterBreak="0">
    <w:nsid w:val="6C4E4328"/>
    <w:multiLevelType w:val="hybridMultilevel"/>
    <w:tmpl w:val="514E9328"/>
    <w:lvl w:ilvl="0" w:tplc="040C0009">
      <w:start w:val="1"/>
      <w:numFmt w:val="bullet"/>
      <w:lvlText w:val=""/>
      <w:lvlJc w:val="left"/>
      <w:pPr>
        <w:ind w:left="1637" w:hanging="360"/>
      </w:pPr>
      <w:rPr>
        <w:rFonts w:ascii="Wingdings" w:hAnsi="Wingdings" w:hint="default"/>
      </w:rPr>
    </w:lvl>
    <w:lvl w:ilvl="1" w:tplc="FFFFFFFF" w:tentative="1">
      <w:start w:val="1"/>
      <w:numFmt w:val="bullet"/>
      <w:lvlText w:val="o"/>
      <w:lvlJc w:val="left"/>
      <w:pPr>
        <w:ind w:left="2357" w:hanging="360"/>
      </w:pPr>
      <w:rPr>
        <w:rFonts w:ascii="Courier New" w:hAnsi="Courier New" w:cs="Courier New" w:hint="default"/>
      </w:rPr>
    </w:lvl>
    <w:lvl w:ilvl="2" w:tplc="FFFFFFFF" w:tentative="1">
      <w:start w:val="1"/>
      <w:numFmt w:val="bullet"/>
      <w:lvlText w:val=""/>
      <w:lvlJc w:val="left"/>
      <w:pPr>
        <w:ind w:left="3077" w:hanging="360"/>
      </w:pPr>
      <w:rPr>
        <w:rFonts w:ascii="Wingdings" w:hAnsi="Wingdings" w:hint="default"/>
      </w:rPr>
    </w:lvl>
    <w:lvl w:ilvl="3" w:tplc="FFFFFFFF" w:tentative="1">
      <w:start w:val="1"/>
      <w:numFmt w:val="bullet"/>
      <w:lvlText w:val=""/>
      <w:lvlJc w:val="left"/>
      <w:pPr>
        <w:ind w:left="3797" w:hanging="360"/>
      </w:pPr>
      <w:rPr>
        <w:rFonts w:ascii="Symbol" w:hAnsi="Symbol" w:hint="default"/>
      </w:rPr>
    </w:lvl>
    <w:lvl w:ilvl="4" w:tplc="FFFFFFFF" w:tentative="1">
      <w:start w:val="1"/>
      <w:numFmt w:val="bullet"/>
      <w:lvlText w:val="o"/>
      <w:lvlJc w:val="left"/>
      <w:pPr>
        <w:ind w:left="4517" w:hanging="360"/>
      </w:pPr>
      <w:rPr>
        <w:rFonts w:ascii="Courier New" w:hAnsi="Courier New" w:cs="Courier New" w:hint="default"/>
      </w:rPr>
    </w:lvl>
    <w:lvl w:ilvl="5" w:tplc="FFFFFFFF" w:tentative="1">
      <w:start w:val="1"/>
      <w:numFmt w:val="bullet"/>
      <w:lvlText w:val=""/>
      <w:lvlJc w:val="left"/>
      <w:pPr>
        <w:ind w:left="5237" w:hanging="360"/>
      </w:pPr>
      <w:rPr>
        <w:rFonts w:ascii="Wingdings" w:hAnsi="Wingdings" w:hint="default"/>
      </w:rPr>
    </w:lvl>
    <w:lvl w:ilvl="6" w:tplc="FFFFFFFF" w:tentative="1">
      <w:start w:val="1"/>
      <w:numFmt w:val="bullet"/>
      <w:lvlText w:val=""/>
      <w:lvlJc w:val="left"/>
      <w:pPr>
        <w:ind w:left="5957" w:hanging="360"/>
      </w:pPr>
      <w:rPr>
        <w:rFonts w:ascii="Symbol" w:hAnsi="Symbol" w:hint="default"/>
      </w:rPr>
    </w:lvl>
    <w:lvl w:ilvl="7" w:tplc="FFFFFFFF" w:tentative="1">
      <w:start w:val="1"/>
      <w:numFmt w:val="bullet"/>
      <w:lvlText w:val="o"/>
      <w:lvlJc w:val="left"/>
      <w:pPr>
        <w:ind w:left="6677" w:hanging="360"/>
      </w:pPr>
      <w:rPr>
        <w:rFonts w:ascii="Courier New" w:hAnsi="Courier New" w:cs="Courier New" w:hint="default"/>
      </w:rPr>
    </w:lvl>
    <w:lvl w:ilvl="8" w:tplc="FFFFFFFF" w:tentative="1">
      <w:start w:val="1"/>
      <w:numFmt w:val="bullet"/>
      <w:lvlText w:val=""/>
      <w:lvlJc w:val="left"/>
      <w:pPr>
        <w:ind w:left="7397" w:hanging="360"/>
      </w:pPr>
      <w:rPr>
        <w:rFonts w:ascii="Wingdings" w:hAnsi="Wingdings" w:hint="default"/>
      </w:rPr>
    </w:lvl>
  </w:abstractNum>
  <w:abstractNum w:abstractNumId="67" w15:restartNumberingAfterBreak="0">
    <w:nsid w:val="6D3435B4"/>
    <w:multiLevelType w:val="hybridMultilevel"/>
    <w:tmpl w:val="60F88B14"/>
    <w:lvl w:ilvl="0" w:tplc="040C0009">
      <w:start w:val="1"/>
      <w:numFmt w:val="bullet"/>
      <w:lvlText w:val=""/>
      <w:lvlJc w:val="left"/>
      <w:pPr>
        <w:ind w:left="1353" w:hanging="360"/>
      </w:pPr>
      <w:rPr>
        <w:rFonts w:ascii="Wingdings" w:hAnsi="Wingdings" w:hint="default"/>
      </w:rPr>
    </w:lvl>
    <w:lvl w:ilvl="1" w:tplc="FFFFFFFF" w:tentative="1">
      <w:start w:val="1"/>
      <w:numFmt w:val="bullet"/>
      <w:lvlText w:val="o"/>
      <w:lvlJc w:val="left"/>
      <w:pPr>
        <w:ind w:left="2073" w:hanging="360"/>
      </w:pPr>
      <w:rPr>
        <w:rFonts w:ascii="Courier New" w:hAnsi="Courier New" w:cs="Courier New" w:hint="default"/>
      </w:rPr>
    </w:lvl>
    <w:lvl w:ilvl="2" w:tplc="FFFFFFFF" w:tentative="1">
      <w:start w:val="1"/>
      <w:numFmt w:val="bullet"/>
      <w:lvlText w:val=""/>
      <w:lvlJc w:val="left"/>
      <w:pPr>
        <w:ind w:left="2793" w:hanging="360"/>
      </w:pPr>
      <w:rPr>
        <w:rFonts w:ascii="Wingdings" w:hAnsi="Wingdings" w:hint="default"/>
      </w:rPr>
    </w:lvl>
    <w:lvl w:ilvl="3" w:tplc="FFFFFFFF" w:tentative="1">
      <w:start w:val="1"/>
      <w:numFmt w:val="bullet"/>
      <w:lvlText w:val=""/>
      <w:lvlJc w:val="left"/>
      <w:pPr>
        <w:ind w:left="3513" w:hanging="360"/>
      </w:pPr>
      <w:rPr>
        <w:rFonts w:ascii="Symbol" w:hAnsi="Symbol" w:hint="default"/>
      </w:rPr>
    </w:lvl>
    <w:lvl w:ilvl="4" w:tplc="FFFFFFFF" w:tentative="1">
      <w:start w:val="1"/>
      <w:numFmt w:val="bullet"/>
      <w:lvlText w:val="o"/>
      <w:lvlJc w:val="left"/>
      <w:pPr>
        <w:ind w:left="4233" w:hanging="360"/>
      </w:pPr>
      <w:rPr>
        <w:rFonts w:ascii="Courier New" w:hAnsi="Courier New" w:cs="Courier New" w:hint="default"/>
      </w:rPr>
    </w:lvl>
    <w:lvl w:ilvl="5" w:tplc="FFFFFFFF" w:tentative="1">
      <w:start w:val="1"/>
      <w:numFmt w:val="bullet"/>
      <w:lvlText w:val=""/>
      <w:lvlJc w:val="left"/>
      <w:pPr>
        <w:ind w:left="4953" w:hanging="360"/>
      </w:pPr>
      <w:rPr>
        <w:rFonts w:ascii="Wingdings" w:hAnsi="Wingdings" w:hint="default"/>
      </w:rPr>
    </w:lvl>
    <w:lvl w:ilvl="6" w:tplc="FFFFFFFF" w:tentative="1">
      <w:start w:val="1"/>
      <w:numFmt w:val="bullet"/>
      <w:lvlText w:val=""/>
      <w:lvlJc w:val="left"/>
      <w:pPr>
        <w:ind w:left="5673" w:hanging="360"/>
      </w:pPr>
      <w:rPr>
        <w:rFonts w:ascii="Symbol" w:hAnsi="Symbol" w:hint="default"/>
      </w:rPr>
    </w:lvl>
    <w:lvl w:ilvl="7" w:tplc="FFFFFFFF" w:tentative="1">
      <w:start w:val="1"/>
      <w:numFmt w:val="bullet"/>
      <w:lvlText w:val="o"/>
      <w:lvlJc w:val="left"/>
      <w:pPr>
        <w:ind w:left="6393" w:hanging="360"/>
      </w:pPr>
      <w:rPr>
        <w:rFonts w:ascii="Courier New" w:hAnsi="Courier New" w:cs="Courier New" w:hint="default"/>
      </w:rPr>
    </w:lvl>
    <w:lvl w:ilvl="8" w:tplc="FFFFFFFF" w:tentative="1">
      <w:start w:val="1"/>
      <w:numFmt w:val="bullet"/>
      <w:lvlText w:val=""/>
      <w:lvlJc w:val="left"/>
      <w:pPr>
        <w:ind w:left="7113" w:hanging="360"/>
      </w:pPr>
      <w:rPr>
        <w:rFonts w:ascii="Wingdings" w:hAnsi="Wingdings" w:hint="default"/>
      </w:rPr>
    </w:lvl>
  </w:abstractNum>
  <w:abstractNum w:abstractNumId="68" w15:restartNumberingAfterBreak="0">
    <w:nsid w:val="6DA76A9A"/>
    <w:multiLevelType w:val="hybridMultilevel"/>
    <w:tmpl w:val="E192604E"/>
    <w:lvl w:ilvl="0" w:tplc="8108B348">
      <w:start w:val="1"/>
      <w:numFmt w:val="bullet"/>
      <w:lvlText w:val=""/>
      <w:lvlJc w:val="left"/>
      <w:pPr>
        <w:ind w:left="786" w:hanging="360"/>
      </w:pPr>
      <w:rPr>
        <w:rFonts w:ascii="Wingdings" w:hAnsi="Wingdings" w:hint="default"/>
        <w:sz w:val="24"/>
        <w:szCs w:val="24"/>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69" w15:restartNumberingAfterBreak="0">
    <w:nsid w:val="6DBC1599"/>
    <w:multiLevelType w:val="hybridMultilevel"/>
    <w:tmpl w:val="470E590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719B146A"/>
    <w:multiLevelType w:val="hybridMultilevel"/>
    <w:tmpl w:val="44FAB61A"/>
    <w:lvl w:ilvl="0" w:tplc="8108B348">
      <w:start w:val="1"/>
      <w:numFmt w:val="bullet"/>
      <w:lvlText w:val=""/>
      <w:lvlJc w:val="left"/>
      <w:pPr>
        <w:ind w:left="720"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7C85439A"/>
    <w:multiLevelType w:val="hybridMultilevel"/>
    <w:tmpl w:val="39CCBCA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7E1F4FC1"/>
    <w:multiLevelType w:val="multilevel"/>
    <w:tmpl w:val="85F6C20C"/>
    <w:lvl w:ilvl="0">
      <w:start w:val="3"/>
      <w:numFmt w:val="decimal"/>
      <w:lvlText w:val="%1"/>
      <w:lvlJc w:val="left"/>
      <w:pPr>
        <w:ind w:left="435" w:hanging="435"/>
      </w:pPr>
      <w:rPr>
        <w:rFonts w:hint="default"/>
      </w:rPr>
    </w:lvl>
    <w:lvl w:ilvl="1">
      <w:start w:val="1"/>
      <w:numFmt w:val="decimal"/>
      <w:pStyle w:val="Style2"/>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27"/>
  </w:num>
  <w:num w:numId="2">
    <w:abstractNumId w:val="20"/>
  </w:num>
  <w:num w:numId="3">
    <w:abstractNumId w:val="64"/>
  </w:num>
  <w:num w:numId="4">
    <w:abstractNumId w:val="23"/>
  </w:num>
  <w:num w:numId="5">
    <w:abstractNumId w:val="42"/>
  </w:num>
  <w:num w:numId="6">
    <w:abstractNumId w:val="63"/>
  </w:num>
  <w:num w:numId="7">
    <w:abstractNumId w:val="68"/>
  </w:num>
  <w:num w:numId="8">
    <w:abstractNumId w:val="72"/>
  </w:num>
  <w:num w:numId="9">
    <w:abstractNumId w:val="22"/>
  </w:num>
  <w:num w:numId="10">
    <w:abstractNumId w:val="57"/>
  </w:num>
  <w:num w:numId="11">
    <w:abstractNumId w:val="3"/>
  </w:num>
  <w:num w:numId="12">
    <w:abstractNumId w:val="70"/>
  </w:num>
  <w:num w:numId="13">
    <w:abstractNumId w:val="31"/>
  </w:num>
  <w:num w:numId="14">
    <w:abstractNumId w:val="45"/>
  </w:num>
  <w:num w:numId="15">
    <w:abstractNumId w:val="50"/>
  </w:num>
  <w:num w:numId="16">
    <w:abstractNumId w:val="59"/>
  </w:num>
  <w:num w:numId="17">
    <w:abstractNumId w:val="52"/>
  </w:num>
  <w:num w:numId="18">
    <w:abstractNumId w:val="53"/>
  </w:num>
  <w:num w:numId="19">
    <w:abstractNumId w:val="24"/>
  </w:num>
  <w:num w:numId="20">
    <w:abstractNumId w:val="5"/>
  </w:num>
  <w:num w:numId="21">
    <w:abstractNumId w:val="51"/>
  </w:num>
  <w:num w:numId="22">
    <w:abstractNumId w:val="19"/>
  </w:num>
  <w:num w:numId="23">
    <w:abstractNumId w:val="14"/>
  </w:num>
  <w:num w:numId="24">
    <w:abstractNumId w:val="55"/>
  </w:num>
  <w:num w:numId="25">
    <w:abstractNumId w:val="62"/>
  </w:num>
  <w:num w:numId="26">
    <w:abstractNumId w:val="34"/>
  </w:num>
  <w:num w:numId="27">
    <w:abstractNumId w:val="69"/>
  </w:num>
  <w:num w:numId="28">
    <w:abstractNumId w:val="13"/>
  </w:num>
  <w:num w:numId="29">
    <w:abstractNumId w:val="18"/>
  </w:num>
  <w:num w:numId="30">
    <w:abstractNumId w:val="38"/>
  </w:num>
  <w:num w:numId="31">
    <w:abstractNumId w:val="26"/>
  </w:num>
  <w:num w:numId="32">
    <w:abstractNumId w:val="47"/>
  </w:num>
  <w:num w:numId="33">
    <w:abstractNumId w:val="4"/>
  </w:num>
  <w:num w:numId="34">
    <w:abstractNumId w:val="2"/>
  </w:num>
  <w:num w:numId="35">
    <w:abstractNumId w:val="60"/>
  </w:num>
  <w:num w:numId="36">
    <w:abstractNumId w:val="71"/>
  </w:num>
  <w:num w:numId="37">
    <w:abstractNumId w:val="40"/>
  </w:num>
  <w:num w:numId="38">
    <w:abstractNumId w:val="46"/>
  </w:num>
  <w:num w:numId="39">
    <w:abstractNumId w:val="21"/>
  </w:num>
  <w:num w:numId="40">
    <w:abstractNumId w:val="11"/>
  </w:num>
  <w:num w:numId="41">
    <w:abstractNumId w:val="49"/>
  </w:num>
  <w:num w:numId="42">
    <w:abstractNumId w:val="39"/>
  </w:num>
  <w:num w:numId="43">
    <w:abstractNumId w:val="28"/>
  </w:num>
  <w:num w:numId="44">
    <w:abstractNumId w:val="6"/>
  </w:num>
  <w:num w:numId="45">
    <w:abstractNumId w:val="48"/>
  </w:num>
  <w:num w:numId="46">
    <w:abstractNumId w:val="29"/>
  </w:num>
  <w:num w:numId="47">
    <w:abstractNumId w:val="36"/>
  </w:num>
  <w:num w:numId="48">
    <w:abstractNumId w:val="8"/>
  </w:num>
  <w:num w:numId="49">
    <w:abstractNumId w:val="65"/>
  </w:num>
  <w:num w:numId="50">
    <w:abstractNumId w:val="30"/>
  </w:num>
  <w:num w:numId="51">
    <w:abstractNumId w:val="16"/>
  </w:num>
  <w:num w:numId="52">
    <w:abstractNumId w:val="17"/>
  </w:num>
  <w:num w:numId="53">
    <w:abstractNumId w:val="54"/>
  </w:num>
  <w:num w:numId="54">
    <w:abstractNumId w:val="41"/>
  </w:num>
  <w:num w:numId="55">
    <w:abstractNumId w:val="37"/>
  </w:num>
  <w:num w:numId="56">
    <w:abstractNumId w:val="12"/>
  </w:num>
  <w:num w:numId="57">
    <w:abstractNumId w:val="0"/>
  </w:num>
  <w:num w:numId="58">
    <w:abstractNumId w:val="61"/>
  </w:num>
  <w:num w:numId="59">
    <w:abstractNumId w:val="15"/>
  </w:num>
  <w:num w:numId="60">
    <w:abstractNumId w:val="9"/>
  </w:num>
  <w:num w:numId="61">
    <w:abstractNumId w:val="66"/>
  </w:num>
  <w:num w:numId="62">
    <w:abstractNumId w:val="56"/>
  </w:num>
  <w:num w:numId="63">
    <w:abstractNumId w:val="43"/>
  </w:num>
  <w:num w:numId="64">
    <w:abstractNumId w:val="1"/>
  </w:num>
  <w:num w:numId="65">
    <w:abstractNumId w:val="33"/>
  </w:num>
  <w:num w:numId="66">
    <w:abstractNumId w:val="67"/>
  </w:num>
  <w:num w:numId="67">
    <w:abstractNumId w:val="58"/>
  </w:num>
  <w:num w:numId="68">
    <w:abstractNumId w:val="35"/>
  </w:num>
  <w:num w:numId="69">
    <w:abstractNumId w:val="25"/>
  </w:num>
  <w:num w:numId="70">
    <w:abstractNumId w:val="10"/>
  </w:num>
  <w:num w:numId="71">
    <w:abstractNumId w:val="44"/>
  </w:num>
  <w:num w:numId="72">
    <w:abstractNumId w:val="7"/>
  </w:num>
  <w:num w:numId="73">
    <w:abstractNumId w:val="32"/>
  </w:num>
  <w:numIdMacAtCleanup w:val="7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jdi Rhim">
    <w15:presenceInfo w15:providerId="Windows Live" w15:userId="9484dcc5f4139e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markup="0"/>
  <w:defaultTabStop w:val="708"/>
  <w:hyphenationZone w:val="425"/>
  <w:characterSpacingControl w:val="doNotCompress"/>
  <w:hdrShapeDefaults>
    <o:shapedefaults v:ext="edit" spidmax="2077"/>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725088"/>
    <w:rsid w:val="00001709"/>
    <w:rsid w:val="00004C52"/>
    <w:rsid w:val="00010AC7"/>
    <w:rsid w:val="00011A52"/>
    <w:rsid w:val="000150D3"/>
    <w:rsid w:val="0006242A"/>
    <w:rsid w:val="00070E99"/>
    <w:rsid w:val="000847BD"/>
    <w:rsid w:val="000873FD"/>
    <w:rsid w:val="00092AEC"/>
    <w:rsid w:val="000B21E8"/>
    <w:rsid w:val="000B6747"/>
    <w:rsid w:val="000C730F"/>
    <w:rsid w:val="000E3760"/>
    <w:rsid w:val="000F23C7"/>
    <w:rsid w:val="00111B93"/>
    <w:rsid w:val="00127082"/>
    <w:rsid w:val="0015275D"/>
    <w:rsid w:val="0015581C"/>
    <w:rsid w:val="00161801"/>
    <w:rsid w:val="001719EE"/>
    <w:rsid w:val="0018277F"/>
    <w:rsid w:val="001A63A7"/>
    <w:rsid w:val="001C14C3"/>
    <w:rsid w:val="001C3B03"/>
    <w:rsid w:val="001C71D4"/>
    <w:rsid w:val="001F4612"/>
    <w:rsid w:val="00225217"/>
    <w:rsid w:val="00240C3C"/>
    <w:rsid w:val="002468DB"/>
    <w:rsid w:val="002538D2"/>
    <w:rsid w:val="002A7A5A"/>
    <w:rsid w:val="002B4851"/>
    <w:rsid w:val="002B70C7"/>
    <w:rsid w:val="002C5C51"/>
    <w:rsid w:val="002D427F"/>
    <w:rsid w:val="002E0A41"/>
    <w:rsid w:val="002F0C40"/>
    <w:rsid w:val="002F4015"/>
    <w:rsid w:val="00313908"/>
    <w:rsid w:val="00316E2B"/>
    <w:rsid w:val="00385054"/>
    <w:rsid w:val="00387B93"/>
    <w:rsid w:val="0039397C"/>
    <w:rsid w:val="003D48B1"/>
    <w:rsid w:val="003F12EE"/>
    <w:rsid w:val="0042229A"/>
    <w:rsid w:val="004230F5"/>
    <w:rsid w:val="004372E1"/>
    <w:rsid w:val="00440CDC"/>
    <w:rsid w:val="0045180F"/>
    <w:rsid w:val="004558A1"/>
    <w:rsid w:val="00465949"/>
    <w:rsid w:val="004817A3"/>
    <w:rsid w:val="00484F49"/>
    <w:rsid w:val="00497CAE"/>
    <w:rsid w:val="004B25E4"/>
    <w:rsid w:val="004C0567"/>
    <w:rsid w:val="004C2F39"/>
    <w:rsid w:val="004E4297"/>
    <w:rsid w:val="004F4F53"/>
    <w:rsid w:val="00505430"/>
    <w:rsid w:val="005236DD"/>
    <w:rsid w:val="00544639"/>
    <w:rsid w:val="00545C24"/>
    <w:rsid w:val="00545FBE"/>
    <w:rsid w:val="005466A5"/>
    <w:rsid w:val="0056512C"/>
    <w:rsid w:val="00593A52"/>
    <w:rsid w:val="00595C5B"/>
    <w:rsid w:val="005A182E"/>
    <w:rsid w:val="00604FEB"/>
    <w:rsid w:val="006249F0"/>
    <w:rsid w:val="00625905"/>
    <w:rsid w:val="006326D4"/>
    <w:rsid w:val="00660449"/>
    <w:rsid w:val="00666922"/>
    <w:rsid w:val="00692C72"/>
    <w:rsid w:val="006A39AB"/>
    <w:rsid w:val="006B4F5D"/>
    <w:rsid w:val="006C64A6"/>
    <w:rsid w:val="006E4A4C"/>
    <w:rsid w:val="006E500A"/>
    <w:rsid w:val="00710555"/>
    <w:rsid w:val="00725088"/>
    <w:rsid w:val="00731627"/>
    <w:rsid w:val="00741DAD"/>
    <w:rsid w:val="00761419"/>
    <w:rsid w:val="00771906"/>
    <w:rsid w:val="00795001"/>
    <w:rsid w:val="007959F9"/>
    <w:rsid w:val="007C386C"/>
    <w:rsid w:val="007D2F9D"/>
    <w:rsid w:val="007E3C23"/>
    <w:rsid w:val="007F3BEA"/>
    <w:rsid w:val="0081603E"/>
    <w:rsid w:val="00821F83"/>
    <w:rsid w:val="00827509"/>
    <w:rsid w:val="00870A73"/>
    <w:rsid w:val="008721FF"/>
    <w:rsid w:val="00893A0F"/>
    <w:rsid w:val="008B563D"/>
    <w:rsid w:val="008E6FA7"/>
    <w:rsid w:val="008F76B1"/>
    <w:rsid w:val="00903463"/>
    <w:rsid w:val="009200F5"/>
    <w:rsid w:val="00923AF0"/>
    <w:rsid w:val="00960D6E"/>
    <w:rsid w:val="00967695"/>
    <w:rsid w:val="00975448"/>
    <w:rsid w:val="009760A0"/>
    <w:rsid w:val="009B1DAC"/>
    <w:rsid w:val="009C1051"/>
    <w:rsid w:val="009C7FA8"/>
    <w:rsid w:val="009F05B7"/>
    <w:rsid w:val="009F7A1F"/>
    <w:rsid w:val="00A104D4"/>
    <w:rsid w:val="00A23C66"/>
    <w:rsid w:val="00A33C1A"/>
    <w:rsid w:val="00A41F3B"/>
    <w:rsid w:val="00A743EC"/>
    <w:rsid w:val="00A91BEF"/>
    <w:rsid w:val="00A93FCE"/>
    <w:rsid w:val="00AA7741"/>
    <w:rsid w:val="00AB176F"/>
    <w:rsid w:val="00AB6AFB"/>
    <w:rsid w:val="00AD708B"/>
    <w:rsid w:val="00AE2BCB"/>
    <w:rsid w:val="00AE717B"/>
    <w:rsid w:val="00B07B2B"/>
    <w:rsid w:val="00B1770D"/>
    <w:rsid w:val="00B47BCD"/>
    <w:rsid w:val="00B550AE"/>
    <w:rsid w:val="00B55A88"/>
    <w:rsid w:val="00B65976"/>
    <w:rsid w:val="00B7079A"/>
    <w:rsid w:val="00B72CB8"/>
    <w:rsid w:val="00B74AE2"/>
    <w:rsid w:val="00B76B66"/>
    <w:rsid w:val="00B94520"/>
    <w:rsid w:val="00BA4B5F"/>
    <w:rsid w:val="00BA6241"/>
    <w:rsid w:val="00BB396B"/>
    <w:rsid w:val="00BD726B"/>
    <w:rsid w:val="00BE29DC"/>
    <w:rsid w:val="00C30C09"/>
    <w:rsid w:val="00C36EB8"/>
    <w:rsid w:val="00C52E40"/>
    <w:rsid w:val="00C7028C"/>
    <w:rsid w:val="00C902D5"/>
    <w:rsid w:val="00CB4075"/>
    <w:rsid w:val="00CC1281"/>
    <w:rsid w:val="00CC1E95"/>
    <w:rsid w:val="00CE0182"/>
    <w:rsid w:val="00CF404F"/>
    <w:rsid w:val="00CF5007"/>
    <w:rsid w:val="00D03162"/>
    <w:rsid w:val="00D20BE5"/>
    <w:rsid w:val="00D2233A"/>
    <w:rsid w:val="00D52A39"/>
    <w:rsid w:val="00D53E1D"/>
    <w:rsid w:val="00D64045"/>
    <w:rsid w:val="00DA1DA8"/>
    <w:rsid w:val="00DA725E"/>
    <w:rsid w:val="00DC67D9"/>
    <w:rsid w:val="00DF194D"/>
    <w:rsid w:val="00DF7B0F"/>
    <w:rsid w:val="00E205A3"/>
    <w:rsid w:val="00E43889"/>
    <w:rsid w:val="00E73A1F"/>
    <w:rsid w:val="00E7688C"/>
    <w:rsid w:val="00E778B4"/>
    <w:rsid w:val="00E800AC"/>
    <w:rsid w:val="00E94740"/>
    <w:rsid w:val="00E9483B"/>
    <w:rsid w:val="00E9763A"/>
    <w:rsid w:val="00EA2B26"/>
    <w:rsid w:val="00EA5C00"/>
    <w:rsid w:val="00EE5957"/>
    <w:rsid w:val="00EF662E"/>
    <w:rsid w:val="00F06CD9"/>
    <w:rsid w:val="00F147BC"/>
    <w:rsid w:val="00F22575"/>
    <w:rsid w:val="00F626D0"/>
    <w:rsid w:val="00FE2A10"/>
    <w:rsid w:val="00FE6965"/>
    <w:rsid w:val="0C492962"/>
    <w:rsid w:val="1884F599"/>
    <w:rsid w:val="18AFD3F6"/>
    <w:rsid w:val="22FEF866"/>
    <w:rsid w:val="4699C30A"/>
    <w:rsid w:val="4FBC27EA"/>
    <w:rsid w:val="53863600"/>
    <w:rsid w:val="6C470DB7"/>
    <w:rsid w:val="74FBCD6A"/>
    <w:rsid w:val="7A6FE1E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1"/>
    </o:shapelayout>
  </w:shapeDefaults>
  <w:decimalSymbol w:val=","/>
  <w:listSeparator w:val=";"/>
  <w14:docId w14:val="5DBDC9CF"/>
  <w15:docId w15:val="{8D855A7D-8C88-4D92-9597-A5C5B036C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7250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0">
    <w:name w:val="heading 2"/>
    <w:basedOn w:val="Normal"/>
    <w:next w:val="Normal"/>
    <w:link w:val="Titre2Car"/>
    <w:uiPriority w:val="9"/>
    <w:unhideWhenUsed/>
    <w:qFormat/>
    <w:rsid w:val="007250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2508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52E4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D53E1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25088"/>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725088"/>
    <w:pPr>
      <w:outlineLvl w:val="9"/>
    </w:pPr>
    <w:rPr>
      <w:lang w:eastAsia="fr-FR"/>
    </w:rPr>
  </w:style>
  <w:style w:type="paragraph" w:styleId="TM1">
    <w:name w:val="toc 1"/>
    <w:basedOn w:val="Normal"/>
    <w:next w:val="Normal"/>
    <w:autoRedefine/>
    <w:uiPriority w:val="39"/>
    <w:unhideWhenUsed/>
    <w:rsid w:val="00725088"/>
    <w:pPr>
      <w:spacing w:after="100"/>
    </w:pPr>
  </w:style>
  <w:style w:type="character" w:styleId="Lienhypertexte">
    <w:name w:val="Hyperlink"/>
    <w:basedOn w:val="Policepardfaut"/>
    <w:uiPriority w:val="99"/>
    <w:unhideWhenUsed/>
    <w:rsid w:val="00725088"/>
    <w:rPr>
      <w:color w:val="0563C1" w:themeColor="hyperlink"/>
      <w:u w:val="single"/>
    </w:rPr>
  </w:style>
  <w:style w:type="character" w:customStyle="1" w:styleId="Titre2Car">
    <w:name w:val="Titre 2 Car"/>
    <w:basedOn w:val="Policepardfaut"/>
    <w:link w:val="Titre20"/>
    <w:uiPriority w:val="9"/>
    <w:rsid w:val="00725088"/>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725088"/>
    <w:rPr>
      <w:rFonts w:asciiTheme="majorHAnsi" w:eastAsiaTheme="majorEastAsia" w:hAnsiTheme="majorHAnsi" w:cstheme="majorBidi"/>
      <w:color w:val="1F4D78" w:themeColor="accent1" w:themeShade="7F"/>
      <w:sz w:val="24"/>
      <w:szCs w:val="24"/>
    </w:rPr>
  </w:style>
  <w:style w:type="table" w:styleId="Grilledutableau">
    <w:name w:val="Table Grid"/>
    <w:basedOn w:val="TableauNormal"/>
    <w:uiPriority w:val="39"/>
    <w:rsid w:val="007250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6604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gende">
    <w:name w:val="caption"/>
    <w:basedOn w:val="Normal"/>
    <w:next w:val="Normal"/>
    <w:uiPriority w:val="35"/>
    <w:unhideWhenUsed/>
    <w:qFormat/>
    <w:rsid w:val="00660449"/>
    <w:pPr>
      <w:spacing w:after="200" w:line="240" w:lineRule="auto"/>
    </w:pPr>
    <w:rPr>
      <w:i/>
      <w:iCs/>
      <w:color w:val="44546A" w:themeColor="text2"/>
      <w:sz w:val="18"/>
      <w:szCs w:val="18"/>
    </w:rPr>
  </w:style>
  <w:style w:type="paragraph" w:styleId="Paragraphedeliste">
    <w:name w:val="List Paragraph"/>
    <w:basedOn w:val="Normal"/>
    <w:uiPriority w:val="34"/>
    <w:qFormat/>
    <w:rsid w:val="00660449"/>
    <w:pPr>
      <w:ind w:left="720"/>
      <w:contextualSpacing/>
    </w:pPr>
  </w:style>
  <w:style w:type="character" w:customStyle="1" w:styleId="Titre4Car">
    <w:name w:val="Titre 4 Car"/>
    <w:basedOn w:val="Policepardfaut"/>
    <w:link w:val="Titre4"/>
    <w:uiPriority w:val="9"/>
    <w:rsid w:val="00C52E40"/>
    <w:rPr>
      <w:rFonts w:asciiTheme="majorHAnsi" w:eastAsiaTheme="majorEastAsia" w:hAnsiTheme="majorHAnsi" w:cstheme="majorBidi"/>
      <w:i/>
      <w:iCs/>
      <w:color w:val="2E74B5" w:themeColor="accent1" w:themeShade="BF"/>
    </w:rPr>
  </w:style>
  <w:style w:type="paragraph" w:styleId="Tabledesillustrations">
    <w:name w:val="table of figures"/>
    <w:basedOn w:val="Normal"/>
    <w:next w:val="Normal"/>
    <w:uiPriority w:val="99"/>
    <w:unhideWhenUsed/>
    <w:rsid w:val="00771906"/>
    <w:pPr>
      <w:spacing w:after="0"/>
    </w:pPr>
  </w:style>
  <w:style w:type="paragraph" w:styleId="Titre">
    <w:name w:val="Title"/>
    <w:basedOn w:val="Normal"/>
    <w:next w:val="Normal"/>
    <w:link w:val="TitreCar"/>
    <w:uiPriority w:val="10"/>
    <w:qFormat/>
    <w:rsid w:val="007719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71906"/>
    <w:rPr>
      <w:rFonts w:asciiTheme="majorHAnsi" w:eastAsiaTheme="majorEastAsia" w:hAnsiTheme="majorHAnsi" w:cstheme="majorBidi"/>
      <w:spacing w:val="-10"/>
      <w:kern w:val="28"/>
      <w:sz w:val="56"/>
      <w:szCs w:val="56"/>
    </w:rPr>
  </w:style>
  <w:style w:type="paragraph" w:styleId="TM2">
    <w:name w:val="toc 2"/>
    <w:basedOn w:val="Normal"/>
    <w:next w:val="Normal"/>
    <w:autoRedefine/>
    <w:uiPriority w:val="39"/>
    <w:unhideWhenUsed/>
    <w:rsid w:val="00771906"/>
    <w:pPr>
      <w:spacing w:after="100"/>
      <w:ind w:left="220"/>
    </w:pPr>
  </w:style>
  <w:style w:type="paragraph" w:styleId="TM3">
    <w:name w:val="toc 3"/>
    <w:basedOn w:val="Normal"/>
    <w:next w:val="Normal"/>
    <w:autoRedefine/>
    <w:uiPriority w:val="39"/>
    <w:unhideWhenUsed/>
    <w:rsid w:val="00771906"/>
    <w:pPr>
      <w:spacing w:after="100"/>
      <w:ind w:left="440"/>
    </w:pPr>
  </w:style>
  <w:style w:type="character" w:customStyle="1" w:styleId="Titre5Car">
    <w:name w:val="Titre 5 Car"/>
    <w:basedOn w:val="Policepardfaut"/>
    <w:link w:val="Titre5"/>
    <w:uiPriority w:val="9"/>
    <w:rsid w:val="00D53E1D"/>
    <w:rPr>
      <w:rFonts w:asciiTheme="majorHAnsi" w:eastAsiaTheme="majorEastAsia" w:hAnsiTheme="majorHAnsi" w:cstheme="majorBidi"/>
      <w:color w:val="2E74B5" w:themeColor="accent1" w:themeShade="BF"/>
    </w:rPr>
  </w:style>
  <w:style w:type="paragraph" w:styleId="En-tte">
    <w:name w:val="header"/>
    <w:basedOn w:val="Normal"/>
    <w:link w:val="En-tteCar"/>
    <w:uiPriority w:val="99"/>
    <w:unhideWhenUsed/>
    <w:rsid w:val="00E9483B"/>
    <w:pPr>
      <w:tabs>
        <w:tab w:val="center" w:pos="4536"/>
        <w:tab w:val="right" w:pos="9072"/>
      </w:tabs>
      <w:spacing w:after="0" w:line="240" w:lineRule="auto"/>
    </w:pPr>
  </w:style>
  <w:style w:type="character" w:customStyle="1" w:styleId="En-tteCar">
    <w:name w:val="En-tête Car"/>
    <w:basedOn w:val="Policepardfaut"/>
    <w:link w:val="En-tte"/>
    <w:uiPriority w:val="99"/>
    <w:rsid w:val="00E9483B"/>
  </w:style>
  <w:style w:type="paragraph" w:styleId="Pieddepage">
    <w:name w:val="footer"/>
    <w:basedOn w:val="Normal"/>
    <w:link w:val="PieddepageCar"/>
    <w:uiPriority w:val="99"/>
    <w:unhideWhenUsed/>
    <w:rsid w:val="00E9483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9483B"/>
  </w:style>
  <w:style w:type="paragraph" w:styleId="Corpsdetexte">
    <w:name w:val="Body Text"/>
    <w:basedOn w:val="Normal"/>
    <w:link w:val="CorpsdetexteCar"/>
    <w:uiPriority w:val="1"/>
    <w:unhideWhenUsed/>
    <w:qFormat/>
    <w:rsid w:val="00B65976"/>
    <w:pPr>
      <w:widowControl w:val="0"/>
      <w:autoSpaceDE w:val="0"/>
      <w:autoSpaceDN w:val="0"/>
      <w:spacing w:after="0" w:line="240" w:lineRule="auto"/>
      <w:ind w:left="113"/>
    </w:pPr>
    <w:rPr>
      <w:rFonts w:ascii="Tahoma" w:eastAsia="Tahoma" w:hAnsi="Tahoma" w:cs="Tahoma"/>
    </w:rPr>
  </w:style>
  <w:style w:type="character" w:customStyle="1" w:styleId="CorpsdetexteCar">
    <w:name w:val="Corps de texte Car"/>
    <w:basedOn w:val="Policepardfaut"/>
    <w:link w:val="Corpsdetexte"/>
    <w:uiPriority w:val="1"/>
    <w:rsid w:val="00B65976"/>
    <w:rPr>
      <w:rFonts w:ascii="Tahoma" w:eastAsia="Tahoma" w:hAnsi="Tahoma" w:cs="Tahoma"/>
    </w:rPr>
  </w:style>
  <w:style w:type="paragraph" w:customStyle="1" w:styleId="Style1">
    <w:name w:val="Style1"/>
    <w:basedOn w:val="Normal"/>
    <w:link w:val="Style1Car"/>
    <w:qFormat/>
    <w:rsid w:val="002E0A41"/>
    <w:pPr>
      <w:spacing w:line="360" w:lineRule="auto"/>
    </w:pPr>
    <w:rPr>
      <w:rFonts w:asciiTheme="majorBidi" w:eastAsiaTheme="minorEastAsia" w:hAnsiTheme="majorBidi" w:cstheme="majorBidi"/>
      <w:sz w:val="24"/>
      <w:szCs w:val="24"/>
    </w:rPr>
  </w:style>
  <w:style w:type="paragraph" w:customStyle="1" w:styleId="Style2">
    <w:name w:val="Style2"/>
    <w:basedOn w:val="Titre3"/>
    <w:link w:val="Style2Car"/>
    <w:rsid w:val="00E800AC"/>
    <w:pPr>
      <w:numPr>
        <w:ilvl w:val="1"/>
        <w:numId w:val="8"/>
      </w:numPr>
    </w:pPr>
    <w:rPr>
      <w:rFonts w:asciiTheme="majorBidi" w:eastAsia="Microsoft JhengHei" w:hAnsiTheme="majorBidi"/>
      <w:b/>
      <w:bCs/>
      <w:color w:val="auto"/>
      <w:sz w:val="32"/>
      <w:szCs w:val="32"/>
    </w:rPr>
  </w:style>
  <w:style w:type="character" w:customStyle="1" w:styleId="Style1Car">
    <w:name w:val="Style1 Car"/>
    <w:basedOn w:val="Policepardfaut"/>
    <w:link w:val="Style1"/>
    <w:rsid w:val="002E0A41"/>
    <w:rPr>
      <w:rFonts w:asciiTheme="majorBidi" w:eastAsiaTheme="minorEastAsia" w:hAnsiTheme="majorBidi" w:cstheme="majorBidi"/>
      <w:sz w:val="24"/>
      <w:szCs w:val="24"/>
    </w:rPr>
  </w:style>
  <w:style w:type="character" w:customStyle="1" w:styleId="Style2Car">
    <w:name w:val="Style2 Car"/>
    <w:basedOn w:val="Titre3Car"/>
    <w:link w:val="Style2"/>
    <w:rsid w:val="00E800AC"/>
    <w:rPr>
      <w:rFonts w:asciiTheme="majorBidi" w:eastAsia="Microsoft JhengHei" w:hAnsiTheme="majorBidi" w:cstheme="majorBidi"/>
      <w:b/>
      <w:bCs/>
      <w:color w:val="1F4D78" w:themeColor="accent1" w:themeShade="7F"/>
      <w:sz w:val="32"/>
      <w:szCs w:val="32"/>
    </w:rPr>
  </w:style>
  <w:style w:type="paragraph" w:customStyle="1" w:styleId="titre2">
    <w:name w:val="titre2"/>
    <w:basedOn w:val="Titre20"/>
    <w:link w:val="titre2Car0"/>
    <w:rsid w:val="007F3BEA"/>
    <w:pPr>
      <w:numPr>
        <w:numId w:val="3"/>
      </w:numPr>
    </w:pPr>
    <w:rPr>
      <w:rFonts w:asciiTheme="majorBidi" w:eastAsia="Microsoft JhengHei" w:hAnsiTheme="majorBidi"/>
      <w:b/>
      <w:bCs/>
      <w:color w:val="auto"/>
      <w:sz w:val="36"/>
      <w:szCs w:val="36"/>
    </w:rPr>
  </w:style>
  <w:style w:type="character" w:styleId="lev">
    <w:name w:val="Strong"/>
    <w:basedOn w:val="Policepardfaut"/>
    <w:uiPriority w:val="22"/>
    <w:qFormat/>
    <w:rsid w:val="007F3BEA"/>
    <w:rPr>
      <w:b/>
      <w:bCs/>
    </w:rPr>
  </w:style>
  <w:style w:type="character" w:customStyle="1" w:styleId="titre2Car0">
    <w:name w:val="titre2 Car"/>
    <w:basedOn w:val="Titre2Car"/>
    <w:link w:val="titre2"/>
    <w:rsid w:val="007F3BEA"/>
    <w:rPr>
      <w:rFonts w:asciiTheme="majorBidi" w:eastAsia="Microsoft JhengHei" w:hAnsiTheme="majorBidi" w:cstheme="majorBidi"/>
      <w:b/>
      <w:bCs/>
      <w:color w:val="2E74B5" w:themeColor="accent1" w:themeShade="BF"/>
      <w:sz w:val="36"/>
      <w:szCs w:val="36"/>
    </w:rPr>
  </w:style>
  <w:style w:type="paragraph" w:styleId="NormalWeb">
    <w:name w:val="Normal (Web)"/>
    <w:basedOn w:val="Normal"/>
    <w:uiPriority w:val="99"/>
    <w:unhideWhenUsed/>
    <w:rsid w:val="00A104D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t-line-clampline">
    <w:name w:val="lt-line-clamp__line"/>
    <w:basedOn w:val="Policepardfaut"/>
    <w:rsid w:val="004C2F39"/>
  </w:style>
  <w:style w:type="character" w:customStyle="1" w:styleId="Mentionnonrsolue1">
    <w:name w:val="Mention non résolue1"/>
    <w:basedOn w:val="Policepardfaut"/>
    <w:uiPriority w:val="99"/>
    <w:semiHidden/>
    <w:unhideWhenUsed/>
    <w:rsid w:val="004C2F39"/>
    <w:rPr>
      <w:color w:val="605E5C"/>
      <w:shd w:val="clear" w:color="auto" w:fill="E1DFDD"/>
    </w:rPr>
  </w:style>
  <w:style w:type="character" w:styleId="CodeHTML">
    <w:name w:val="HTML Code"/>
    <w:basedOn w:val="Policepardfaut"/>
    <w:uiPriority w:val="99"/>
    <w:semiHidden/>
    <w:unhideWhenUsed/>
    <w:rsid w:val="006326D4"/>
    <w:rPr>
      <w:rFonts w:ascii="Courier New" w:eastAsia="Times New Roman" w:hAnsi="Courier New" w:cs="Courier New"/>
      <w:sz w:val="20"/>
      <w:szCs w:val="20"/>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customStyle="1" w:styleId="style20">
    <w:name w:val="style2"/>
    <w:basedOn w:val="Titre1"/>
    <w:link w:val="style2Car0"/>
    <w:qFormat/>
    <w:rsid w:val="002E0A41"/>
    <w:pPr>
      <w:spacing w:line="360" w:lineRule="auto"/>
    </w:pPr>
    <w:rPr>
      <w:rFonts w:asciiTheme="majorBidi" w:hAnsiTheme="majorBidi"/>
      <w:b/>
      <w:color w:val="auto"/>
      <w:sz w:val="40"/>
    </w:rPr>
  </w:style>
  <w:style w:type="paragraph" w:customStyle="1" w:styleId="Style3">
    <w:name w:val="Style3"/>
    <w:basedOn w:val="Titre20"/>
    <w:link w:val="Style3Car"/>
    <w:qFormat/>
    <w:rsid w:val="002E0A41"/>
    <w:pPr>
      <w:spacing w:line="360" w:lineRule="auto"/>
    </w:pPr>
    <w:rPr>
      <w:rFonts w:asciiTheme="majorBidi" w:hAnsiTheme="majorBidi"/>
      <w:b/>
      <w:color w:val="auto"/>
      <w:sz w:val="36"/>
    </w:rPr>
  </w:style>
  <w:style w:type="character" w:customStyle="1" w:styleId="style2Car0">
    <w:name w:val="style2 Car"/>
    <w:basedOn w:val="Titre1Car"/>
    <w:link w:val="style20"/>
    <w:rsid w:val="002E0A41"/>
    <w:rPr>
      <w:rFonts w:asciiTheme="majorBidi" w:eastAsiaTheme="majorEastAsia" w:hAnsiTheme="majorBidi" w:cstheme="majorBidi"/>
      <w:b/>
      <w:color w:val="2E74B5" w:themeColor="accent1" w:themeShade="BF"/>
      <w:sz w:val="40"/>
      <w:szCs w:val="32"/>
    </w:rPr>
  </w:style>
  <w:style w:type="paragraph" w:customStyle="1" w:styleId="Style4">
    <w:name w:val="Style4"/>
    <w:basedOn w:val="Titre3"/>
    <w:link w:val="Style4Car"/>
    <w:qFormat/>
    <w:rsid w:val="002E0A41"/>
    <w:pPr>
      <w:spacing w:line="360" w:lineRule="auto"/>
    </w:pPr>
    <w:rPr>
      <w:rFonts w:asciiTheme="majorBidi" w:hAnsiTheme="majorBidi"/>
      <w:b/>
      <w:color w:val="auto"/>
      <w:sz w:val="32"/>
    </w:rPr>
  </w:style>
  <w:style w:type="character" w:customStyle="1" w:styleId="Style3Car">
    <w:name w:val="Style3 Car"/>
    <w:basedOn w:val="Titre2Car"/>
    <w:link w:val="Style3"/>
    <w:rsid w:val="002E0A41"/>
    <w:rPr>
      <w:rFonts w:asciiTheme="majorBidi" w:eastAsiaTheme="majorEastAsia" w:hAnsiTheme="majorBidi" w:cstheme="majorBidi"/>
      <w:b/>
      <w:color w:val="2E74B5" w:themeColor="accent1" w:themeShade="BF"/>
      <w:sz w:val="36"/>
      <w:szCs w:val="26"/>
    </w:rPr>
  </w:style>
  <w:style w:type="paragraph" w:customStyle="1" w:styleId="Style5">
    <w:name w:val="Style5"/>
    <w:basedOn w:val="Titre4"/>
    <w:link w:val="Style5Car"/>
    <w:qFormat/>
    <w:rsid w:val="002E0A41"/>
    <w:pPr>
      <w:spacing w:line="360" w:lineRule="auto"/>
    </w:pPr>
    <w:rPr>
      <w:rFonts w:asciiTheme="majorBidi" w:hAnsiTheme="majorBidi"/>
      <w:b/>
      <w:color w:val="auto"/>
      <w:sz w:val="28"/>
    </w:rPr>
  </w:style>
  <w:style w:type="character" w:customStyle="1" w:styleId="Style4Car">
    <w:name w:val="Style4 Car"/>
    <w:basedOn w:val="Titre3Car"/>
    <w:link w:val="Style4"/>
    <w:rsid w:val="002E0A41"/>
    <w:rPr>
      <w:rFonts w:asciiTheme="majorBidi" w:eastAsiaTheme="majorEastAsia" w:hAnsiTheme="majorBidi" w:cstheme="majorBidi"/>
      <w:b/>
      <w:color w:val="1F4D78" w:themeColor="accent1" w:themeShade="7F"/>
      <w:sz w:val="32"/>
      <w:szCs w:val="24"/>
    </w:rPr>
  </w:style>
  <w:style w:type="table" w:styleId="TableauGrille1Clair-Accentuation1">
    <w:name w:val="Grid Table 1 Light Accent 1"/>
    <w:basedOn w:val="TableauNormal"/>
    <w:uiPriority w:val="46"/>
    <w:rsid w:val="00387B9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Style5Car">
    <w:name w:val="Style5 Car"/>
    <w:basedOn w:val="Titre4Car"/>
    <w:link w:val="Style5"/>
    <w:rsid w:val="002E0A41"/>
    <w:rPr>
      <w:rFonts w:asciiTheme="majorBidi" w:eastAsiaTheme="majorEastAsia" w:hAnsiTheme="majorBidi" w:cstheme="majorBidi"/>
      <w:b/>
      <w:i/>
      <w:iCs/>
      <w:color w:val="2E74B5" w:themeColor="accent1" w:themeShade="BF"/>
      <w:sz w:val="28"/>
    </w:rPr>
  </w:style>
  <w:style w:type="table" w:styleId="TableauGrille1Clair-Accentuation5">
    <w:name w:val="Grid Table 1 Light Accent 5"/>
    <w:basedOn w:val="TableauNormal"/>
    <w:uiPriority w:val="46"/>
    <w:rsid w:val="00387B9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extedebulles">
    <w:name w:val="Balloon Text"/>
    <w:basedOn w:val="Normal"/>
    <w:link w:val="TextedebullesCar"/>
    <w:uiPriority w:val="99"/>
    <w:semiHidden/>
    <w:unhideWhenUsed/>
    <w:rsid w:val="00893A0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93A0F"/>
    <w:rPr>
      <w:rFonts w:ascii="Segoe UI" w:hAnsi="Segoe UI" w:cs="Segoe UI"/>
      <w:sz w:val="18"/>
      <w:szCs w:val="18"/>
    </w:rPr>
  </w:style>
  <w:style w:type="character" w:styleId="Rfrenceintense">
    <w:name w:val="Intense Reference"/>
    <w:basedOn w:val="Policepardfaut"/>
    <w:uiPriority w:val="32"/>
    <w:qFormat/>
    <w:rsid w:val="00893A0F"/>
    <w:rPr>
      <w:b/>
      <w:bCs/>
      <w:smallCaps/>
      <w:color w:val="auto"/>
      <w:spacing w:val="5"/>
      <w:u w:val="single"/>
    </w:rPr>
  </w:style>
  <w:style w:type="table" w:styleId="TableauGrille2-Accentuation3">
    <w:name w:val="Grid Table 2 Accent 3"/>
    <w:basedOn w:val="TableauNormal"/>
    <w:uiPriority w:val="47"/>
    <w:rsid w:val="00DA725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1Clair-Accentuation3">
    <w:name w:val="Grid Table 1 Light Accent 3"/>
    <w:basedOn w:val="TableauNormal"/>
    <w:uiPriority w:val="46"/>
    <w:rsid w:val="00DA725E"/>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2-Accentuation1">
    <w:name w:val="Grid Table 2 Accent 1"/>
    <w:basedOn w:val="TableauNormal"/>
    <w:uiPriority w:val="47"/>
    <w:rsid w:val="00AA7741"/>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6Couleur-Accentuation1">
    <w:name w:val="Grid Table 6 Colorful Accent 1"/>
    <w:basedOn w:val="TableauNormal"/>
    <w:uiPriority w:val="51"/>
    <w:rsid w:val="00AA7741"/>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Objetducommentaire">
    <w:name w:val="annotation subject"/>
    <w:basedOn w:val="Commentaire"/>
    <w:next w:val="Commentaire"/>
    <w:link w:val="ObjetducommentaireCar"/>
    <w:uiPriority w:val="99"/>
    <w:semiHidden/>
    <w:unhideWhenUsed/>
    <w:rsid w:val="00EA2B26"/>
    <w:rPr>
      <w:b/>
      <w:bCs/>
    </w:rPr>
  </w:style>
  <w:style w:type="character" w:customStyle="1" w:styleId="ObjetducommentaireCar">
    <w:name w:val="Objet du commentaire Car"/>
    <w:basedOn w:val="CommentaireCar"/>
    <w:link w:val="Objetducommentaire"/>
    <w:uiPriority w:val="99"/>
    <w:semiHidden/>
    <w:rsid w:val="00EA2B26"/>
    <w:rPr>
      <w:b/>
      <w:bCs/>
      <w:sz w:val="20"/>
      <w:szCs w:val="20"/>
    </w:rPr>
  </w:style>
  <w:style w:type="paragraph" w:styleId="Rvision">
    <w:name w:val="Revision"/>
    <w:hidden/>
    <w:uiPriority w:val="99"/>
    <w:semiHidden/>
    <w:rsid w:val="00EA2B26"/>
    <w:pPr>
      <w:spacing w:after="0" w:line="240" w:lineRule="auto"/>
    </w:pPr>
  </w:style>
  <w:style w:type="paragraph" w:styleId="Notedefin">
    <w:name w:val="endnote text"/>
    <w:basedOn w:val="Normal"/>
    <w:link w:val="NotedefinCar"/>
    <w:uiPriority w:val="99"/>
    <w:semiHidden/>
    <w:unhideWhenUsed/>
    <w:rsid w:val="00595C5B"/>
    <w:pPr>
      <w:spacing w:after="0" w:line="240" w:lineRule="auto"/>
    </w:pPr>
    <w:rPr>
      <w:sz w:val="20"/>
      <w:szCs w:val="20"/>
    </w:rPr>
  </w:style>
  <w:style w:type="character" w:customStyle="1" w:styleId="NotedefinCar">
    <w:name w:val="Note de fin Car"/>
    <w:basedOn w:val="Policepardfaut"/>
    <w:link w:val="Notedefin"/>
    <w:uiPriority w:val="99"/>
    <w:semiHidden/>
    <w:rsid w:val="00595C5B"/>
    <w:rPr>
      <w:sz w:val="20"/>
      <w:szCs w:val="20"/>
    </w:rPr>
  </w:style>
  <w:style w:type="character" w:styleId="Appeldenotedefin">
    <w:name w:val="endnote reference"/>
    <w:basedOn w:val="Policepardfaut"/>
    <w:uiPriority w:val="99"/>
    <w:semiHidden/>
    <w:unhideWhenUsed/>
    <w:rsid w:val="00595C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295217">
      <w:bodyDiv w:val="1"/>
      <w:marLeft w:val="0"/>
      <w:marRight w:val="0"/>
      <w:marTop w:val="0"/>
      <w:marBottom w:val="0"/>
      <w:divBdr>
        <w:top w:val="none" w:sz="0" w:space="0" w:color="auto"/>
        <w:left w:val="none" w:sz="0" w:space="0" w:color="auto"/>
        <w:bottom w:val="none" w:sz="0" w:space="0" w:color="auto"/>
        <w:right w:val="none" w:sz="0" w:space="0" w:color="auto"/>
      </w:divBdr>
    </w:div>
    <w:div w:id="236669626">
      <w:bodyDiv w:val="1"/>
      <w:marLeft w:val="0"/>
      <w:marRight w:val="0"/>
      <w:marTop w:val="0"/>
      <w:marBottom w:val="0"/>
      <w:divBdr>
        <w:top w:val="none" w:sz="0" w:space="0" w:color="auto"/>
        <w:left w:val="none" w:sz="0" w:space="0" w:color="auto"/>
        <w:bottom w:val="none" w:sz="0" w:space="0" w:color="auto"/>
        <w:right w:val="none" w:sz="0" w:space="0" w:color="auto"/>
      </w:divBdr>
    </w:div>
    <w:div w:id="300506674">
      <w:bodyDiv w:val="1"/>
      <w:marLeft w:val="0"/>
      <w:marRight w:val="0"/>
      <w:marTop w:val="0"/>
      <w:marBottom w:val="0"/>
      <w:divBdr>
        <w:top w:val="none" w:sz="0" w:space="0" w:color="auto"/>
        <w:left w:val="none" w:sz="0" w:space="0" w:color="auto"/>
        <w:bottom w:val="none" w:sz="0" w:space="0" w:color="auto"/>
        <w:right w:val="none" w:sz="0" w:space="0" w:color="auto"/>
      </w:divBdr>
    </w:div>
    <w:div w:id="342901492">
      <w:bodyDiv w:val="1"/>
      <w:marLeft w:val="0"/>
      <w:marRight w:val="0"/>
      <w:marTop w:val="0"/>
      <w:marBottom w:val="0"/>
      <w:divBdr>
        <w:top w:val="none" w:sz="0" w:space="0" w:color="auto"/>
        <w:left w:val="none" w:sz="0" w:space="0" w:color="auto"/>
        <w:bottom w:val="none" w:sz="0" w:space="0" w:color="auto"/>
        <w:right w:val="none" w:sz="0" w:space="0" w:color="auto"/>
      </w:divBdr>
    </w:div>
    <w:div w:id="357128205">
      <w:bodyDiv w:val="1"/>
      <w:marLeft w:val="0"/>
      <w:marRight w:val="0"/>
      <w:marTop w:val="0"/>
      <w:marBottom w:val="0"/>
      <w:divBdr>
        <w:top w:val="none" w:sz="0" w:space="0" w:color="auto"/>
        <w:left w:val="none" w:sz="0" w:space="0" w:color="auto"/>
        <w:bottom w:val="none" w:sz="0" w:space="0" w:color="auto"/>
        <w:right w:val="none" w:sz="0" w:space="0" w:color="auto"/>
      </w:divBdr>
    </w:div>
    <w:div w:id="501093550">
      <w:bodyDiv w:val="1"/>
      <w:marLeft w:val="0"/>
      <w:marRight w:val="0"/>
      <w:marTop w:val="0"/>
      <w:marBottom w:val="0"/>
      <w:divBdr>
        <w:top w:val="none" w:sz="0" w:space="0" w:color="auto"/>
        <w:left w:val="none" w:sz="0" w:space="0" w:color="auto"/>
        <w:bottom w:val="none" w:sz="0" w:space="0" w:color="auto"/>
        <w:right w:val="none" w:sz="0" w:space="0" w:color="auto"/>
      </w:divBdr>
    </w:div>
    <w:div w:id="621037400">
      <w:bodyDiv w:val="1"/>
      <w:marLeft w:val="0"/>
      <w:marRight w:val="0"/>
      <w:marTop w:val="0"/>
      <w:marBottom w:val="0"/>
      <w:divBdr>
        <w:top w:val="none" w:sz="0" w:space="0" w:color="auto"/>
        <w:left w:val="none" w:sz="0" w:space="0" w:color="auto"/>
        <w:bottom w:val="none" w:sz="0" w:space="0" w:color="auto"/>
        <w:right w:val="none" w:sz="0" w:space="0" w:color="auto"/>
      </w:divBdr>
    </w:div>
    <w:div w:id="1056051559">
      <w:bodyDiv w:val="1"/>
      <w:marLeft w:val="0"/>
      <w:marRight w:val="0"/>
      <w:marTop w:val="0"/>
      <w:marBottom w:val="0"/>
      <w:divBdr>
        <w:top w:val="none" w:sz="0" w:space="0" w:color="auto"/>
        <w:left w:val="none" w:sz="0" w:space="0" w:color="auto"/>
        <w:bottom w:val="none" w:sz="0" w:space="0" w:color="auto"/>
        <w:right w:val="none" w:sz="0" w:space="0" w:color="auto"/>
      </w:divBdr>
    </w:div>
    <w:div w:id="1081565435">
      <w:bodyDiv w:val="1"/>
      <w:marLeft w:val="0"/>
      <w:marRight w:val="0"/>
      <w:marTop w:val="0"/>
      <w:marBottom w:val="0"/>
      <w:divBdr>
        <w:top w:val="none" w:sz="0" w:space="0" w:color="auto"/>
        <w:left w:val="none" w:sz="0" w:space="0" w:color="auto"/>
        <w:bottom w:val="none" w:sz="0" w:space="0" w:color="auto"/>
        <w:right w:val="none" w:sz="0" w:space="0" w:color="auto"/>
      </w:divBdr>
    </w:div>
    <w:div w:id="1244412643">
      <w:bodyDiv w:val="1"/>
      <w:marLeft w:val="0"/>
      <w:marRight w:val="0"/>
      <w:marTop w:val="0"/>
      <w:marBottom w:val="0"/>
      <w:divBdr>
        <w:top w:val="none" w:sz="0" w:space="0" w:color="auto"/>
        <w:left w:val="none" w:sz="0" w:space="0" w:color="auto"/>
        <w:bottom w:val="none" w:sz="0" w:space="0" w:color="auto"/>
        <w:right w:val="none" w:sz="0" w:space="0" w:color="auto"/>
      </w:divBdr>
    </w:div>
    <w:div w:id="1454789849">
      <w:bodyDiv w:val="1"/>
      <w:marLeft w:val="0"/>
      <w:marRight w:val="0"/>
      <w:marTop w:val="0"/>
      <w:marBottom w:val="0"/>
      <w:divBdr>
        <w:top w:val="none" w:sz="0" w:space="0" w:color="auto"/>
        <w:left w:val="none" w:sz="0" w:space="0" w:color="auto"/>
        <w:bottom w:val="none" w:sz="0" w:space="0" w:color="auto"/>
        <w:right w:val="none" w:sz="0" w:space="0" w:color="auto"/>
      </w:divBdr>
    </w:div>
    <w:div w:id="1516456691">
      <w:bodyDiv w:val="1"/>
      <w:marLeft w:val="0"/>
      <w:marRight w:val="0"/>
      <w:marTop w:val="0"/>
      <w:marBottom w:val="0"/>
      <w:divBdr>
        <w:top w:val="none" w:sz="0" w:space="0" w:color="auto"/>
        <w:left w:val="none" w:sz="0" w:space="0" w:color="auto"/>
        <w:bottom w:val="none" w:sz="0" w:space="0" w:color="auto"/>
        <w:right w:val="none" w:sz="0" w:space="0" w:color="auto"/>
      </w:divBdr>
    </w:div>
    <w:div w:id="1609968112">
      <w:bodyDiv w:val="1"/>
      <w:marLeft w:val="0"/>
      <w:marRight w:val="0"/>
      <w:marTop w:val="0"/>
      <w:marBottom w:val="0"/>
      <w:divBdr>
        <w:top w:val="none" w:sz="0" w:space="0" w:color="auto"/>
        <w:left w:val="none" w:sz="0" w:space="0" w:color="auto"/>
        <w:bottom w:val="none" w:sz="0" w:space="0" w:color="auto"/>
        <w:right w:val="none" w:sz="0" w:space="0" w:color="auto"/>
      </w:divBdr>
    </w:div>
    <w:div w:id="1862863719">
      <w:bodyDiv w:val="1"/>
      <w:marLeft w:val="0"/>
      <w:marRight w:val="0"/>
      <w:marTop w:val="0"/>
      <w:marBottom w:val="0"/>
      <w:divBdr>
        <w:top w:val="none" w:sz="0" w:space="0" w:color="auto"/>
        <w:left w:val="none" w:sz="0" w:space="0" w:color="auto"/>
        <w:bottom w:val="none" w:sz="0" w:space="0" w:color="auto"/>
        <w:right w:val="none" w:sz="0" w:space="0" w:color="auto"/>
      </w:divBdr>
    </w:div>
    <w:div w:id="21398361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image" Target="media/image6.png"/><Relationship Id="rId42" Type="http://schemas.openxmlformats.org/officeDocument/2006/relationships/image" Target="media/image22.jfif"/><Relationship Id="rId47" Type="http://schemas.openxmlformats.org/officeDocument/2006/relationships/footer" Target="footer8.xml"/><Relationship Id="rId63" Type="http://schemas.openxmlformats.org/officeDocument/2006/relationships/image" Target="media/image41.png"/><Relationship Id="rId68" Type="http://schemas.openxmlformats.org/officeDocument/2006/relationships/image" Target="media/image46.jpg"/><Relationship Id="rId84" Type="http://schemas.openxmlformats.org/officeDocument/2006/relationships/header" Target="header8.xml"/><Relationship Id="rId89" Type="http://schemas.microsoft.com/office/2016/09/relationships/commentsIds" Target="commentsIds.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image" Target="media/image17.jfif"/><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5.png"/><Relationship Id="rId5" Type="http://schemas.openxmlformats.org/officeDocument/2006/relationships/webSettings" Target="webSettings.xml"/><Relationship Id="rId90" Type="http://schemas.microsoft.com/office/2018/08/relationships/commentsExtensible" Target="commentsExtensible.xml"/><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oter" Target="footer7.xml"/><Relationship Id="rId30" Type="http://schemas.openxmlformats.org/officeDocument/2006/relationships/image" Target="media/image11.jpg"/><Relationship Id="rId35" Type="http://schemas.openxmlformats.org/officeDocument/2006/relationships/image" Target="media/image16.jpeg"/><Relationship Id="rId43" Type="http://schemas.openxmlformats.org/officeDocument/2006/relationships/image" Target="media/image23.jpeg"/><Relationship Id="rId48" Type="http://schemas.openxmlformats.org/officeDocument/2006/relationships/image" Target="media/image26.jpe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comments" Target="comments.xml"/><Relationship Id="rId8" Type="http://schemas.openxmlformats.org/officeDocument/2006/relationships/image" Target="media/image2.jpeg"/><Relationship Id="rId51" Type="http://schemas.openxmlformats.org/officeDocument/2006/relationships/image" Target="media/image29.jpeg"/><Relationship Id="rId72" Type="http://schemas.openxmlformats.org/officeDocument/2006/relationships/image" Target="media/image50.png"/><Relationship Id="rId80" Type="http://schemas.openxmlformats.org/officeDocument/2006/relationships/image" Target="media/image56.PNG"/><Relationship Id="rId85" Type="http://schemas.openxmlformats.org/officeDocument/2006/relationships/footer" Target="foot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4.jpeg"/><Relationship Id="rId38" Type="http://schemas.openxmlformats.org/officeDocument/2006/relationships/image" Target="media/image18.jpg"/><Relationship Id="rId46" Type="http://schemas.openxmlformats.org/officeDocument/2006/relationships/header" Target="header7.xml"/><Relationship Id="rId59" Type="http://schemas.openxmlformats.org/officeDocument/2006/relationships/image" Target="media/image37.png"/><Relationship Id="rId67" Type="http://schemas.openxmlformats.org/officeDocument/2006/relationships/image" Target="media/image45.jpg"/><Relationship Id="rId20" Type="http://schemas.openxmlformats.org/officeDocument/2006/relationships/image" Target="media/image5.png"/><Relationship Id="rId41" Type="http://schemas.openxmlformats.org/officeDocument/2006/relationships/image" Target="media/image21.jp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59.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image" Target="media/image9.PNG"/><Relationship Id="rId36" Type="http://schemas.openxmlformats.org/officeDocument/2006/relationships/hyperlink" Target="https://fr.wikipedia.org/wiki/Balun" TargetMode="Externa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eader" Target="header1.xml"/><Relationship Id="rId31" Type="http://schemas.openxmlformats.org/officeDocument/2006/relationships/image" Target="media/image12.jpg"/><Relationship Id="rId44" Type="http://schemas.openxmlformats.org/officeDocument/2006/relationships/image" Target="media/image24.jpeg"/><Relationship Id="rId52" Type="http://schemas.openxmlformats.org/officeDocument/2006/relationships/image" Target="media/image30.jp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microsoft.com/office/2011/relationships/commentsExtended" Target="commentsExtended.xml"/><Relationship Id="rId81" Type="http://schemas.openxmlformats.org/officeDocument/2006/relationships/image" Target="media/image57.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image" Target="media/image19.jpeg"/><Relationship Id="rId34" Type="http://schemas.openxmlformats.org/officeDocument/2006/relationships/image" Target="media/image15.jp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0.jpg"/><Relationship Id="rId24" Type="http://schemas.openxmlformats.org/officeDocument/2006/relationships/image" Target="media/image7.png"/><Relationship Id="rId40" Type="http://schemas.openxmlformats.org/officeDocument/2006/relationships/image" Target="media/image20.webp"/><Relationship Id="rId45" Type="http://schemas.openxmlformats.org/officeDocument/2006/relationships/image" Target="media/image25.png"/><Relationship Id="rId66" Type="http://schemas.openxmlformats.org/officeDocument/2006/relationships/image" Target="media/image44.png"/><Relationship Id="rId87" Type="http://schemas.microsoft.com/office/2011/relationships/people" Target="people.xml"/><Relationship Id="rId61" Type="http://schemas.openxmlformats.org/officeDocument/2006/relationships/image" Target="media/image39.png"/><Relationship Id="rId82" Type="http://schemas.openxmlformats.org/officeDocument/2006/relationships/image" Target="media/image58.PNG"/><Relationship Id="rId19"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00833-BA8C-4FA4-8E28-7EDA2141C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3190</TotalTime>
  <Pages>61</Pages>
  <Words>9850</Words>
  <Characters>54176</Characters>
  <Application>Microsoft Office Word</Application>
  <DocSecurity>0</DocSecurity>
  <Lines>451</Lines>
  <Paragraphs>127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14</cp:revision>
  <cp:lastPrinted>2022-06-06T16:13:00Z</cp:lastPrinted>
  <dcterms:created xsi:type="dcterms:W3CDTF">2022-05-26T16:00:00Z</dcterms:created>
  <dcterms:modified xsi:type="dcterms:W3CDTF">2022-06-06T16:17:00Z</dcterms:modified>
</cp:coreProperties>
</file>